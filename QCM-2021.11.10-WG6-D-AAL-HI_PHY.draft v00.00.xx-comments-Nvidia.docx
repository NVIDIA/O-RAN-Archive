
<file path=[Content_Types].xml><?xml version="1.0" encoding="utf-8"?>
<Types xmlns="http://schemas.openxmlformats.org/package/2006/content-types">
  <Default Extension="bin" ContentType="application/vnd.ms-word.attachedToolbars"/>
  <Default Extension="emf" ContentType="image/x-emf"/>
  <Default Extension="jp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BD0E" w14:textId="47AC9E31" w:rsidR="008B4833" w:rsidRPr="006017CB" w:rsidRDefault="00183542" w:rsidP="00EF552E">
      <w:pPr>
        <w:pStyle w:val="ZA"/>
        <w:framePr w:wrap="notBeside"/>
        <w:jc w:val="both"/>
        <w:rPr>
          <w:lang w:val="en-US"/>
        </w:rPr>
      </w:pPr>
      <w:bookmarkStart w:id="0" w:name="OLE_LINK1"/>
      <w:bookmarkStart w:id="1" w:name="OLE_LINK2"/>
      <w:bookmarkStart w:id="2" w:name="page1"/>
      <w:r>
        <w:drawing>
          <wp:inline distT="0" distB="0" distL="0" distR="0" wp14:anchorId="063AFE13" wp14:editId="3BA8CCAA">
            <wp:extent cx="1091459" cy="466598"/>
            <wp:effectExtent l="0" t="0" r="0" b="0"/>
            <wp:docPr id="7" name="图片 4"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13">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00951894" w:rsidRPr="5A75DA1A">
        <w:rPr>
          <w:lang w:val="en-US"/>
        </w:rPr>
        <w:t xml:space="preserve"> </w:t>
      </w:r>
      <w:r w:rsidRPr="5A75DA1A">
        <w:rPr>
          <w:lang w:val="en-US"/>
        </w:rPr>
        <w:t xml:space="preserve"> </w:t>
      </w:r>
      <w:r w:rsidR="00495FE2" w:rsidRPr="5A75DA1A">
        <w:rPr>
          <w:lang w:val="en-US"/>
        </w:rPr>
        <w:t xml:space="preserve">                       </w:t>
      </w:r>
      <w:r w:rsidR="00F47C42">
        <w:rPr>
          <w:lang w:val="en-US"/>
        </w:rPr>
        <w:t xml:space="preserve">O-RAN.WG6.AAL </w:t>
      </w:r>
      <w:commentRangeStart w:id="3"/>
      <w:r w:rsidR="00F47C42">
        <w:rPr>
          <w:lang w:val="en-US"/>
        </w:rPr>
        <w:t>FEC</w:t>
      </w:r>
      <w:commentRangeEnd w:id="3"/>
      <w:r w:rsidR="002C4A81">
        <w:rPr>
          <w:rStyle w:val="CommentReference"/>
          <w:rFonts w:ascii="Times New Roman" w:hAnsi="Times New Roman"/>
          <w:noProof w:val="0"/>
          <w:lang w:val="en-US"/>
        </w:rPr>
        <w:commentReference w:id="3"/>
      </w:r>
      <w:r w:rsidR="00F47C42">
        <w:rPr>
          <w:lang w:val="en-US"/>
        </w:rPr>
        <w:t>.0-v01.00</w:t>
      </w:r>
    </w:p>
    <w:bookmarkEnd w:id="0"/>
    <w:bookmarkEnd w:id="1"/>
    <w:p w14:paraId="22E8AA3D" w14:textId="77777777" w:rsidR="008B4833" w:rsidRPr="00405541" w:rsidRDefault="008B4833" w:rsidP="008B4833">
      <w:pPr>
        <w:pStyle w:val="ZB"/>
        <w:framePr w:wrap="notBeside"/>
        <w:rPr>
          <w:lang w:val="en-US"/>
        </w:rPr>
      </w:pPr>
      <w:r w:rsidRPr="00405541">
        <w:rPr>
          <w:lang w:val="en-US"/>
        </w:rPr>
        <w:t>Technical Specification</w:t>
      </w:r>
    </w:p>
    <w:p w14:paraId="52D7AC38" w14:textId="77777777" w:rsidR="008B4833" w:rsidRPr="00286492" w:rsidRDefault="008B4833" w:rsidP="008B4833">
      <w:pPr>
        <w:pStyle w:val="ZT"/>
        <w:framePr w:wrap="notBeside"/>
        <w:rPr>
          <w:lang w:val="en-US"/>
        </w:rPr>
      </w:pPr>
    </w:p>
    <w:p w14:paraId="126D0653" w14:textId="23CF7A90" w:rsidR="004C4F43" w:rsidRPr="000C71FF" w:rsidRDefault="004C4F43" w:rsidP="008B4833">
      <w:pPr>
        <w:pStyle w:val="ZT"/>
        <w:framePr w:wrap="notBeside"/>
        <w:wordWrap w:val="0"/>
        <w:rPr>
          <w:color w:val="FF0000"/>
          <w:lang w:val="en-US"/>
        </w:rPr>
      </w:pPr>
      <w:commentRangeStart w:id="4"/>
      <w:r>
        <w:rPr>
          <w:lang w:val="en-US"/>
        </w:rPr>
        <w:t>O-RAN W</w:t>
      </w:r>
      <w:r w:rsidR="00031933">
        <w:rPr>
          <w:lang w:val="en-US"/>
        </w:rPr>
        <w:t xml:space="preserve">orking </w:t>
      </w:r>
      <w:r>
        <w:rPr>
          <w:lang w:val="en-US"/>
        </w:rPr>
        <w:t>G</w:t>
      </w:r>
      <w:r w:rsidR="00031933">
        <w:rPr>
          <w:lang w:val="en-US"/>
        </w:rPr>
        <w:t xml:space="preserve">roup </w:t>
      </w:r>
      <w:r>
        <w:rPr>
          <w:lang w:val="en-US"/>
        </w:rPr>
        <w:t>6</w:t>
      </w:r>
      <w:commentRangeEnd w:id="4"/>
      <w:r w:rsidR="00175BBE">
        <w:rPr>
          <w:rStyle w:val="CommentReference"/>
          <w:rFonts w:ascii="Times New Roman" w:hAnsi="Times New Roman"/>
          <w:b w:val="0"/>
          <w:lang w:val="en-US"/>
        </w:rPr>
        <w:commentReference w:id="4"/>
      </w:r>
    </w:p>
    <w:p w14:paraId="315D19BD" w14:textId="116E35EE" w:rsidR="008B4833" w:rsidRDefault="00C511E1" w:rsidP="00891C8C">
      <w:pPr>
        <w:pStyle w:val="ZT"/>
        <w:framePr w:wrap="notBeside"/>
        <w:rPr>
          <w:lang w:val="en-US"/>
        </w:rPr>
      </w:pPr>
      <w:r>
        <w:rPr>
          <w:lang w:val="en-US"/>
        </w:rPr>
        <w:t>Acceleration Abstraction Layer</w:t>
      </w:r>
    </w:p>
    <w:p w14:paraId="4C17B8DD" w14:textId="506851C1" w:rsidR="00687069" w:rsidRDefault="00687069" w:rsidP="00891C8C">
      <w:pPr>
        <w:pStyle w:val="ZT"/>
        <w:framePr w:wrap="notBeside"/>
        <w:rPr>
          <w:lang w:val="en-US"/>
        </w:rPr>
      </w:pPr>
      <w:del w:id="5" w:author="Author">
        <w:r w:rsidDel="00873F31">
          <w:delText xml:space="preserve">FEC </w:delText>
        </w:r>
      </w:del>
      <w:ins w:id="6" w:author="Author">
        <w:r w:rsidR="00873F31">
          <w:t>Hi</w:t>
        </w:r>
        <w:r w:rsidR="00411A1C">
          <w:t>gh-</w:t>
        </w:r>
        <w:r w:rsidR="00873F31">
          <w:t xml:space="preserve">PHY </w:t>
        </w:r>
      </w:ins>
      <w:r>
        <w:t>Profiles</w:t>
      </w:r>
    </w:p>
    <w:p w14:paraId="619E227B" w14:textId="22887029" w:rsidR="001C58CB" w:rsidRPr="00405541" w:rsidRDefault="001C58CB" w:rsidP="000962B3">
      <w:pPr>
        <w:pStyle w:val="ZT"/>
        <w:framePr w:wrap="notBeside"/>
        <w:jc w:val="left"/>
        <w:rPr>
          <w:lang w:val="en-US"/>
        </w:rPr>
      </w:pPr>
    </w:p>
    <w:p w14:paraId="5BB14612" w14:textId="77777777" w:rsidR="008B4833" w:rsidRPr="00286492" w:rsidRDefault="008B4833" w:rsidP="008B4833">
      <w:pPr>
        <w:pStyle w:val="ZT"/>
        <w:framePr w:wrap="notBeside"/>
        <w:rPr>
          <w:i/>
          <w:sz w:val="28"/>
          <w:lang w:val="en-US"/>
        </w:rPr>
      </w:pPr>
    </w:p>
    <w:p w14:paraId="3AD9F549" w14:textId="77777777" w:rsidR="008B4833" w:rsidRPr="00286492" w:rsidRDefault="008B4833" w:rsidP="008B4833">
      <w:pPr>
        <w:pStyle w:val="ZU"/>
        <w:framePr w:wrap="notBeside"/>
        <w:tabs>
          <w:tab w:val="right" w:pos="10206"/>
        </w:tabs>
        <w:jc w:val="left"/>
        <w:rPr>
          <w:lang w:val="en-US"/>
        </w:rPr>
      </w:pPr>
      <w:r w:rsidRPr="00286492">
        <w:rPr>
          <w:color w:val="0000FF"/>
          <w:lang w:val="en-US"/>
        </w:rPr>
        <w:tab/>
      </w:r>
    </w:p>
    <w:p w14:paraId="56A3B5B4" w14:textId="77777777" w:rsidR="008B4833" w:rsidRPr="00286492" w:rsidRDefault="008B4833" w:rsidP="000962B3">
      <w:pPr>
        <w:framePr w:h="2493" w:hRule="exact" w:wrap="notBeside" w:vAnchor="page" w:hAnchor="page" w:x="865" w:y="13687"/>
        <w:spacing w:after="0"/>
        <w:jc w:val="both"/>
        <w:rPr>
          <w:sz w:val="16"/>
        </w:rPr>
      </w:pPr>
    </w:p>
    <w:p w14:paraId="4DC906D9" w14:textId="77777777" w:rsidR="00C5336D" w:rsidRPr="003D1433" w:rsidRDefault="00C5336D" w:rsidP="000962B3">
      <w:pPr>
        <w:framePr w:h="2493" w:hRule="exact" w:wrap="notBeside" w:vAnchor="page" w:hAnchor="page" w:x="865" w:y="13687"/>
        <w:spacing w:after="120"/>
        <w:jc w:val="both"/>
      </w:pPr>
      <w:r w:rsidRPr="003D1433">
        <w:t>Copyright © 2020 by the O-RAN A</w:t>
      </w:r>
      <w:r>
        <w:t xml:space="preserve">LLIANCE </w:t>
      </w:r>
      <w:proofErr w:type="spellStart"/>
      <w:r>
        <w:t>e.V</w:t>
      </w:r>
      <w:r w:rsidRPr="003D1433">
        <w:t>.</w:t>
      </w:r>
      <w:proofErr w:type="spellEnd"/>
    </w:p>
    <w:p w14:paraId="341894D7" w14:textId="77777777" w:rsidR="00C5336D" w:rsidRDefault="00C5336D" w:rsidP="000962B3">
      <w:pPr>
        <w:framePr w:h="2493" w:hRule="exact" w:wrap="notBeside" w:vAnchor="page" w:hAnchor="page" w:x="865" w:y="13687"/>
        <w:spacing w:after="120"/>
        <w:jc w:val="both"/>
      </w:pPr>
      <w:r w:rsidRPr="003D1433">
        <w:t xml:space="preserve">By using, accessing or downloading any part of this O-RAN specification document, including by copying, saving,       distributing, displaying or preparing derivatives of, you agree to be and are bound to the terms of the O-RAN Adopter License Agreement contained in </w:t>
      </w:r>
      <w:r>
        <w:t xml:space="preserve">the </w:t>
      </w:r>
      <w:r w:rsidRPr="003D1433">
        <w:t>Annex ZZZ of this specification. All other rights reserved.</w:t>
      </w:r>
    </w:p>
    <w:p w14:paraId="2E12C610" w14:textId="77777777" w:rsidR="00C5336D" w:rsidRDefault="00C5336D" w:rsidP="000962B3">
      <w:pPr>
        <w:framePr w:h="2493" w:hRule="exact" w:wrap="notBeside" w:vAnchor="page" w:hAnchor="page" w:x="865" w:y="13687"/>
        <w:spacing w:before="120" w:after="20"/>
        <w:jc w:val="both"/>
      </w:pPr>
      <w:r w:rsidRPr="00617D0A">
        <w:t xml:space="preserve">O-RAN ALLIANCE </w:t>
      </w:r>
      <w:proofErr w:type="spellStart"/>
      <w:r w:rsidRPr="00617D0A">
        <w:t>e.V.</w:t>
      </w:r>
      <w:proofErr w:type="spellEnd"/>
    </w:p>
    <w:p w14:paraId="21451201" w14:textId="77777777" w:rsidR="00C5336D" w:rsidRDefault="00C5336D" w:rsidP="000962B3">
      <w:pPr>
        <w:framePr w:h="2493" w:hRule="exact" w:wrap="notBeside" w:vAnchor="page" w:hAnchor="page" w:x="865" w:y="13687"/>
        <w:spacing w:after="20"/>
        <w:jc w:val="both"/>
      </w:pPr>
      <w:proofErr w:type="spellStart"/>
      <w:r w:rsidRPr="00617D0A">
        <w:t>Buschkaule</w:t>
      </w:r>
      <w:r>
        <w:t>r</w:t>
      </w:r>
      <w:proofErr w:type="spellEnd"/>
      <w:r>
        <w:t xml:space="preserve"> </w:t>
      </w:r>
      <w:proofErr w:type="spellStart"/>
      <w:r>
        <w:t>Weg</w:t>
      </w:r>
      <w:proofErr w:type="spellEnd"/>
      <w:r>
        <w:t xml:space="preserve"> 27, 53347 </w:t>
      </w:r>
      <w:proofErr w:type="spellStart"/>
      <w:r>
        <w:t>Alfter</w:t>
      </w:r>
      <w:proofErr w:type="spellEnd"/>
      <w:r>
        <w:t>, Germany</w:t>
      </w:r>
    </w:p>
    <w:p w14:paraId="71D0810F" w14:textId="77777777" w:rsidR="00C5336D" w:rsidRDefault="00C5336D" w:rsidP="000962B3">
      <w:pPr>
        <w:framePr w:h="2493" w:hRule="exact" w:wrap="notBeside" w:vAnchor="page" w:hAnchor="page" w:x="865" w:y="13687"/>
        <w:spacing w:after="20"/>
        <w:jc w:val="both"/>
      </w:pPr>
      <w:r w:rsidRPr="00617D0A">
        <w:t>Register of</w:t>
      </w:r>
      <w:r>
        <w:t xml:space="preserve"> Associations, Bonn VR 11238</w:t>
      </w:r>
    </w:p>
    <w:bookmarkEnd w:id="2"/>
    <w:p w14:paraId="30B60F88" w14:textId="77777777" w:rsidR="00BF6162" w:rsidRPr="00F93311" w:rsidRDefault="00BF6162" w:rsidP="00BF6162">
      <w:pPr>
        <w:pStyle w:val="ZV"/>
        <w:framePr w:wrap="notBeside"/>
        <w:tabs>
          <w:tab w:val="left" w:pos="3148"/>
        </w:tabs>
        <w:jc w:val="left"/>
        <w:rPr>
          <w:sz w:val="4"/>
          <w:szCs w:val="4"/>
        </w:rPr>
      </w:pPr>
      <w:r>
        <w:rPr>
          <w:sz w:val="4"/>
          <w:szCs w:val="4"/>
        </w:rPr>
        <w:t xml:space="preserve">  </w:t>
      </w:r>
    </w:p>
    <w:p w14:paraId="537EB12B" w14:textId="77777777" w:rsidR="00BF6162" w:rsidRPr="007A56BD" w:rsidRDefault="00BF6162" w:rsidP="00BF6162">
      <w:pPr>
        <w:pStyle w:val="Footer"/>
        <w:framePr w:w="10206" w:wrap="notBeside" w:vAnchor="page" w:hAnchor="margin" w:y="16161"/>
        <w:jc w:val="left"/>
        <w:rPr>
          <w:b w:val="0"/>
          <w:i w:val="0"/>
        </w:rPr>
      </w:pPr>
      <w:r>
        <w:rPr>
          <w:b w:val="0"/>
          <w:i w:val="0"/>
        </w:rPr>
        <w:t xml:space="preserve">  </w:t>
      </w:r>
      <w:r w:rsidRPr="007A56BD">
        <w:rPr>
          <w:b w:val="0"/>
          <w:i w:val="0"/>
        </w:rPr>
        <w:t>Copyright © 2020 by the O-RAN A</w:t>
      </w:r>
      <w:r>
        <w:rPr>
          <w:b w:val="0"/>
          <w:i w:val="0"/>
        </w:rPr>
        <w:t>LLIANCE e.V</w:t>
      </w:r>
      <w:r w:rsidRPr="007A56BD">
        <w:rPr>
          <w:b w:val="0"/>
          <w:i w:val="0"/>
        </w:rPr>
        <w:t>.</w:t>
      </w:r>
    </w:p>
    <w:p w14:paraId="00CC372C" w14:textId="33AD1AFF" w:rsidR="007326D8" w:rsidRPr="007F4F1D" w:rsidRDefault="00BF6162" w:rsidP="007F4F1D">
      <w:pPr>
        <w:pStyle w:val="Footer"/>
        <w:framePr w:w="10206" w:wrap="notBeside" w:vAnchor="page" w:hAnchor="margin" w:y="16161"/>
        <w:jc w:val="left"/>
      </w:pPr>
      <w:r>
        <w:rPr>
          <w:b w:val="0"/>
          <w:i w:val="0"/>
        </w:rPr>
        <w:t xml:space="preserve">  </w:t>
      </w:r>
      <w:r w:rsidRPr="007A56BD">
        <w:rPr>
          <w:b w:val="0"/>
          <w:i w:val="0"/>
        </w:rPr>
        <w:t xml:space="preserve">Your use is subject to the terms of the O-RAN Adopter License Agreement in </w:t>
      </w:r>
      <w:r>
        <w:rPr>
          <w:b w:val="0"/>
          <w:i w:val="0"/>
        </w:rPr>
        <w:t xml:space="preserve">the </w:t>
      </w:r>
      <w:r w:rsidRPr="007A56BD">
        <w:rPr>
          <w:b w:val="0"/>
          <w:i w:val="0"/>
        </w:rPr>
        <w:t>Annex ZZZ</w:t>
      </w:r>
      <w:r>
        <w:rPr>
          <w:b w:val="0"/>
          <w:i w:val="0"/>
        </w:rPr>
        <w:t>.</w:t>
      </w:r>
      <w:r>
        <w:tab/>
      </w:r>
      <w:r w:rsidR="007F4F1D">
        <w:t xml:space="preserve">           </w:t>
      </w:r>
      <w:r w:rsidR="007F4F1D">
        <w:tab/>
        <w:t xml:space="preserve">                                     </w:t>
      </w:r>
      <w:r w:rsidR="007326D8" w:rsidRPr="00286492">
        <w:rPr>
          <w:b w:val="0"/>
          <w:i w:val="0"/>
          <w:noProof w:val="0"/>
          <w:lang w:val="en-US"/>
        </w:rPr>
        <w:fldChar w:fldCharType="begin"/>
      </w:r>
      <w:r w:rsidR="007326D8" w:rsidRPr="00286492">
        <w:rPr>
          <w:b w:val="0"/>
          <w:i w:val="0"/>
          <w:lang w:val="en-US"/>
        </w:rPr>
        <w:instrText xml:space="preserve"> PAGE   \* MERGEFORMAT </w:instrText>
      </w:r>
      <w:r w:rsidR="007326D8" w:rsidRPr="00286492">
        <w:rPr>
          <w:b w:val="0"/>
          <w:i w:val="0"/>
          <w:noProof w:val="0"/>
          <w:lang w:val="en-US"/>
        </w:rPr>
        <w:fldChar w:fldCharType="separate"/>
      </w:r>
      <w:r w:rsidR="00FD6286">
        <w:rPr>
          <w:b w:val="0"/>
          <w:i w:val="0"/>
          <w:lang w:val="en-US"/>
        </w:rPr>
        <w:t>1</w:t>
      </w:r>
      <w:r w:rsidR="007326D8" w:rsidRPr="00286492">
        <w:rPr>
          <w:b w:val="0"/>
          <w:i w:val="0"/>
          <w:lang w:val="en-US"/>
        </w:rPr>
        <w:fldChar w:fldCharType="end"/>
      </w:r>
    </w:p>
    <w:p w14:paraId="356D4137" w14:textId="77777777" w:rsidR="000C71FF" w:rsidRPr="00286492" w:rsidRDefault="000C71FF" w:rsidP="000C71FF">
      <w:pPr>
        <w:pStyle w:val="ZT"/>
        <w:framePr w:wrap="notBeside" w:vAnchor="page" w:y="7771"/>
        <w:rPr>
          <w:lang w:val="en-US"/>
        </w:rPr>
      </w:pPr>
    </w:p>
    <w:p w14:paraId="3B6BB798" w14:textId="77777777" w:rsidR="000C71FF" w:rsidRPr="000C71FF" w:rsidRDefault="000C71FF" w:rsidP="000C71FF">
      <w:pPr>
        <w:pStyle w:val="ZT"/>
        <w:framePr w:wrap="notBeside" w:vAnchor="page" w:y="7771"/>
        <w:wordWrap w:val="0"/>
        <w:rPr>
          <w:b w:val="0"/>
          <w:color w:val="FF0000"/>
          <w:sz w:val="24"/>
          <w:szCs w:val="24"/>
          <w:lang w:val="en-US"/>
        </w:rPr>
      </w:pPr>
    </w:p>
    <w:p w14:paraId="2E6F14A4" w14:textId="77777777" w:rsidR="000C71FF" w:rsidRPr="00405541" w:rsidRDefault="000C71FF" w:rsidP="000C71FF">
      <w:pPr>
        <w:pStyle w:val="ZT"/>
        <w:framePr w:wrap="notBeside" w:vAnchor="page" w:y="7771"/>
        <w:rPr>
          <w:lang w:val="en-US"/>
        </w:rPr>
      </w:pPr>
    </w:p>
    <w:p w14:paraId="7677A9EC" w14:textId="77777777" w:rsidR="000C71FF" w:rsidRPr="00286492" w:rsidRDefault="000C71FF" w:rsidP="000C71FF">
      <w:pPr>
        <w:pStyle w:val="ZT"/>
        <w:framePr w:wrap="notBeside" w:vAnchor="page" w:y="7771"/>
        <w:rPr>
          <w:i/>
          <w:sz w:val="28"/>
          <w:lang w:val="en-US"/>
        </w:rPr>
      </w:pPr>
    </w:p>
    <w:p w14:paraId="67BEB479" w14:textId="77777777" w:rsidR="008B4833" w:rsidRPr="000C71FF" w:rsidRDefault="008B4833" w:rsidP="000C71FF">
      <w:pPr>
        <w:tabs>
          <w:tab w:val="left" w:pos="9510"/>
        </w:tabs>
        <w:jc w:val="right"/>
        <w:rPr>
          <w:color w:val="FF0000"/>
          <w:sz w:val="24"/>
        </w:rPr>
        <w:sectPr w:rsidR="008B4833" w:rsidRPr="000C71FF">
          <w:headerReference w:type="even" r:id="rId17"/>
          <w:headerReference w:type="default" r:id="rId18"/>
          <w:footerReference w:type="even" r:id="rId19"/>
          <w:footerReference w:type="default" r:id="rId20"/>
          <w:headerReference w:type="first" r:id="rId21"/>
          <w:footerReference w:type="first" r:id="rId22"/>
          <w:footnotePr>
            <w:numRestart w:val="eachSect"/>
          </w:footnotePr>
          <w:pgSz w:w="11907" w:h="16840"/>
          <w:pgMar w:top="2268" w:right="851" w:bottom="10773" w:left="851" w:header="0" w:footer="0" w:gutter="0"/>
          <w:cols w:space="720"/>
        </w:sectPr>
      </w:pPr>
    </w:p>
    <w:p w14:paraId="1A1E7BF9" w14:textId="0CB10679" w:rsidR="005131F5" w:rsidRPr="00286492" w:rsidRDefault="005131F5" w:rsidP="00E57560">
      <w:pPr>
        <w:pStyle w:val="Heading1"/>
        <w:numPr>
          <w:ilvl w:val="0"/>
          <w:numId w:val="0"/>
        </w:numPr>
        <w:rPr>
          <w:lang w:val="en-US"/>
        </w:rPr>
      </w:pPr>
      <w:bookmarkStart w:id="7" w:name="_Toc10554273"/>
      <w:bookmarkStart w:id="8" w:name="_Toc86871594"/>
      <w:r w:rsidRPr="00286492">
        <w:rPr>
          <w:lang w:val="en-US"/>
        </w:rPr>
        <w:lastRenderedPageBreak/>
        <w:t>Revision History</w:t>
      </w:r>
      <w:bookmarkEnd w:id="7"/>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1116"/>
        <w:gridCol w:w="2576"/>
        <w:gridCol w:w="4723"/>
      </w:tblGrid>
      <w:tr w:rsidR="005131F5" w:rsidRPr="00286492" w14:paraId="18AEB9C3" w14:textId="77777777" w:rsidTr="007B3154">
        <w:tc>
          <w:tcPr>
            <w:tcW w:w="1216" w:type="dxa"/>
            <w:shd w:val="clear" w:color="auto" w:fill="auto"/>
          </w:tcPr>
          <w:p w14:paraId="1E86B628" w14:textId="77777777" w:rsidR="005131F5" w:rsidRPr="006017CB" w:rsidRDefault="005131F5" w:rsidP="004C43C3">
            <w:pPr>
              <w:pStyle w:val="TT"/>
              <w:numPr>
                <w:ilvl w:val="0"/>
                <w:numId w:val="0"/>
              </w:numPr>
              <w:pBdr>
                <w:top w:val="none" w:sz="0" w:space="0" w:color="auto"/>
              </w:pBdr>
              <w:spacing w:before="60" w:after="60"/>
              <w:jc w:val="center"/>
              <w:rPr>
                <w:rFonts w:ascii="Times New Roman" w:hAnsi="Times New Roman"/>
                <w:b/>
                <w:sz w:val="20"/>
                <w:szCs w:val="22"/>
                <w:lang w:val="en-US"/>
              </w:rPr>
            </w:pPr>
            <w:r w:rsidRPr="006017CB">
              <w:rPr>
                <w:rFonts w:ascii="Times New Roman" w:hAnsi="Times New Roman"/>
                <w:b/>
                <w:sz w:val="20"/>
                <w:szCs w:val="22"/>
                <w:lang w:val="en-US"/>
              </w:rPr>
              <w:t>Date</w:t>
            </w:r>
          </w:p>
        </w:tc>
        <w:tc>
          <w:tcPr>
            <w:tcW w:w="1116" w:type="dxa"/>
            <w:shd w:val="clear" w:color="auto" w:fill="auto"/>
          </w:tcPr>
          <w:p w14:paraId="3106E6F0" w14:textId="77777777" w:rsidR="005131F5" w:rsidRPr="00405541" w:rsidRDefault="005131F5" w:rsidP="007A7C94">
            <w:pPr>
              <w:pStyle w:val="TT"/>
              <w:numPr>
                <w:ilvl w:val="0"/>
                <w:numId w:val="0"/>
              </w:numPr>
              <w:pBdr>
                <w:top w:val="none" w:sz="0" w:space="0" w:color="auto"/>
              </w:pBdr>
              <w:spacing w:before="60" w:after="60"/>
              <w:jc w:val="center"/>
              <w:rPr>
                <w:rFonts w:ascii="Times New Roman" w:hAnsi="Times New Roman"/>
                <w:b/>
                <w:sz w:val="20"/>
                <w:szCs w:val="22"/>
                <w:lang w:val="en-US"/>
              </w:rPr>
            </w:pPr>
            <w:r w:rsidRPr="00405541">
              <w:rPr>
                <w:rFonts w:ascii="Times New Roman" w:hAnsi="Times New Roman"/>
                <w:b/>
                <w:sz w:val="20"/>
                <w:szCs w:val="22"/>
                <w:lang w:val="en-US"/>
              </w:rPr>
              <w:t>Revision</w:t>
            </w:r>
          </w:p>
        </w:tc>
        <w:tc>
          <w:tcPr>
            <w:tcW w:w="2576" w:type="dxa"/>
            <w:shd w:val="clear" w:color="auto" w:fill="auto"/>
          </w:tcPr>
          <w:p w14:paraId="70D646D2" w14:textId="77777777" w:rsidR="005131F5" w:rsidRPr="00405541" w:rsidRDefault="005131F5" w:rsidP="007A7C94">
            <w:pPr>
              <w:pStyle w:val="TT"/>
              <w:numPr>
                <w:ilvl w:val="0"/>
                <w:numId w:val="0"/>
              </w:numPr>
              <w:pBdr>
                <w:top w:val="none" w:sz="0" w:space="0" w:color="auto"/>
              </w:pBdr>
              <w:spacing w:before="60" w:after="60"/>
              <w:jc w:val="center"/>
              <w:rPr>
                <w:rFonts w:ascii="Times New Roman" w:hAnsi="Times New Roman"/>
                <w:b/>
                <w:sz w:val="20"/>
                <w:szCs w:val="22"/>
                <w:lang w:val="en-US"/>
              </w:rPr>
            </w:pPr>
            <w:r w:rsidRPr="00405541">
              <w:rPr>
                <w:rFonts w:ascii="Times New Roman" w:hAnsi="Times New Roman"/>
                <w:b/>
                <w:sz w:val="20"/>
                <w:szCs w:val="22"/>
                <w:lang w:val="en-US"/>
              </w:rPr>
              <w:t>Author</w:t>
            </w:r>
          </w:p>
        </w:tc>
        <w:tc>
          <w:tcPr>
            <w:tcW w:w="4723" w:type="dxa"/>
            <w:shd w:val="clear" w:color="auto" w:fill="auto"/>
          </w:tcPr>
          <w:p w14:paraId="6767EAFC" w14:textId="77777777" w:rsidR="005131F5" w:rsidRPr="00286492" w:rsidRDefault="005131F5" w:rsidP="007A7C94">
            <w:pPr>
              <w:pStyle w:val="TT"/>
              <w:numPr>
                <w:ilvl w:val="0"/>
                <w:numId w:val="0"/>
              </w:numPr>
              <w:pBdr>
                <w:top w:val="none" w:sz="0" w:space="0" w:color="auto"/>
              </w:pBdr>
              <w:spacing w:before="60" w:after="60"/>
              <w:jc w:val="center"/>
              <w:rPr>
                <w:rFonts w:ascii="Times New Roman" w:hAnsi="Times New Roman"/>
                <w:b/>
                <w:sz w:val="20"/>
                <w:szCs w:val="22"/>
                <w:lang w:val="en-US"/>
              </w:rPr>
            </w:pPr>
            <w:r w:rsidRPr="00286492">
              <w:rPr>
                <w:rFonts w:ascii="Times New Roman" w:hAnsi="Times New Roman"/>
                <w:b/>
                <w:sz w:val="20"/>
                <w:szCs w:val="22"/>
                <w:lang w:val="en-US"/>
              </w:rPr>
              <w:t>Description</w:t>
            </w:r>
          </w:p>
        </w:tc>
      </w:tr>
      <w:tr w:rsidR="000962B3" w:rsidRPr="00286492" w14:paraId="7C6AAF05" w14:textId="77777777" w:rsidTr="007B3154">
        <w:tc>
          <w:tcPr>
            <w:tcW w:w="1216" w:type="dxa"/>
            <w:shd w:val="clear" w:color="auto" w:fill="auto"/>
          </w:tcPr>
          <w:p w14:paraId="02193D1E" w14:textId="61A25E74" w:rsidR="00F30C8D" w:rsidRDefault="00F30C8D" w:rsidP="00F30C8D">
            <w:pPr>
              <w:pStyle w:val="TT"/>
              <w:numPr>
                <w:ilvl w:val="0"/>
                <w:numId w:val="0"/>
              </w:numPr>
              <w:pBdr>
                <w:top w:val="none" w:sz="0" w:space="0" w:color="auto"/>
              </w:pBdr>
              <w:spacing w:before="60" w:after="60"/>
              <w:rPr>
                <w:rFonts w:ascii="Times New Roman" w:hAnsi="Times New Roman"/>
                <w:sz w:val="20"/>
                <w:szCs w:val="22"/>
                <w:lang w:val="en-US"/>
              </w:rPr>
            </w:pPr>
            <w:r>
              <w:rPr>
                <w:rFonts w:ascii="Times New Roman" w:hAnsi="Times New Roman"/>
                <w:sz w:val="20"/>
                <w:szCs w:val="22"/>
                <w:lang w:val="en-US"/>
              </w:rPr>
              <w:t>202</w:t>
            </w:r>
            <w:r w:rsidR="002E2C9D">
              <w:rPr>
                <w:rFonts w:ascii="Times New Roman" w:hAnsi="Times New Roman"/>
                <w:sz w:val="20"/>
                <w:szCs w:val="22"/>
                <w:lang w:val="en-US"/>
              </w:rPr>
              <w:t>1</w:t>
            </w:r>
            <w:r>
              <w:rPr>
                <w:rFonts w:ascii="Times New Roman" w:hAnsi="Times New Roman"/>
                <w:sz w:val="20"/>
                <w:szCs w:val="22"/>
                <w:lang w:val="en-US"/>
              </w:rPr>
              <w:t>.</w:t>
            </w:r>
            <w:r w:rsidR="002C23C0">
              <w:rPr>
                <w:rFonts w:ascii="Times New Roman" w:hAnsi="Times New Roman"/>
                <w:sz w:val="20"/>
                <w:szCs w:val="22"/>
                <w:lang w:val="en-US"/>
              </w:rPr>
              <w:t>10</w:t>
            </w:r>
            <w:r>
              <w:rPr>
                <w:rFonts w:ascii="Times New Roman" w:hAnsi="Times New Roman"/>
                <w:sz w:val="20"/>
                <w:szCs w:val="22"/>
                <w:lang w:val="en-US"/>
              </w:rPr>
              <w:t>.</w:t>
            </w:r>
            <w:r w:rsidR="002C23C0">
              <w:rPr>
                <w:rFonts w:ascii="Times New Roman" w:hAnsi="Times New Roman"/>
                <w:sz w:val="20"/>
                <w:szCs w:val="22"/>
                <w:lang w:val="en-US"/>
              </w:rPr>
              <w:t>28</w:t>
            </w:r>
          </w:p>
        </w:tc>
        <w:tc>
          <w:tcPr>
            <w:tcW w:w="1116" w:type="dxa"/>
            <w:shd w:val="clear" w:color="auto" w:fill="auto"/>
          </w:tcPr>
          <w:p w14:paraId="1D4A621F" w14:textId="06464928" w:rsidR="00F30C8D" w:rsidRDefault="00F30C8D" w:rsidP="00F30C8D">
            <w:pPr>
              <w:pStyle w:val="TT"/>
              <w:numPr>
                <w:ilvl w:val="0"/>
                <w:numId w:val="0"/>
              </w:numPr>
              <w:pBdr>
                <w:top w:val="none" w:sz="0" w:space="0" w:color="auto"/>
              </w:pBdr>
              <w:spacing w:before="60" w:after="60"/>
              <w:jc w:val="center"/>
              <w:rPr>
                <w:rFonts w:ascii="Times New Roman" w:hAnsi="Times New Roman"/>
                <w:sz w:val="20"/>
                <w:szCs w:val="22"/>
                <w:lang w:val="en-US"/>
              </w:rPr>
            </w:pPr>
            <w:r>
              <w:rPr>
                <w:rFonts w:ascii="Times New Roman" w:hAnsi="Times New Roman"/>
                <w:sz w:val="20"/>
                <w:szCs w:val="22"/>
                <w:lang w:val="en-US"/>
              </w:rPr>
              <w:t>00.00.01</w:t>
            </w:r>
          </w:p>
        </w:tc>
        <w:tc>
          <w:tcPr>
            <w:tcW w:w="2576" w:type="dxa"/>
            <w:shd w:val="clear" w:color="auto" w:fill="auto"/>
          </w:tcPr>
          <w:p w14:paraId="49A2F7E9" w14:textId="68BACE3B" w:rsidR="00F30C8D" w:rsidRDefault="002C23C0" w:rsidP="00F30C8D">
            <w:pPr>
              <w:pStyle w:val="TT"/>
              <w:numPr>
                <w:ilvl w:val="0"/>
                <w:numId w:val="0"/>
              </w:numPr>
              <w:pBdr>
                <w:top w:val="none" w:sz="0" w:space="0" w:color="auto"/>
              </w:pBdr>
              <w:spacing w:before="60" w:after="60"/>
              <w:rPr>
                <w:rFonts w:ascii="Times New Roman" w:hAnsi="Times New Roman"/>
                <w:sz w:val="20"/>
                <w:szCs w:val="22"/>
                <w:lang w:val="en-US"/>
              </w:rPr>
            </w:pPr>
            <w:r>
              <w:rPr>
                <w:rFonts w:ascii="Times New Roman" w:hAnsi="Times New Roman"/>
                <w:sz w:val="20"/>
                <w:szCs w:val="22"/>
                <w:lang w:val="en-US"/>
              </w:rPr>
              <w:t>Qualcomm</w:t>
            </w:r>
          </w:p>
        </w:tc>
        <w:tc>
          <w:tcPr>
            <w:tcW w:w="4723" w:type="dxa"/>
            <w:shd w:val="clear" w:color="auto" w:fill="auto"/>
          </w:tcPr>
          <w:p w14:paraId="0C0D7C6A" w14:textId="1E28C90E" w:rsidR="00F30C8D" w:rsidRDefault="00F30C8D" w:rsidP="00F30C8D">
            <w:pPr>
              <w:pStyle w:val="TT"/>
              <w:numPr>
                <w:ilvl w:val="0"/>
                <w:numId w:val="0"/>
              </w:numPr>
              <w:pBdr>
                <w:top w:val="none" w:sz="0" w:space="0" w:color="auto"/>
              </w:pBdr>
              <w:spacing w:before="60" w:after="60"/>
              <w:rPr>
                <w:rFonts w:ascii="Times New Roman" w:hAnsi="Times New Roman"/>
                <w:sz w:val="20"/>
                <w:szCs w:val="22"/>
                <w:lang w:val="en-US"/>
              </w:rPr>
            </w:pPr>
            <w:r>
              <w:rPr>
                <w:rFonts w:ascii="Times New Roman" w:hAnsi="Times New Roman"/>
                <w:sz w:val="20"/>
                <w:szCs w:val="22"/>
                <w:lang w:val="en-US"/>
              </w:rPr>
              <w:t xml:space="preserve">Initial </w:t>
            </w:r>
            <w:r w:rsidR="00FC4A94">
              <w:rPr>
                <w:rFonts w:ascii="Times New Roman" w:hAnsi="Times New Roman"/>
                <w:sz w:val="20"/>
                <w:szCs w:val="22"/>
                <w:lang w:val="en-US"/>
              </w:rPr>
              <w:t>draft of specification</w:t>
            </w:r>
            <w:r w:rsidR="00B7118B">
              <w:rPr>
                <w:rFonts w:ascii="Times New Roman" w:hAnsi="Times New Roman"/>
                <w:sz w:val="20"/>
                <w:szCs w:val="22"/>
                <w:lang w:val="en-US"/>
              </w:rPr>
              <w:t xml:space="preserve"> -</w:t>
            </w:r>
            <w:r w:rsidR="00FC4A94">
              <w:rPr>
                <w:rFonts w:ascii="Times New Roman" w:hAnsi="Times New Roman"/>
                <w:sz w:val="20"/>
                <w:szCs w:val="22"/>
                <w:lang w:val="en-US"/>
              </w:rPr>
              <w:t xml:space="preserve"> Overview, </w:t>
            </w:r>
            <w:r w:rsidR="00B7118B">
              <w:rPr>
                <w:rFonts w:ascii="Times New Roman" w:hAnsi="Times New Roman"/>
                <w:sz w:val="20"/>
                <w:szCs w:val="22"/>
                <w:lang w:val="en-US"/>
              </w:rPr>
              <w:t xml:space="preserve">profile specifications. </w:t>
            </w:r>
          </w:p>
        </w:tc>
      </w:tr>
      <w:tr w:rsidR="000962B3" w:rsidRPr="00286492" w14:paraId="72A0713D" w14:textId="77777777" w:rsidTr="007B3154">
        <w:tc>
          <w:tcPr>
            <w:tcW w:w="1216" w:type="dxa"/>
            <w:shd w:val="clear" w:color="auto" w:fill="auto"/>
          </w:tcPr>
          <w:p w14:paraId="726D08A9" w14:textId="7ACB8F62" w:rsidR="00F30C8D" w:rsidRDefault="009C64E7" w:rsidP="00F30C8D">
            <w:pPr>
              <w:pStyle w:val="TT"/>
              <w:numPr>
                <w:ilvl w:val="0"/>
                <w:numId w:val="0"/>
              </w:numPr>
              <w:pBdr>
                <w:top w:val="none" w:sz="0" w:space="0" w:color="auto"/>
              </w:pBdr>
              <w:spacing w:before="60" w:after="60"/>
              <w:rPr>
                <w:rFonts w:ascii="Times New Roman" w:hAnsi="Times New Roman"/>
                <w:sz w:val="20"/>
                <w:szCs w:val="22"/>
                <w:lang w:val="en-US"/>
              </w:rPr>
            </w:pPr>
            <w:ins w:id="9" w:author="Author">
              <w:r>
                <w:rPr>
                  <w:rFonts w:ascii="Times New Roman" w:hAnsi="Times New Roman"/>
                  <w:sz w:val="20"/>
                  <w:szCs w:val="22"/>
                  <w:lang w:val="en-US"/>
                </w:rPr>
                <w:t>2021.11.02</w:t>
              </w:r>
            </w:ins>
          </w:p>
        </w:tc>
        <w:tc>
          <w:tcPr>
            <w:tcW w:w="1116" w:type="dxa"/>
            <w:shd w:val="clear" w:color="auto" w:fill="auto"/>
          </w:tcPr>
          <w:p w14:paraId="5BF223D8" w14:textId="7A44AEB2" w:rsidR="00F30C8D" w:rsidRDefault="009C64E7" w:rsidP="00F30C8D">
            <w:pPr>
              <w:pStyle w:val="TT"/>
              <w:numPr>
                <w:ilvl w:val="0"/>
                <w:numId w:val="0"/>
              </w:numPr>
              <w:pBdr>
                <w:top w:val="none" w:sz="0" w:space="0" w:color="auto"/>
              </w:pBdr>
              <w:spacing w:before="60" w:after="60"/>
              <w:jc w:val="center"/>
              <w:rPr>
                <w:rFonts w:ascii="Times New Roman" w:hAnsi="Times New Roman"/>
                <w:sz w:val="20"/>
                <w:szCs w:val="22"/>
                <w:lang w:val="en-US"/>
              </w:rPr>
            </w:pPr>
            <w:ins w:id="10" w:author="Author">
              <w:r>
                <w:rPr>
                  <w:rFonts w:ascii="Times New Roman" w:hAnsi="Times New Roman"/>
                  <w:sz w:val="20"/>
                  <w:szCs w:val="22"/>
                  <w:lang w:val="en-US"/>
                </w:rPr>
                <w:t>00.00.02</w:t>
              </w:r>
            </w:ins>
          </w:p>
        </w:tc>
        <w:tc>
          <w:tcPr>
            <w:tcW w:w="2576" w:type="dxa"/>
            <w:shd w:val="clear" w:color="auto" w:fill="auto"/>
          </w:tcPr>
          <w:p w14:paraId="7355F766" w14:textId="7B1B76AA" w:rsidR="00F30C8D" w:rsidRDefault="009C64E7" w:rsidP="00F30C8D">
            <w:pPr>
              <w:pStyle w:val="TT"/>
              <w:numPr>
                <w:ilvl w:val="0"/>
                <w:numId w:val="0"/>
              </w:numPr>
              <w:pBdr>
                <w:top w:val="none" w:sz="0" w:space="0" w:color="auto"/>
              </w:pBdr>
              <w:spacing w:before="60" w:after="60"/>
              <w:rPr>
                <w:rFonts w:ascii="Times New Roman" w:hAnsi="Times New Roman"/>
                <w:sz w:val="20"/>
                <w:szCs w:val="22"/>
                <w:lang w:val="en-US"/>
              </w:rPr>
            </w:pPr>
            <w:ins w:id="11" w:author="Author">
              <w:r>
                <w:rPr>
                  <w:rFonts w:ascii="Times New Roman" w:hAnsi="Times New Roman"/>
                  <w:sz w:val="20"/>
                  <w:szCs w:val="22"/>
                  <w:lang w:val="en-US"/>
                </w:rPr>
                <w:t>Qualcomm</w:t>
              </w:r>
            </w:ins>
          </w:p>
        </w:tc>
        <w:tc>
          <w:tcPr>
            <w:tcW w:w="4723" w:type="dxa"/>
            <w:shd w:val="clear" w:color="auto" w:fill="auto"/>
          </w:tcPr>
          <w:p w14:paraId="4400ED67" w14:textId="2F406D13" w:rsidR="00F30C8D" w:rsidRDefault="009C64E7" w:rsidP="00F30C8D">
            <w:pPr>
              <w:pStyle w:val="TT"/>
              <w:numPr>
                <w:ilvl w:val="0"/>
                <w:numId w:val="0"/>
              </w:numPr>
              <w:pBdr>
                <w:top w:val="none" w:sz="0" w:space="0" w:color="auto"/>
              </w:pBdr>
              <w:spacing w:before="60" w:after="60"/>
              <w:rPr>
                <w:rFonts w:ascii="Times New Roman" w:hAnsi="Times New Roman"/>
                <w:sz w:val="20"/>
                <w:szCs w:val="22"/>
                <w:lang w:val="en-US"/>
              </w:rPr>
            </w:pPr>
            <w:ins w:id="12" w:author="Author">
              <w:r>
                <w:rPr>
                  <w:rFonts w:ascii="Times New Roman" w:hAnsi="Times New Roman"/>
                  <w:sz w:val="20"/>
                  <w:szCs w:val="22"/>
                  <w:lang w:val="en-US"/>
                </w:rPr>
                <w:t>Removed Rel-16 parameters</w:t>
              </w:r>
            </w:ins>
          </w:p>
        </w:tc>
      </w:tr>
      <w:tr w:rsidR="00FD6690" w:rsidRPr="00286492" w14:paraId="339C9C75" w14:textId="77777777" w:rsidTr="007B3154">
        <w:trPr>
          <w:ins w:id="13" w:author="Author"/>
        </w:trPr>
        <w:tc>
          <w:tcPr>
            <w:tcW w:w="1216" w:type="dxa"/>
            <w:shd w:val="clear" w:color="auto" w:fill="auto"/>
          </w:tcPr>
          <w:p w14:paraId="67A732AD" w14:textId="63D5DD77" w:rsidR="00FD6690" w:rsidRDefault="00FD6690" w:rsidP="00FD6690">
            <w:pPr>
              <w:pStyle w:val="TT"/>
              <w:numPr>
                <w:ilvl w:val="0"/>
                <w:numId w:val="0"/>
              </w:numPr>
              <w:pBdr>
                <w:top w:val="none" w:sz="0" w:space="0" w:color="auto"/>
              </w:pBdr>
              <w:spacing w:before="60" w:after="60"/>
              <w:rPr>
                <w:ins w:id="14" w:author="Author"/>
                <w:rFonts w:ascii="Times New Roman" w:hAnsi="Times New Roman"/>
                <w:sz w:val="20"/>
                <w:szCs w:val="22"/>
                <w:lang w:val="en-US"/>
              </w:rPr>
            </w:pPr>
            <w:ins w:id="15" w:author="Author">
              <w:r>
                <w:rPr>
                  <w:rFonts w:ascii="Times New Roman" w:hAnsi="Times New Roman"/>
                  <w:sz w:val="20"/>
                  <w:szCs w:val="22"/>
                  <w:lang w:val="en-US"/>
                </w:rPr>
                <w:t>2021.11.02</w:t>
              </w:r>
            </w:ins>
          </w:p>
        </w:tc>
        <w:tc>
          <w:tcPr>
            <w:tcW w:w="1116" w:type="dxa"/>
            <w:shd w:val="clear" w:color="auto" w:fill="auto"/>
          </w:tcPr>
          <w:p w14:paraId="14500179" w14:textId="42F1E43C" w:rsidR="00FD6690" w:rsidRDefault="00FD6690" w:rsidP="00FD6690">
            <w:pPr>
              <w:pStyle w:val="TT"/>
              <w:numPr>
                <w:ilvl w:val="0"/>
                <w:numId w:val="0"/>
              </w:numPr>
              <w:pBdr>
                <w:top w:val="none" w:sz="0" w:space="0" w:color="auto"/>
              </w:pBdr>
              <w:spacing w:before="60" w:after="60"/>
              <w:jc w:val="center"/>
              <w:rPr>
                <w:ins w:id="16" w:author="Author"/>
                <w:rFonts w:ascii="Times New Roman" w:hAnsi="Times New Roman"/>
                <w:sz w:val="20"/>
                <w:szCs w:val="22"/>
                <w:lang w:val="en-US"/>
              </w:rPr>
            </w:pPr>
            <w:ins w:id="17" w:author="Author">
              <w:r>
                <w:rPr>
                  <w:rFonts w:ascii="Times New Roman" w:hAnsi="Times New Roman"/>
                  <w:sz w:val="20"/>
                  <w:szCs w:val="22"/>
                  <w:lang w:val="en-US"/>
                </w:rPr>
                <w:t>00.00.03</w:t>
              </w:r>
            </w:ins>
          </w:p>
        </w:tc>
        <w:tc>
          <w:tcPr>
            <w:tcW w:w="2576" w:type="dxa"/>
            <w:shd w:val="clear" w:color="auto" w:fill="auto"/>
          </w:tcPr>
          <w:p w14:paraId="5C5544A4" w14:textId="2F8D01D4" w:rsidR="00FD6690" w:rsidRDefault="00FD6690" w:rsidP="00FD6690">
            <w:pPr>
              <w:pStyle w:val="TT"/>
              <w:numPr>
                <w:ilvl w:val="0"/>
                <w:numId w:val="0"/>
              </w:numPr>
              <w:pBdr>
                <w:top w:val="none" w:sz="0" w:space="0" w:color="auto"/>
              </w:pBdr>
              <w:spacing w:before="60" w:after="60"/>
              <w:rPr>
                <w:ins w:id="18" w:author="Author"/>
                <w:rFonts w:ascii="Times New Roman" w:hAnsi="Times New Roman"/>
                <w:sz w:val="20"/>
                <w:szCs w:val="22"/>
                <w:lang w:val="en-US"/>
              </w:rPr>
            </w:pPr>
            <w:ins w:id="19" w:author="Author">
              <w:r>
                <w:rPr>
                  <w:rFonts w:ascii="Times New Roman" w:hAnsi="Times New Roman"/>
                  <w:sz w:val="20"/>
                  <w:szCs w:val="22"/>
                  <w:lang w:val="en-US"/>
                </w:rPr>
                <w:t>Qualcomm</w:t>
              </w:r>
            </w:ins>
          </w:p>
        </w:tc>
        <w:tc>
          <w:tcPr>
            <w:tcW w:w="4723" w:type="dxa"/>
            <w:shd w:val="clear" w:color="auto" w:fill="auto"/>
          </w:tcPr>
          <w:p w14:paraId="4E371E92" w14:textId="44E04972" w:rsidR="00FD6690" w:rsidRDefault="00FD6690" w:rsidP="00FD6690">
            <w:pPr>
              <w:pStyle w:val="TT"/>
              <w:numPr>
                <w:ilvl w:val="0"/>
                <w:numId w:val="0"/>
              </w:numPr>
              <w:pBdr>
                <w:top w:val="none" w:sz="0" w:space="0" w:color="auto"/>
              </w:pBdr>
              <w:spacing w:before="60" w:after="60"/>
              <w:rPr>
                <w:ins w:id="20" w:author="Author"/>
                <w:rFonts w:ascii="Times New Roman" w:hAnsi="Times New Roman"/>
                <w:sz w:val="20"/>
                <w:szCs w:val="22"/>
                <w:lang w:val="en-US"/>
              </w:rPr>
            </w:pPr>
            <w:ins w:id="21" w:author="Author">
              <w:r>
                <w:rPr>
                  <w:rFonts w:ascii="Times New Roman" w:hAnsi="Times New Roman"/>
                  <w:sz w:val="20"/>
                  <w:szCs w:val="22"/>
                  <w:lang w:val="en-US"/>
                </w:rPr>
                <w:t>Added beamforming AA</w:t>
              </w:r>
              <w:r w:rsidR="0004213E">
                <w:rPr>
                  <w:rFonts w:ascii="Times New Roman" w:hAnsi="Times New Roman"/>
                  <w:sz w:val="20"/>
                  <w:szCs w:val="22"/>
                  <w:lang w:val="en-US"/>
                </w:rPr>
                <w:t>LI</w:t>
              </w:r>
            </w:ins>
          </w:p>
        </w:tc>
      </w:tr>
      <w:tr w:rsidR="001250B8" w:rsidRPr="00286492" w14:paraId="65D4F6D4" w14:textId="77777777" w:rsidTr="007B3154">
        <w:trPr>
          <w:ins w:id="22" w:author="Author"/>
        </w:trPr>
        <w:tc>
          <w:tcPr>
            <w:tcW w:w="1216" w:type="dxa"/>
            <w:shd w:val="clear" w:color="auto" w:fill="auto"/>
          </w:tcPr>
          <w:p w14:paraId="06E86EE2" w14:textId="305E13D0" w:rsidR="001250B8" w:rsidRDefault="001250B8" w:rsidP="001250B8">
            <w:pPr>
              <w:pStyle w:val="TT"/>
              <w:numPr>
                <w:ilvl w:val="0"/>
                <w:numId w:val="0"/>
              </w:numPr>
              <w:pBdr>
                <w:top w:val="none" w:sz="0" w:space="0" w:color="auto"/>
              </w:pBdr>
              <w:spacing w:before="60" w:after="60"/>
              <w:rPr>
                <w:ins w:id="23" w:author="Author"/>
                <w:rFonts w:ascii="Times New Roman" w:hAnsi="Times New Roman"/>
                <w:sz w:val="20"/>
                <w:szCs w:val="22"/>
                <w:lang w:val="en-US"/>
              </w:rPr>
            </w:pPr>
            <w:ins w:id="24" w:author="Author">
              <w:r>
                <w:rPr>
                  <w:rFonts w:ascii="Times New Roman" w:hAnsi="Times New Roman"/>
                  <w:sz w:val="20"/>
                  <w:szCs w:val="22"/>
                  <w:lang w:val="en-US"/>
                </w:rPr>
                <w:t>2021.11.03</w:t>
              </w:r>
            </w:ins>
          </w:p>
        </w:tc>
        <w:tc>
          <w:tcPr>
            <w:tcW w:w="1116" w:type="dxa"/>
            <w:shd w:val="clear" w:color="auto" w:fill="auto"/>
          </w:tcPr>
          <w:p w14:paraId="1DF28569" w14:textId="4FB067B6" w:rsidR="001250B8" w:rsidRDefault="001250B8" w:rsidP="001250B8">
            <w:pPr>
              <w:pStyle w:val="TT"/>
              <w:numPr>
                <w:ilvl w:val="0"/>
                <w:numId w:val="0"/>
              </w:numPr>
              <w:pBdr>
                <w:top w:val="none" w:sz="0" w:space="0" w:color="auto"/>
              </w:pBdr>
              <w:spacing w:before="60" w:after="60"/>
              <w:jc w:val="center"/>
              <w:rPr>
                <w:ins w:id="25" w:author="Author"/>
                <w:rFonts w:ascii="Times New Roman" w:hAnsi="Times New Roman"/>
                <w:sz w:val="20"/>
                <w:szCs w:val="22"/>
                <w:lang w:val="en-US"/>
              </w:rPr>
            </w:pPr>
            <w:ins w:id="26" w:author="Author">
              <w:r>
                <w:rPr>
                  <w:rFonts w:ascii="Times New Roman" w:hAnsi="Times New Roman"/>
                  <w:sz w:val="20"/>
                  <w:szCs w:val="22"/>
                  <w:lang w:val="en-US"/>
                </w:rPr>
                <w:t>00.00.0</w:t>
              </w:r>
              <w:r w:rsidR="004D6417">
                <w:rPr>
                  <w:rFonts w:ascii="Times New Roman" w:hAnsi="Times New Roman"/>
                  <w:sz w:val="20"/>
                  <w:szCs w:val="22"/>
                  <w:lang w:val="en-US"/>
                </w:rPr>
                <w:t>4</w:t>
              </w:r>
            </w:ins>
          </w:p>
        </w:tc>
        <w:tc>
          <w:tcPr>
            <w:tcW w:w="2576" w:type="dxa"/>
            <w:shd w:val="clear" w:color="auto" w:fill="auto"/>
          </w:tcPr>
          <w:p w14:paraId="7BF4C52E" w14:textId="236E6300" w:rsidR="001250B8" w:rsidRDefault="001250B8" w:rsidP="001250B8">
            <w:pPr>
              <w:pStyle w:val="TT"/>
              <w:numPr>
                <w:ilvl w:val="0"/>
                <w:numId w:val="0"/>
              </w:numPr>
              <w:pBdr>
                <w:top w:val="none" w:sz="0" w:space="0" w:color="auto"/>
              </w:pBdr>
              <w:spacing w:before="60" w:after="60"/>
              <w:rPr>
                <w:ins w:id="27" w:author="Author"/>
                <w:rFonts w:ascii="Times New Roman" w:hAnsi="Times New Roman"/>
                <w:sz w:val="20"/>
                <w:szCs w:val="22"/>
                <w:lang w:val="en-US"/>
              </w:rPr>
            </w:pPr>
            <w:ins w:id="28" w:author="Author">
              <w:r>
                <w:rPr>
                  <w:rFonts w:ascii="Times New Roman" w:hAnsi="Times New Roman"/>
                  <w:sz w:val="20"/>
                  <w:szCs w:val="22"/>
                  <w:lang w:val="en-US"/>
                </w:rPr>
                <w:t>Qualcomm</w:t>
              </w:r>
            </w:ins>
          </w:p>
        </w:tc>
        <w:tc>
          <w:tcPr>
            <w:tcW w:w="4723" w:type="dxa"/>
            <w:shd w:val="clear" w:color="auto" w:fill="auto"/>
          </w:tcPr>
          <w:p w14:paraId="783D6191" w14:textId="3964C5E4" w:rsidR="001250B8" w:rsidRDefault="004D6417" w:rsidP="001250B8">
            <w:pPr>
              <w:pStyle w:val="TT"/>
              <w:numPr>
                <w:ilvl w:val="0"/>
                <w:numId w:val="0"/>
              </w:numPr>
              <w:pBdr>
                <w:top w:val="none" w:sz="0" w:space="0" w:color="auto"/>
              </w:pBdr>
              <w:spacing w:before="60" w:after="60"/>
              <w:rPr>
                <w:ins w:id="29" w:author="Author"/>
                <w:rFonts w:ascii="Times New Roman" w:hAnsi="Times New Roman"/>
                <w:sz w:val="20"/>
                <w:szCs w:val="22"/>
                <w:lang w:val="en-US"/>
              </w:rPr>
            </w:pPr>
            <w:ins w:id="30" w:author="Author">
              <w:r>
                <w:rPr>
                  <w:rFonts w:ascii="Times New Roman" w:hAnsi="Times New Roman"/>
                  <w:sz w:val="20"/>
                  <w:szCs w:val="22"/>
                  <w:lang w:val="en-US"/>
                </w:rPr>
                <w:t xml:space="preserve">Edits to </w:t>
              </w:r>
              <w:r w:rsidR="001250B8">
                <w:rPr>
                  <w:rFonts w:ascii="Times New Roman" w:hAnsi="Times New Roman"/>
                  <w:sz w:val="20"/>
                  <w:szCs w:val="22"/>
                  <w:lang w:val="en-US"/>
                </w:rPr>
                <w:t xml:space="preserve">beamforming </w:t>
              </w:r>
              <w:r>
                <w:rPr>
                  <w:rFonts w:ascii="Times New Roman" w:hAnsi="Times New Roman"/>
                  <w:sz w:val="20"/>
                  <w:szCs w:val="22"/>
                  <w:lang w:val="en-US"/>
                </w:rPr>
                <w:t xml:space="preserve">sections </w:t>
              </w:r>
              <w:r w:rsidR="00735AB4">
                <w:rPr>
                  <w:rFonts w:ascii="Times New Roman" w:hAnsi="Times New Roman"/>
                  <w:sz w:val="20"/>
                  <w:szCs w:val="22"/>
                  <w:lang w:val="en-US"/>
                </w:rPr>
                <w:t xml:space="preserve">to include additional requirement. Additional </w:t>
              </w:r>
              <w:r w:rsidR="002C00F0">
                <w:rPr>
                  <w:rFonts w:ascii="Times New Roman" w:hAnsi="Times New Roman"/>
                  <w:sz w:val="20"/>
                  <w:szCs w:val="22"/>
                  <w:lang w:val="en-US"/>
                </w:rPr>
                <w:t>profile capabilities.</w:t>
              </w:r>
            </w:ins>
          </w:p>
        </w:tc>
      </w:tr>
      <w:tr w:rsidR="00CD5140" w:rsidRPr="00286492" w14:paraId="39309EFE" w14:textId="77777777" w:rsidTr="007B3154">
        <w:trPr>
          <w:ins w:id="31" w:author="Author"/>
        </w:trPr>
        <w:tc>
          <w:tcPr>
            <w:tcW w:w="1216" w:type="dxa"/>
            <w:shd w:val="clear" w:color="auto" w:fill="auto"/>
          </w:tcPr>
          <w:p w14:paraId="04E15BFE" w14:textId="1B0EE728" w:rsidR="00CD5140" w:rsidRDefault="00CD5140" w:rsidP="001250B8">
            <w:pPr>
              <w:pStyle w:val="TT"/>
              <w:numPr>
                <w:ilvl w:val="0"/>
                <w:numId w:val="0"/>
              </w:numPr>
              <w:pBdr>
                <w:top w:val="none" w:sz="0" w:space="0" w:color="auto"/>
              </w:pBdr>
              <w:spacing w:before="60" w:after="60"/>
              <w:rPr>
                <w:ins w:id="32" w:author="Author"/>
                <w:rFonts w:ascii="Times New Roman" w:hAnsi="Times New Roman"/>
                <w:sz w:val="20"/>
                <w:szCs w:val="22"/>
                <w:lang w:val="en-US"/>
              </w:rPr>
            </w:pPr>
            <w:ins w:id="33" w:author="Author">
              <w:r>
                <w:rPr>
                  <w:rFonts w:ascii="Times New Roman" w:hAnsi="Times New Roman"/>
                  <w:sz w:val="20"/>
                  <w:szCs w:val="22"/>
                  <w:lang w:val="en-US"/>
                </w:rPr>
                <w:t>2021.11.03</w:t>
              </w:r>
            </w:ins>
          </w:p>
        </w:tc>
        <w:tc>
          <w:tcPr>
            <w:tcW w:w="1116" w:type="dxa"/>
            <w:shd w:val="clear" w:color="auto" w:fill="auto"/>
          </w:tcPr>
          <w:p w14:paraId="5492C902" w14:textId="055EB74A" w:rsidR="00CD5140" w:rsidRDefault="00CD5140" w:rsidP="001250B8">
            <w:pPr>
              <w:pStyle w:val="TT"/>
              <w:numPr>
                <w:ilvl w:val="0"/>
                <w:numId w:val="0"/>
              </w:numPr>
              <w:pBdr>
                <w:top w:val="none" w:sz="0" w:space="0" w:color="auto"/>
              </w:pBdr>
              <w:spacing w:before="60" w:after="60"/>
              <w:jc w:val="center"/>
              <w:rPr>
                <w:ins w:id="34" w:author="Author"/>
                <w:rFonts w:ascii="Times New Roman" w:hAnsi="Times New Roman"/>
                <w:sz w:val="20"/>
                <w:szCs w:val="22"/>
                <w:lang w:val="en-US"/>
              </w:rPr>
            </w:pPr>
            <w:ins w:id="35" w:author="Author">
              <w:r>
                <w:rPr>
                  <w:rFonts w:ascii="Times New Roman" w:hAnsi="Times New Roman"/>
                  <w:sz w:val="20"/>
                  <w:szCs w:val="22"/>
                  <w:lang w:val="en-US"/>
                </w:rPr>
                <w:t>00.00.05</w:t>
              </w:r>
            </w:ins>
          </w:p>
        </w:tc>
        <w:tc>
          <w:tcPr>
            <w:tcW w:w="2576" w:type="dxa"/>
            <w:shd w:val="clear" w:color="auto" w:fill="auto"/>
          </w:tcPr>
          <w:p w14:paraId="1E36323D" w14:textId="5C8DCF82" w:rsidR="00CD5140" w:rsidRDefault="00CD5140" w:rsidP="001250B8">
            <w:pPr>
              <w:pStyle w:val="TT"/>
              <w:numPr>
                <w:ilvl w:val="0"/>
                <w:numId w:val="0"/>
              </w:numPr>
              <w:pBdr>
                <w:top w:val="none" w:sz="0" w:space="0" w:color="auto"/>
              </w:pBdr>
              <w:spacing w:before="60" w:after="60"/>
              <w:rPr>
                <w:ins w:id="36" w:author="Author"/>
                <w:rFonts w:ascii="Times New Roman" w:hAnsi="Times New Roman"/>
                <w:sz w:val="20"/>
                <w:szCs w:val="22"/>
                <w:lang w:val="en-US"/>
              </w:rPr>
            </w:pPr>
            <w:ins w:id="37" w:author="Author">
              <w:r>
                <w:rPr>
                  <w:rFonts w:ascii="Times New Roman" w:hAnsi="Times New Roman"/>
                  <w:sz w:val="20"/>
                  <w:szCs w:val="22"/>
                  <w:lang w:val="en-US"/>
                </w:rPr>
                <w:t>Qualcomm</w:t>
              </w:r>
            </w:ins>
          </w:p>
        </w:tc>
        <w:tc>
          <w:tcPr>
            <w:tcW w:w="4723" w:type="dxa"/>
            <w:shd w:val="clear" w:color="auto" w:fill="auto"/>
          </w:tcPr>
          <w:p w14:paraId="2031FFD7" w14:textId="2B9096D8" w:rsidR="00CD5140" w:rsidRDefault="00CD5140" w:rsidP="001250B8">
            <w:pPr>
              <w:pStyle w:val="TT"/>
              <w:numPr>
                <w:ilvl w:val="0"/>
                <w:numId w:val="0"/>
              </w:numPr>
              <w:pBdr>
                <w:top w:val="none" w:sz="0" w:space="0" w:color="auto"/>
              </w:pBdr>
              <w:spacing w:before="60" w:after="60"/>
              <w:rPr>
                <w:ins w:id="38" w:author="Author"/>
                <w:rFonts w:ascii="Times New Roman" w:hAnsi="Times New Roman"/>
                <w:sz w:val="20"/>
                <w:szCs w:val="22"/>
                <w:lang w:val="en-US"/>
              </w:rPr>
            </w:pPr>
            <w:ins w:id="39" w:author="Author">
              <w:r>
                <w:rPr>
                  <w:rFonts w:ascii="Times New Roman" w:hAnsi="Times New Roman"/>
                  <w:sz w:val="20"/>
                  <w:szCs w:val="22"/>
                  <w:lang w:val="en-US"/>
                </w:rPr>
                <w:t>Integration</w:t>
              </w:r>
              <w:r w:rsidR="00F75CFE">
                <w:rPr>
                  <w:rFonts w:ascii="Times New Roman" w:hAnsi="Times New Roman"/>
                  <w:sz w:val="20"/>
                  <w:szCs w:val="22"/>
                  <w:lang w:val="en-US"/>
                </w:rPr>
                <w:t xml:space="preserve"> of</w:t>
              </w:r>
              <w:r>
                <w:rPr>
                  <w:rFonts w:ascii="Times New Roman" w:hAnsi="Times New Roman"/>
                  <w:sz w:val="20"/>
                  <w:szCs w:val="22"/>
                  <w:lang w:val="en-US"/>
                </w:rPr>
                <w:t xml:space="preserve"> </w:t>
              </w:r>
              <w:r w:rsidR="00E17448">
                <w:rPr>
                  <w:rFonts w:ascii="Times New Roman" w:hAnsi="Times New Roman"/>
                  <w:sz w:val="20"/>
                  <w:szCs w:val="22"/>
                  <w:lang w:val="en-US"/>
                </w:rPr>
                <w:t xml:space="preserve">technical and editorial </w:t>
              </w:r>
              <w:r>
                <w:rPr>
                  <w:rFonts w:ascii="Times New Roman" w:hAnsi="Times New Roman"/>
                  <w:sz w:val="20"/>
                  <w:szCs w:val="22"/>
                  <w:lang w:val="en-US"/>
                </w:rPr>
                <w:t>comments from Nokia and Ericsson</w:t>
              </w:r>
              <w:r w:rsidR="00774D3B">
                <w:rPr>
                  <w:rFonts w:ascii="Times New Roman" w:hAnsi="Times New Roman"/>
                  <w:sz w:val="20"/>
                  <w:szCs w:val="22"/>
                  <w:lang w:val="en-US"/>
                </w:rPr>
                <w:t>; fixing typos.</w:t>
              </w:r>
            </w:ins>
          </w:p>
        </w:tc>
      </w:tr>
      <w:tr w:rsidR="00F75CFE" w:rsidRPr="00286492" w14:paraId="197802F0" w14:textId="77777777" w:rsidTr="007B3154">
        <w:trPr>
          <w:ins w:id="40" w:author="Author"/>
        </w:trPr>
        <w:tc>
          <w:tcPr>
            <w:tcW w:w="1216" w:type="dxa"/>
            <w:shd w:val="clear" w:color="auto" w:fill="auto"/>
          </w:tcPr>
          <w:p w14:paraId="35A6E815" w14:textId="2EA5EFF7" w:rsidR="00F75CFE" w:rsidRDefault="00F75CFE" w:rsidP="00F75CFE">
            <w:pPr>
              <w:pStyle w:val="TT"/>
              <w:numPr>
                <w:ilvl w:val="0"/>
                <w:numId w:val="0"/>
              </w:numPr>
              <w:pBdr>
                <w:top w:val="none" w:sz="0" w:space="0" w:color="auto"/>
              </w:pBdr>
              <w:spacing w:before="60" w:after="60"/>
              <w:rPr>
                <w:ins w:id="41" w:author="Author"/>
                <w:rFonts w:ascii="Times New Roman" w:hAnsi="Times New Roman"/>
                <w:sz w:val="20"/>
                <w:szCs w:val="22"/>
                <w:lang w:val="en-US"/>
              </w:rPr>
            </w:pPr>
            <w:ins w:id="42" w:author="Author">
              <w:r>
                <w:rPr>
                  <w:rFonts w:ascii="Times New Roman" w:hAnsi="Times New Roman"/>
                  <w:sz w:val="20"/>
                  <w:szCs w:val="22"/>
                  <w:lang w:val="en-US"/>
                </w:rPr>
                <w:t>2021.11.09</w:t>
              </w:r>
            </w:ins>
          </w:p>
        </w:tc>
        <w:tc>
          <w:tcPr>
            <w:tcW w:w="1116" w:type="dxa"/>
            <w:shd w:val="clear" w:color="auto" w:fill="auto"/>
          </w:tcPr>
          <w:p w14:paraId="5F223C61" w14:textId="549BD04A" w:rsidR="00F75CFE" w:rsidRDefault="00F75CFE" w:rsidP="00F75CFE">
            <w:pPr>
              <w:pStyle w:val="TT"/>
              <w:numPr>
                <w:ilvl w:val="0"/>
                <w:numId w:val="0"/>
              </w:numPr>
              <w:pBdr>
                <w:top w:val="none" w:sz="0" w:space="0" w:color="auto"/>
              </w:pBdr>
              <w:spacing w:before="60" w:after="60"/>
              <w:jc w:val="center"/>
              <w:rPr>
                <w:ins w:id="43" w:author="Author"/>
                <w:rFonts w:ascii="Times New Roman" w:hAnsi="Times New Roman"/>
                <w:sz w:val="20"/>
                <w:szCs w:val="22"/>
                <w:lang w:val="en-US"/>
              </w:rPr>
            </w:pPr>
            <w:ins w:id="44" w:author="Author">
              <w:r>
                <w:rPr>
                  <w:rFonts w:ascii="Times New Roman" w:hAnsi="Times New Roman"/>
                  <w:sz w:val="20"/>
                  <w:szCs w:val="22"/>
                  <w:lang w:val="en-US"/>
                </w:rPr>
                <w:t>00.00.06</w:t>
              </w:r>
            </w:ins>
          </w:p>
        </w:tc>
        <w:tc>
          <w:tcPr>
            <w:tcW w:w="2576" w:type="dxa"/>
            <w:shd w:val="clear" w:color="auto" w:fill="auto"/>
          </w:tcPr>
          <w:p w14:paraId="3F732B68" w14:textId="2F747435" w:rsidR="00F75CFE" w:rsidRDefault="00F75CFE" w:rsidP="00F75CFE">
            <w:pPr>
              <w:pStyle w:val="TT"/>
              <w:numPr>
                <w:ilvl w:val="0"/>
                <w:numId w:val="0"/>
              </w:numPr>
              <w:pBdr>
                <w:top w:val="none" w:sz="0" w:space="0" w:color="auto"/>
              </w:pBdr>
              <w:spacing w:before="60" w:after="60"/>
              <w:rPr>
                <w:ins w:id="45" w:author="Author"/>
                <w:rFonts w:ascii="Times New Roman" w:hAnsi="Times New Roman"/>
                <w:sz w:val="20"/>
                <w:szCs w:val="22"/>
                <w:lang w:val="en-US"/>
              </w:rPr>
            </w:pPr>
            <w:ins w:id="46" w:author="Author">
              <w:r>
                <w:rPr>
                  <w:rFonts w:ascii="Times New Roman" w:hAnsi="Times New Roman"/>
                  <w:sz w:val="20"/>
                  <w:szCs w:val="22"/>
                  <w:lang w:val="en-US"/>
                </w:rPr>
                <w:t>Qualcomm</w:t>
              </w:r>
            </w:ins>
          </w:p>
        </w:tc>
        <w:tc>
          <w:tcPr>
            <w:tcW w:w="4723" w:type="dxa"/>
            <w:shd w:val="clear" w:color="auto" w:fill="auto"/>
          </w:tcPr>
          <w:p w14:paraId="368120DD" w14:textId="42A33B08" w:rsidR="00974C1B" w:rsidRDefault="00F75CFE" w:rsidP="00974C1B">
            <w:pPr>
              <w:rPr>
                <w:ins w:id="47" w:author="Author"/>
              </w:rPr>
            </w:pPr>
            <w:ins w:id="48" w:author="Author">
              <w:r>
                <w:rPr>
                  <w:szCs w:val="22"/>
                </w:rPr>
                <w:t>Integration of technical and editorial comments from Nokia</w:t>
              </w:r>
              <w:r w:rsidR="008909F6">
                <w:rPr>
                  <w:szCs w:val="22"/>
                </w:rPr>
                <w:t xml:space="preserve"> (mostly UL)</w:t>
              </w:r>
              <w:r>
                <w:rPr>
                  <w:szCs w:val="22"/>
                </w:rPr>
                <w:t>.</w:t>
              </w:r>
              <w:r w:rsidR="00974C1B">
                <w:rPr>
                  <w:szCs w:val="22"/>
                </w:rPr>
                <w:t xml:space="preserve"> </w:t>
              </w:r>
              <w:r w:rsidR="00974C1B">
                <w:t xml:space="preserve">Part of this: provided scrambling </w:t>
              </w:r>
              <w:proofErr w:type="spellStart"/>
              <w:r w:rsidR="00974C1B">
                <w:t>init</w:t>
              </w:r>
              <w:proofErr w:type="spellEnd"/>
              <w:r w:rsidR="00974C1B">
                <w:t xml:space="preserve"> sequences (</w:t>
              </w:r>
              <w:proofErr w:type="spellStart"/>
              <w:r w:rsidR="00974C1B">
                <w:t>c_init</w:t>
              </w:r>
              <w:proofErr w:type="spellEnd"/>
              <w:r w:rsidR="00974C1B">
                <w:t xml:space="preserve">) as </w:t>
              </w:r>
              <w:proofErr w:type="spellStart"/>
              <w:r w:rsidR="00974C1B">
                <w:t>alterantive</w:t>
              </w:r>
              <w:proofErr w:type="spellEnd"/>
              <w:r w:rsidR="00974C1B">
                <w:t xml:space="preserve"> to scrambling identifiers in the relevant channels and RS.</w:t>
              </w:r>
            </w:ins>
          </w:p>
          <w:p w14:paraId="2580AC2D" w14:textId="36E42137" w:rsidR="00974C1B" w:rsidRDefault="00974C1B" w:rsidP="00974C1B">
            <w:pPr>
              <w:rPr>
                <w:ins w:id="49" w:author="Author"/>
              </w:rPr>
            </w:pPr>
            <w:ins w:id="50" w:author="Author">
              <w:r>
                <w:t xml:space="preserve">Removed </w:t>
              </w:r>
              <w:proofErr w:type="spellStart"/>
              <w:r>
                <w:t>unneccessary</w:t>
              </w:r>
              <w:proofErr w:type="spellEnd"/>
              <w:r>
                <w:t xml:space="preserve"> scrambling identifier superscripts (PDSCH DM-RS, PODCCH DM-RS}</w:t>
              </w:r>
            </w:ins>
          </w:p>
          <w:p w14:paraId="5459F7DD" w14:textId="77777777" w:rsidR="00974C1B" w:rsidRDefault="00974C1B" w:rsidP="00974C1B">
            <w:pPr>
              <w:rPr>
                <w:ins w:id="51" w:author="Author"/>
              </w:rPr>
            </w:pPr>
            <w:ins w:id="52" w:author="Author">
              <w:r>
                <w:t xml:space="preserve">Corrected subsection title (PUCCH </w:t>
              </w:r>
              <w:proofErr w:type="spellStart"/>
              <w:r>
                <w:t>Foramt</w:t>
              </w:r>
              <w:proofErr w:type="spellEnd"/>
              <w:r>
                <w:t xml:space="preserve"> 2/3/4) for table 4-17</w:t>
              </w:r>
            </w:ins>
          </w:p>
          <w:p w14:paraId="40550A46" w14:textId="79235270" w:rsidR="00974C1B" w:rsidRPr="00974C1B" w:rsidRDefault="00974C1B" w:rsidP="00974C1B">
            <w:pPr>
              <w:rPr>
                <w:ins w:id="53" w:author="Author"/>
              </w:rPr>
            </w:pPr>
            <w:ins w:id="54" w:author="Author">
              <w:r>
                <w:t>PUCCH F1: bits are for HARQ or SR; added section references for SR presence and number of bits</w:t>
              </w:r>
            </w:ins>
          </w:p>
        </w:tc>
      </w:tr>
      <w:tr w:rsidR="00C53B93" w:rsidRPr="00286492" w14:paraId="3158A519" w14:textId="77777777" w:rsidTr="007B3154">
        <w:trPr>
          <w:ins w:id="55" w:author="Author"/>
        </w:trPr>
        <w:tc>
          <w:tcPr>
            <w:tcW w:w="1216" w:type="dxa"/>
            <w:shd w:val="clear" w:color="auto" w:fill="auto"/>
          </w:tcPr>
          <w:p w14:paraId="419F86D6" w14:textId="30A40971" w:rsidR="00C53B93" w:rsidRDefault="00C36AB9" w:rsidP="00F75CFE">
            <w:pPr>
              <w:pStyle w:val="TT"/>
              <w:numPr>
                <w:ilvl w:val="0"/>
                <w:numId w:val="0"/>
              </w:numPr>
              <w:pBdr>
                <w:top w:val="none" w:sz="0" w:space="0" w:color="auto"/>
              </w:pBdr>
              <w:spacing w:before="60" w:after="60"/>
              <w:rPr>
                <w:ins w:id="56" w:author="Author"/>
                <w:rFonts w:ascii="Times New Roman" w:hAnsi="Times New Roman"/>
                <w:sz w:val="20"/>
                <w:szCs w:val="22"/>
                <w:lang w:val="en-US"/>
              </w:rPr>
            </w:pPr>
            <w:ins w:id="57" w:author="Author">
              <w:r>
                <w:rPr>
                  <w:rFonts w:ascii="Times New Roman" w:hAnsi="Times New Roman"/>
                  <w:sz w:val="20"/>
                  <w:szCs w:val="22"/>
                  <w:lang w:val="en-US"/>
                </w:rPr>
                <w:t>2021.11.11</w:t>
              </w:r>
            </w:ins>
          </w:p>
        </w:tc>
        <w:tc>
          <w:tcPr>
            <w:tcW w:w="1116" w:type="dxa"/>
            <w:shd w:val="clear" w:color="auto" w:fill="auto"/>
          </w:tcPr>
          <w:p w14:paraId="20048E58" w14:textId="1DDE8B53" w:rsidR="00C53B93" w:rsidRDefault="00C36AB9" w:rsidP="00F75CFE">
            <w:pPr>
              <w:pStyle w:val="TT"/>
              <w:numPr>
                <w:ilvl w:val="0"/>
                <w:numId w:val="0"/>
              </w:numPr>
              <w:pBdr>
                <w:top w:val="none" w:sz="0" w:space="0" w:color="auto"/>
              </w:pBdr>
              <w:spacing w:before="60" w:after="60"/>
              <w:jc w:val="center"/>
              <w:rPr>
                <w:ins w:id="58" w:author="Author"/>
                <w:rFonts w:ascii="Times New Roman" w:hAnsi="Times New Roman"/>
                <w:sz w:val="20"/>
                <w:szCs w:val="22"/>
                <w:lang w:val="en-US"/>
              </w:rPr>
            </w:pPr>
            <w:ins w:id="59" w:author="Author">
              <w:r>
                <w:rPr>
                  <w:rFonts w:ascii="Times New Roman" w:hAnsi="Times New Roman"/>
                  <w:sz w:val="20"/>
                  <w:szCs w:val="22"/>
                  <w:lang w:val="en-US"/>
                </w:rPr>
                <w:t>00.00.07</w:t>
              </w:r>
            </w:ins>
          </w:p>
        </w:tc>
        <w:tc>
          <w:tcPr>
            <w:tcW w:w="2576" w:type="dxa"/>
            <w:shd w:val="clear" w:color="auto" w:fill="auto"/>
          </w:tcPr>
          <w:p w14:paraId="69D58E33" w14:textId="14185FC2" w:rsidR="00C53B93" w:rsidRDefault="00C36AB9" w:rsidP="00F75CFE">
            <w:pPr>
              <w:pStyle w:val="TT"/>
              <w:numPr>
                <w:ilvl w:val="0"/>
                <w:numId w:val="0"/>
              </w:numPr>
              <w:pBdr>
                <w:top w:val="none" w:sz="0" w:space="0" w:color="auto"/>
              </w:pBdr>
              <w:spacing w:before="60" w:after="60"/>
              <w:rPr>
                <w:ins w:id="60" w:author="Author"/>
                <w:rFonts w:ascii="Times New Roman" w:hAnsi="Times New Roman"/>
                <w:sz w:val="20"/>
                <w:szCs w:val="22"/>
                <w:lang w:val="en-US"/>
              </w:rPr>
            </w:pPr>
            <w:ins w:id="61" w:author="Author">
              <w:r>
                <w:rPr>
                  <w:rFonts w:ascii="Times New Roman" w:hAnsi="Times New Roman"/>
                  <w:sz w:val="20"/>
                  <w:szCs w:val="22"/>
                  <w:lang w:val="en-US"/>
                </w:rPr>
                <w:t>Qualcomm</w:t>
              </w:r>
            </w:ins>
          </w:p>
        </w:tc>
        <w:tc>
          <w:tcPr>
            <w:tcW w:w="4723" w:type="dxa"/>
            <w:shd w:val="clear" w:color="auto" w:fill="auto"/>
          </w:tcPr>
          <w:p w14:paraId="130B663E" w14:textId="77777777" w:rsidR="007426AE" w:rsidRPr="007426AE" w:rsidRDefault="007426AE" w:rsidP="007426AE">
            <w:pPr>
              <w:rPr>
                <w:ins w:id="62" w:author="Author"/>
                <w:szCs w:val="22"/>
              </w:rPr>
            </w:pPr>
            <w:ins w:id="63" w:author="Author">
              <w:r w:rsidRPr="007426AE">
                <w:rPr>
                  <w:szCs w:val="22"/>
                </w:rPr>
                <w:t>Removed FFS and related Notes, and moved open items to wiki</w:t>
              </w:r>
            </w:ins>
          </w:p>
          <w:p w14:paraId="375E03AF" w14:textId="77777777" w:rsidR="007426AE" w:rsidRPr="007426AE" w:rsidRDefault="007426AE" w:rsidP="007426AE">
            <w:pPr>
              <w:rPr>
                <w:ins w:id="64" w:author="Author"/>
                <w:szCs w:val="22"/>
              </w:rPr>
            </w:pPr>
            <w:ins w:id="65" w:author="Author">
              <w:r w:rsidRPr="007426AE">
                <w:rPr>
                  <w:szCs w:val="22"/>
                </w:rPr>
                <w:t>Added section 4.1.2 on parameter naming convention</w:t>
              </w:r>
            </w:ins>
          </w:p>
          <w:p w14:paraId="2CC01C07" w14:textId="77777777" w:rsidR="007426AE" w:rsidRPr="007426AE" w:rsidRDefault="007426AE" w:rsidP="007426AE">
            <w:pPr>
              <w:rPr>
                <w:ins w:id="66" w:author="Author"/>
                <w:szCs w:val="22"/>
              </w:rPr>
            </w:pPr>
            <w:ins w:id="67" w:author="Author">
              <w:r w:rsidRPr="007426AE">
                <w:rPr>
                  <w:szCs w:val="22"/>
                </w:rPr>
                <w:t>Changed “AF” to “AAL DL/UL Hight-PHY profile” in the first paragraph of sections 4.2.7.2 and 4.3.7.2</w:t>
              </w:r>
            </w:ins>
          </w:p>
          <w:p w14:paraId="40BD1843" w14:textId="61000F02" w:rsidR="00C53B93" w:rsidRDefault="007426AE" w:rsidP="007426AE">
            <w:pPr>
              <w:rPr>
                <w:ins w:id="68" w:author="Author"/>
                <w:szCs w:val="22"/>
              </w:rPr>
            </w:pPr>
            <w:ins w:id="69" w:author="Author">
              <w:r w:rsidRPr="007426AE">
                <w:rPr>
                  <w:szCs w:val="22"/>
                </w:rPr>
                <w:t>Typos, editorials</w:t>
              </w:r>
            </w:ins>
          </w:p>
        </w:tc>
      </w:tr>
    </w:tbl>
    <w:p w14:paraId="7E8D26F9" w14:textId="77777777" w:rsidR="00D528BE" w:rsidRDefault="00D528BE">
      <w:pPr>
        <w:spacing w:after="0"/>
        <w:rPr>
          <w:rFonts w:ascii="Arial" w:hAnsi="Arial"/>
          <w:sz w:val="36"/>
        </w:rPr>
      </w:pPr>
      <w:r>
        <w:br w:type="page"/>
      </w:r>
    </w:p>
    <w:sdt>
      <w:sdtPr>
        <w:rPr>
          <w:rFonts w:ascii="Times New Roman" w:hAnsi="Times New Roman"/>
          <w:sz w:val="20"/>
          <w:lang w:val="en-US"/>
        </w:rPr>
        <w:id w:val="-1036657157"/>
        <w:docPartObj>
          <w:docPartGallery w:val="Table of Contents"/>
          <w:docPartUnique/>
        </w:docPartObj>
      </w:sdtPr>
      <w:sdtEndPr>
        <w:rPr>
          <w:b/>
          <w:bCs/>
          <w:noProof/>
        </w:rPr>
      </w:sdtEndPr>
      <w:sdtContent>
        <w:p w14:paraId="081D1F30" w14:textId="77777777" w:rsidR="008B5936" w:rsidRPr="00333642" w:rsidRDefault="00333642" w:rsidP="00333642">
          <w:pPr>
            <w:pStyle w:val="TT"/>
            <w:numPr>
              <w:ilvl w:val="0"/>
              <w:numId w:val="0"/>
            </w:numPr>
            <w:rPr>
              <w:lang w:val="en-US"/>
            </w:rPr>
          </w:pPr>
          <w:r w:rsidRPr="00286492">
            <w:rPr>
              <w:lang w:val="en-US"/>
            </w:rPr>
            <w:t>Contents</w:t>
          </w:r>
        </w:p>
        <w:p w14:paraId="0D538593" w14:textId="0A0AC1AD" w:rsidR="00D22139" w:rsidRDefault="008B5936">
          <w:pPr>
            <w:pStyle w:val="TOC1"/>
            <w:rPr>
              <w:ins w:id="70" w:author="Author"/>
              <w:rFonts w:asciiTheme="minorHAnsi" w:eastAsiaTheme="minorEastAsia" w:hAnsiTheme="minorHAnsi" w:cstheme="minorBidi"/>
              <w:szCs w:val="22"/>
              <w:lang w:val="en-US" w:eastAsia="zh-CN" w:bidi="he-IL"/>
            </w:rPr>
          </w:pPr>
          <w:r>
            <w:fldChar w:fldCharType="begin"/>
          </w:r>
          <w:r>
            <w:instrText xml:space="preserve"> TOC \o "1-3" \h \z \u </w:instrText>
          </w:r>
          <w:r>
            <w:fldChar w:fldCharType="separate"/>
          </w:r>
          <w:ins w:id="71" w:author="Author">
            <w:r w:rsidR="00D22139" w:rsidRPr="002002E6">
              <w:rPr>
                <w:rStyle w:val="Hyperlink"/>
              </w:rPr>
              <w:fldChar w:fldCharType="begin"/>
            </w:r>
            <w:r w:rsidR="00D22139" w:rsidRPr="002002E6">
              <w:rPr>
                <w:rStyle w:val="Hyperlink"/>
              </w:rPr>
              <w:instrText xml:space="preserve"> </w:instrText>
            </w:r>
            <w:r w:rsidR="00D22139">
              <w:instrText>HYPERLINK \l "_Toc86871594"</w:instrText>
            </w:r>
            <w:r w:rsidR="00D22139" w:rsidRPr="002002E6">
              <w:rPr>
                <w:rStyle w:val="Hyperlink"/>
              </w:rPr>
              <w:instrText xml:space="preserve"> </w:instrText>
            </w:r>
            <w:r w:rsidR="00D22139" w:rsidRPr="002002E6">
              <w:rPr>
                <w:rStyle w:val="Hyperlink"/>
              </w:rPr>
              <w:fldChar w:fldCharType="separate"/>
            </w:r>
            <w:r w:rsidR="00D22139" w:rsidRPr="002002E6">
              <w:rPr>
                <w:rStyle w:val="Hyperlink"/>
                <w:lang w:val="en-US"/>
              </w:rPr>
              <w:t>Revision History</w:t>
            </w:r>
            <w:r w:rsidR="00D22139">
              <w:rPr>
                <w:webHidden/>
              </w:rPr>
              <w:tab/>
            </w:r>
            <w:r w:rsidR="00D22139">
              <w:rPr>
                <w:webHidden/>
              </w:rPr>
              <w:fldChar w:fldCharType="begin"/>
            </w:r>
            <w:r w:rsidR="00D22139">
              <w:rPr>
                <w:webHidden/>
              </w:rPr>
              <w:instrText xml:space="preserve"> PAGEREF _Toc86871594 \h </w:instrText>
            </w:r>
          </w:ins>
          <w:r w:rsidR="00D22139">
            <w:rPr>
              <w:webHidden/>
            </w:rPr>
          </w:r>
          <w:r w:rsidR="00D22139">
            <w:rPr>
              <w:webHidden/>
            </w:rPr>
            <w:fldChar w:fldCharType="separate"/>
          </w:r>
          <w:ins w:id="72" w:author="Author">
            <w:r w:rsidR="00D22139">
              <w:rPr>
                <w:webHidden/>
              </w:rPr>
              <w:t>2</w:t>
            </w:r>
            <w:r w:rsidR="00D22139">
              <w:rPr>
                <w:webHidden/>
              </w:rPr>
              <w:fldChar w:fldCharType="end"/>
            </w:r>
            <w:r w:rsidR="00D22139" w:rsidRPr="002002E6">
              <w:rPr>
                <w:rStyle w:val="Hyperlink"/>
              </w:rPr>
              <w:fldChar w:fldCharType="end"/>
            </w:r>
          </w:ins>
        </w:p>
        <w:p w14:paraId="583803A3" w14:textId="70B6DEC2" w:rsidR="00D22139" w:rsidRDefault="00D22139">
          <w:pPr>
            <w:pStyle w:val="TOC1"/>
            <w:rPr>
              <w:ins w:id="73" w:author="Author"/>
              <w:rFonts w:asciiTheme="minorHAnsi" w:eastAsiaTheme="minorEastAsia" w:hAnsiTheme="minorHAnsi" w:cstheme="minorBidi"/>
              <w:szCs w:val="22"/>
              <w:lang w:val="en-US" w:eastAsia="zh-CN" w:bidi="he-IL"/>
            </w:rPr>
          </w:pPr>
          <w:ins w:id="74" w:author="Author">
            <w:r w:rsidRPr="002002E6">
              <w:rPr>
                <w:rStyle w:val="Hyperlink"/>
              </w:rPr>
              <w:fldChar w:fldCharType="begin"/>
            </w:r>
            <w:r w:rsidRPr="002002E6">
              <w:rPr>
                <w:rStyle w:val="Hyperlink"/>
              </w:rPr>
              <w:instrText xml:space="preserve"> </w:instrText>
            </w:r>
            <w:r>
              <w:instrText>HYPERLINK \l "_Toc86871595"</w:instrText>
            </w:r>
            <w:r w:rsidRPr="002002E6">
              <w:rPr>
                <w:rStyle w:val="Hyperlink"/>
              </w:rPr>
              <w:instrText xml:space="preserve"> </w:instrText>
            </w:r>
            <w:r w:rsidRPr="002002E6">
              <w:rPr>
                <w:rStyle w:val="Hyperlink"/>
              </w:rPr>
              <w:fldChar w:fldCharType="separate"/>
            </w:r>
            <w:r w:rsidRPr="002002E6">
              <w:rPr>
                <w:rStyle w:val="Hyperlink"/>
                <w:lang w:val="en-US"/>
              </w:rPr>
              <w:t xml:space="preserve">Chapter 1 Introductory </w:t>
            </w:r>
            <w:r w:rsidRPr="002002E6">
              <w:rPr>
                <w:rStyle w:val="Hyperlink"/>
              </w:rPr>
              <w:t>Material</w:t>
            </w:r>
            <w:r>
              <w:rPr>
                <w:webHidden/>
              </w:rPr>
              <w:tab/>
            </w:r>
            <w:r>
              <w:rPr>
                <w:webHidden/>
              </w:rPr>
              <w:fldChar w:fldCharType="begin"/>
            </w:r>
            <w:r>
              <w:rPr>
                <w:webHidden/>
              </w:rPr>
              <w:instrText xml:space="preserve"> PAGEREF _Toc86871595 \h </w:instrText>
            </w:r>
          </w:ins>
          <w:r>
            <w:rPr>
              <w:webHidden/>
            </w:rPr>
          </w:r>
          <w:r>
            <w:rPr>
              <w:webHidden/>
            </w:rPr>
            <w:fldChar w:fldCharType="separate"/>
          </w:r>
          <w:ins w:id="75" w:author="Author">
            <w:r>
              <w:rPr>
                <w:webHidden/>
              </w:rPr>
              <w:t>4</w:t>
            </w:r>
            <w:r>
              <w:rPr>
                <w:webHidden/>
              </w:rPr>
              <w:fldChar w:fldCharType="end"/>
            </w:r>
            <w:r w:rsidRPr="002002E6">
              <w:rPr>
                <w:rStyle w:val="Hyperlink"/>
              </w:rPr>
              <w:fldChar w:fldCharType="end"/>
            </w:r>
          </w:ins>
        </w:p>
        <w:p w14:paraId="77F056A2" w14:textId="5AFF34B1" w:rsidR="00D22139" w:rsidRDefault="00D22139">
          <w:pPr>
            <w:pStyle w:val="TOC2"/>
            <w:rPr>
              <w:ins w:id="76" w:author="Author"/>
              <w:rFonts w:asciiTheme="minorHAnsi" w:eastAsiaTheme="minorEastAsia" w:hAnsiTheme="minorHAnsi" w:cstheme="minorBidi"/>
              <w:sz w:val="22"/>
              <w:szCs w:val="22"/>
              <w:lang w:val="en-US" w:eastAsia="zh-CN" w:bidi="he-IL"/>
            </w:rPr>
          </w:pPr>
          <w:ins w:id="77" w:author="Author">
            <w:r w:rsidRPr="002002E6">
              <w:rPr>
                <w:rStyle w:val="Hyperlink"/>
              </w:rPr>
              <w:fldChar w:fldCharType="begin"/>
            </w:r>
            <w:r w:rsidRPr="002002E6">
              <w:rPr>
                <w:rStyle w:val="Hyperlink"/>
              </w:rPr>
              <w:instrText xml:space="preserve"> </w:instrText>
            </w:r>
            <w:r>
              <w:instrText>HYPERLINK \l "_Toc86871596"</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1.1</w:t>
            </w:r>
            <w:r w:rsidRPr="002002E6">
              <w:rPr>
                <w:rStyle w:val="Hyperlink"/>
              </w:rPr>
              <w:t xml:space="preserve"> Scope</w:t>
            </w:r>
            <w:r>
              <w:rPr>
                <w:webHidden/>
              </w:rPr>
              <w:tab/>
            </w:r>
            <w:r>
              <w:rPr>
                <w:webHidden/>
              </w:rPr>
              <w:fldChar w:fldCharType="begin"/>
            </w:r>
            <w:r>
              <w:rPr>
                <w:webHidden/>
              </w:rPr>
              <w:instrText xml:space="preserve"> PAGEREF _Toc86871596 \h </w:instrText>
            </w:r>
          </w:ins>
          <w:r>
            <w:rPr>
              <w:webHidden/>
            </w:rPr>
          </w:r>
          <w:r>
            <w:rPr>
              <w:webHidden/>
            </w:rPr>
            <w:fldChar w:fldCharType="separate"/>
          </w:r>
          <w:ins w:id="78" w:author="Author">
            <w:r>
              <w:rPr>
                <w:webHidden/>
              </w:rPr>
              <w:t>4</w:t>
            </w:r>
            <w:r>
              <w:rPr>
                <w:webHidden/>
              </w:rPr>
              <w:fldChar w:fldCharType="end"/>
            </w:r>
            <w:r w:rsidRPr="002002E6">
              <w:rPr>
                <w:rStyle w:val="Hyperlink"/>
              </w:rPr>
              <w:fldChar w:fldCharType="end"/>
            </w:r>
          </w:ins>
        </w:p>
        <w:p w14:paraId="5A387D8F" w14:textId="2C11E33A" w:rsidR="00D22139" w:rsidRDefault="00D22139">
          <w:pPr>
            <w:pStyle w:val="TOC2"/>
            <w:rPr>
              <w:ins w:id="79" w:author="Author"/>
              <w:rFonts w:asciiTheme="minorHAnsi" w:eastAsiaTheme="minorEastAsia" w:hAnsiTheme="minorHAnsi" w:cstheme="minorBidi"/>
              <w:sz w:val="22"/>
              <w:szCs w:val="22"/>
              <w:lang w:val="en-US" w:eastAsia="zh-CN" w:bidi="he-IL"/>
            </w:rPr>
          </w:pPr>
          <w:ins w:id="80" w:author="Author">
            <w:r w:rsidRPr="002002E6">
              <w:rPr>
                <w:rStyle w:val="Hyperlink"/>
              </w:rPr>
              <w:fldChar w:fldCharType="begin"/>
            </w:r>
            <w:r w:rsidRPr="002002E6">
              <w:rPr>
                <w:rStyle w:val="Hyperlink"/>
              </w:rPr>
              <w:instrText xml:space="preserve"> </w:instrText>
            </w:r>
            <w:r>
              <w:instrText>HYPERLINK \l "_Toc86871597"</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1.2</w:t>
            </w:r>
            <w:r w:rsidRPr="002002E6">
              <w:rPr>
                <w:rStyle w:val="Hyperlink"/>
              </w:rPr>
              <w:t xml:space="preserve"> References</w:t>
            </w:r>
            <w:r>
              <w:rPr>
                <w:webHidden/>
              </w:rPr>
              <w:tab/>
            </w:r>
            <w:r>
              <w:rPr>
                <w:webHidden/>
              </w:rPr>
              <w:fldChar w:fldCharType="begin"/>
            </w:r>
            <w:r>
              <w:rPr>
                <w:webHidden/>
              </w:rPr>
              <w:instrText xml:space="preserve"> PAGEREF _Toc86871597 \h </w:instrText>
            </w:r>
          </w:ins>
          <w:r>
            <w:rPr>
              <w:webHidden/>
            </w:rPr>
          </w:r>
          <w:r>
            <w:rPr>
              <w:webHidden/>
            </w:rPr>
            <w:fldChar w:fldCharType="separate"/>
          </w:r>
          <w:ins w:id="81" w:author="Author">
            <w:r>
              <w:rPr>
                <w:webHidden/>
              </w:rPr>
              <w:t>4</w:t>
            </w:r>
            <w:r>
              <w:rPr>
                <w:webHidden/>
              </w:rPr>
              <w:fldChar w:fldCharType="end"/>
            </w:r>
            <w:r w:rsidRPr="002002E6">
              <w:rPr>
                <w:rStyle w:val="Hyperlink"/>
              </w:rPr>
              <w:fldChar w:fldCharType="end"/>
            </w:r>
          </w:ins>
        </w:p>
        <w:p w14:paraId="4435C8C4" w14:textId="60335B9D" w:rsidR="00D22139" w:rsidRDefault="00D22139">
          <w:pPr>
            <w:pStyle w:val="TOC2"/>
            <w:rPr>
              <w:ins w:id="82" w:author="Author"/>
              <w:rFonts w:asciiTheme="minorHAnsi" w:eastAsiaTheme="minorEastAsia" w:hAnsiTheme="minorHAnsi" w:cstheme="minorBidi"/>
              <w:sz w:val="22"/>
              <w:szCs w:val="22"/>
              <w:lang w:val="en-US" w:eastAsia="zh-CN" w:bidi="he-IL"/>
            </w:rPr>
          </w:pPr>
          <w:ins w:id="83" w:author="Author">
            <w:r w:rsidRPr="002002E6">
              <w:rPr>
                <w:rStyle w:val="Hyperlink"/>
              </w:rPr>
              <w:fldChar w:fldCharType="begin"/>
            </w:r>
            <w:r w:rsidRPr="002002E6">
              <w:rPr>
                <w:rStyle w:val="Hyperlink"/>
              </w:rPr>
              <w:instrText xml:space="preserve"> </w:instrText>
            </w:r>
            <w:r>
              <w:instrText>HYPERLINK \l "_Toc86871598"</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1.3</w:t>
            </w:r>
            <w:r w:rsidRPr="002002E6">
              <w:rPr>
                <w:rStyle w:val="Hyperlink"/>
              </w:rPr>
              <w:t xml:space="preserve"> Definitions and Abbreviations</w:t>
            </w:r>
            <w:r>
              <w:rPr>
                <w:webHidden/>
              </w:rPr>
              <w:tab/>
            </w:r>
            <w:r>
              <w:rPr>
                <w:webHidden/>
              </w:rPr>
              <w:fldChar w:fldCharType="begin"/>
            </w:r>
            <w:r>
              <w:rPr>
                <w:webHidden/>
              </w:rPr>
              <w:instrText xml:space="preserve"> PAGEREF _Toc86871598 \h </w:instrText>
            </w:r>
          </w:ins>
          <w:r>
            <w:rPr>
              <w:webHidden/>
            </w:rPr>
          </w:r>
          <w:r>
            <w:rPr>
              <w:webHidden/>
            </w:rPr>
            <w:fldChar w:fldCharType="separate"/>
          </w:r>
          <w:ins w:id="84" w:author="Author">
            <w:r>
              <w:rPr>
                <w:webHidden/>
              </w:rPr>
              <w:t>4</w:t>
            </w:r>
            <w:r>
              <w:rPr>
                <w:webHidden/>
              </w:rPr>
              <w:fldChar w:fldCharType="end"/>
            </w:r>
            <w:r w:rsidRPr="002002E6">
              <w:rPr>
                <w:rStyle w:val="Hyperlink"/>
              </w:rPr>
              <w:fldChar w:fldCharType="end"/>
            </w:r>
          </w:ins>
        </w:p>
        <w:p w14:paraId="5E63DDAB" w14:textId="32268044" w:rsidR="00D22139" w:rsidRDefault="00D22139">
          <w:pPr>
            <w:pStyle w:val="TOC3"/>
            <w:rPr>
              <w:ins w:id="85" w:author="Author"/>
              <w:rFonts w:asciiTheme="minorHAnsi" w:eastAsiaTheme="minorEastAsia" w:hAnsiTheme="minorHAnsi" w:cstheme="minorBidi"/>
              <w:sz w:val="22"/>
              <w:szCs w:val="22"/>
              <w:lang w:val="en-US" w:eastAsia="zh-CN" w:bidi="he-IL"/>
            </w:rPr>
          </w:pPr>
          <w:ins w:id="86" w:author="Author">
            <w:r w:rsidRPr="002002E6">
              <w:rPr>
                <w:rStyle w:val="Hyperlink"/>
              </w:rPr>
              <w:fldChar w:fldCharType="begin"/>
            </w:r>
            <w:r w:rsidRPr="002002E6">
              <w:rPr>
                <w:rStyle w:val="Hyperlink"/>
              </w:rPr>
              <w:instrText xml:space="preserve"> </w:instrText>
            </w:r>
            <w:r>
              <w:instrText>HYPERLINK \l "_Toc86871599"</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1.3.1</w:t>
            </w:r>
            <w:r w:rsidRPr="002002E6">
              <w:rPr>
                <w:rStyle w:val="Hyperlink"/>
              </w:rPr>
              <w:t xml:space="preserve"> Definitions</w:t>
            </w:r>
            <w:r>
              <w:rPr>
                <w:webHidden/>
              </w:rPr>
              <w:tab/>
            </w:r>
            <w:r>
              <w:rPr>
                <w:webHidden/>
              </w:rPr>
              <w:fldChar w:fldCharType="begin"/>
            </w:r>
            <w:r>
              <w:rPr>
                <w:webHidden/>
              </w:rPr>
              <w:instrText xml:space="preserve"> PAGEREF _Toc86871599 \h </w:instrText>
            </w:r>
          </w:ins>
          <w:r>
            <w:rPr>
              <w:webHidden/>
            </w:rPr>
          </w:r>
          <w:r>
            <w:rPr>
              <w:webHidden/>
            </w:rPr>
            <w:fldChar w:fldCharType="separate"/>
          </w:r>
          <w:ins w:id="87" w:author="Author">
            <w:r>
              <w:rPr>
                <w:webHidden/>
              </w:rPr>
              <w:t>4</w:t>
            </w:r>
            <w:r>
              <w:rPr>
                <w:webHidden/>
              </w:rPr>
              <w:fldChar w:fldCharType="end"/>
            </w:r>
            <w:r w:rsidRPr="002002E6">
              <w:rPr>
                <w:rStyle w:val="Hyperlink"/>
              </w:rPr>
              <w:fldChar w:fldCharType="end"/>
            </w:r>
          </w:ins>
        </w:p>
        <w:p w14:paraId="383BDA7D" w14:textId="0E9C4EB6" w:rsidR="00D22139" w:rsidRDefault="00D22139">
          <w:pPr>
            <w:pStyle w:val="TOC3"/>
            <w:rPr>
              <w:ins w:id="88" w:author="Author"/>
              <w:rFonts w:asciiTheme="minorHAnsi" w:eastAsiaTheme="minorEastAsia" w:hAnsiTheme="minorHAnsi" w:cstheme="minorBidi"/>
              <w:sz w:val="22"/>
              <w:szCs w:val="22"/>
              <w:lang w:val="en-US" w:eastAsia="zh-CN" w:bidi="he-IL"/>
            </w:rPr>
          </w:pPr>
          <w:ins w:id="89" w:author="Author">
            <w:r w:rsidRPr="002002E6">
              <w:rPr>
                <w:rStyle w:val="Hyperlink"/>
              </w:rPr>
              <w:fldChar w:fldCharType="begin"/>
            </w:r>
            <w:r w:rsidRPr="002002E6">
              <w:rPr>
                <w:rStyle w:val="Hyperlink"/>
              </w:rPr>
              <w:instrText xml:space="preserve"> </w:instrText>
            </w:r>
            <w:r>
              <w:instrText>HYPERLINK \l "_Toc86871600"</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1.3.2</w:t>
            </w:r>
            <w:r w:rsidRPr="002002E6">
              <w:rPr>
                <w:rStyle w:val="Hyperlink"/>
              </w:rPr>
              <w:t xml:space="preserve"> Abbreviations</w:t>
            </w:r>
            <w:r>
              <w:rPr>
                <w:webHidden/>
              </w:rPr>
              <w:tab/>
            </w:r>
            <w:r>
              <w:rPr>
                <w:webHidden/>
              </w:rPr>
              <w:fldChar w:fldCharType="begin"/>
            </w:r>
            <w:r>
              <w:rPr>
                <w:webHidden/>
              </w:rPr>
              <w:instrText xml:space="preserve"> PAGEREF _Toc86871600 \h </w:instrText>
            </w:r>
          </w:ins>
          <w:r>
            <w:rPr>
              <w:webHidden/>
            </w:rPr>
          </w:r>
          <w:r>
            <w:rPr>
              <w:webHidden/>
            </w:rPr>
            <w:fldChar w:fldCharType="separate"/>
          </w:r>
          <w:ins w:id="90" w:author="Author">
            <w:r>
              <w:rPr>
                <w:webHidden/>
              </w:rPr>
              <w:t>4</w:t>
            </w:r>
            <w:r>
              <w:rPr>
                <w:webHidden/>
              </w:rPr>
              <w:fldChar w:fldCharType="end"/>
            </w:r>
            <w:r w:rsidRPr="002002E6">
              <w:rPr>
                <w:rStyle w:val="Hyperlink"/>
              </w:rPr>
              <w:fldChar w:fldCharType="end"/>
            </w:r>
          </w:ins>
        </w:p>
        <w:p w14:paraId="6B39C06E" w14:textId="2F9638C9" w:rsidR="00D22139" w:rsidRDefault="00D22139">
          <w:pPr>
            <w:pStyle w:val="TOC1"/>
            <w:rPr>
              <w:ins w:id="91" w:author="Author"/>
              <w:rFonts w:asciiTheme="minorHAnsi" w:eastAsiaTheme="minorEastAsia" w:hAnsiTheme="minorHAnsi" w:cstheme="minorBidi"/>
              <w:szCs w:val="22"/>
              <w:lang w:val="en-US" w:eastAsia="zh-CN" w:bidi="he-IL"/>
            </w:rPr>
          </w:pPr>
          <w:ins w:id="92" w:author="Author">
            <w:r w:rsidRPr="002002E6">
              <w:rPr>
                <w:rStyle w:val="Hyperlink"/>
              </w:rPr>
              <w:fldChar w:fldCharType="begin"/>
            </w:r>
            <w:r w:rsidRPr="002002E6">
              <w:rPr>
                <w:rStyle w:val="Hyperlink"/>
              </w:rPr>
              <w:instrText xml:space="preserve"> </w:instrText>
            </w:r>
            <w:r>
              <w:instrText>HYPERLINK \l "_Toc86871601"</w:instrText>
            </w:r>
            <w:r w:rsidRPr="002002E6">
              <w:rPr>
                <w:rStyle w:val="Hyperlink"/>
              </w:rPr>
              <w:instrText xml:space="preserve"> </w:instrText>
            </w:r>
            <w:r w:rsidRPr="002002E6">
              <w:rPr>
                <w:rStyle w:val="Hyperlink"/>
              </w:rPr>
              <w:fldChar w:fldCharType="separate"/>
            </w:r>
            <w:r w:rsidRPr="002002E6">
              <w:rPr>
                <w:rStyle w:val="Hyperlink"/>
                <w:lang w:val="en-US"/>
              </w:rPr>
              <w:t>Chapter 2 Overview</w:t>
            </w:r>
            <w:r>
              <w:rPr>
                <w:webHidden/>
              </w:rPr>
              <w:tab/>
            </w:r>
            <w:r>
              <w:rPr>
                <w:webHidden/>
              </w:rPr>
              <w:fldChar w:fldCharType="begin"/>
            </w:r>
            <w:r>
              <w:rPr>
                <w:webHidden/>
              </w:rPr>
              <w:instrText xml:space="preserve"> PAGEREF _Toc86871601 \h </w:instrText>
            </w:r>
          </w:ins>
          <w:r>
            <w:rPr>
              <w:webHidden/>
            </w:rPr>
          </w:r>
          <w:r>
            <w:rPr>
              <w:webHidden/>
            </w:rPr>
            <w:fldChar w:fldCharType="separate"/>
          </w:r>
          <w:ins w:id="93" w:author="Author">
            <w:r>
              <w:rPr>
                <w:webHidden/>
              </w:rPr>
              <w:t>6</w:t>
            </w:r>
            <w:r>
              <w:rPr>
                <w:webHidden/>
              </w:rPr>
              <w:fldChar w:fldCharType="end"/>
            </w:r>
            <w:r w:rsidRPr="002002E6">
              <w:rPr>
                <w:rStyle w:val="Hyperlink"/>
              </w:rPr>
              <w:fldChar w:fldCharType="end"/>
            </w:r>
          </w:ins>
        </w:p>
        <w:p w14:paraId="21981FB1" w14:textId="07D79182" w:rsidR="00D22139" w:rsidRDefault="00D22139">
          <w:pPr>
            <w:pStyle w:val="TOC2"/>
            <w:rPr>
              <w:ins w:id="94" w:author="Author"/>
              <w:rFonts w:asciiTheme="minorHAnsi" w:eastAsiaTheme="minorEastAsia" w:hAnsiTheme="minorHAnsi" w:cstheme="minorBidi"/>
              <w:sz w:val="22"/>
              <w:szCs w:val="22"/>
              <w:lang w:val="en-US" w:eastAsia="zh-CN" w:bidi="he-IL"/>
            </w:rPr>
          </w:pPr>
          <w:ins w:id="95" w:author="Author">
            <w:r w:rsidRPr="002002E6">
              <w:rPr>
                <w:rStyle w:val="Hyperlink"/>
              </w:rPr>
              <w:fldChar w:fldCharType="begin"/>
            </w:r>
            <w:r w:rsidRPr="002002E6">
              <w:rPr>
                <w:rStyle w:val="Hyperlink"/>
              </w:rPr>
              <w:instrText xml:space="preserve"> </w:instrText>
            </w:r>
            <w:r>
              <w:instrText>HYPERLINK \l "_Toc86871602"</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2.1</w:t>
            </w:r>
            <w:r w:rsidRPr="002002E6">
              <w:rPr>
                <w:rStyle w:val="Hyperlink"/>
              </w:rPr>
              <w:t xml:space="preserve"> Purpose</w:t>
            </w:r>
            <w:r>
              <w:rPr>
                <w:webHidden/>
              </w:rPr>
              <w:tab/>
            </w:r>
            <w:r>
              <w:rPr>
                <w:webHidden/>
              </w:rPr>
              <w:fldChar w:fldCharType="begin"/>
            </w:r>
            <w:r>
              <w:rPr>
                <w:webHidden/>
              </w:rPr>
              <w:instrText xml:space="preserve"> PAGEREF _Toc86871602 \h </w:instrText>
            </w:r>
          </w:ins>
          <w:r>
            <w:rPr>
              <w:webHidden/>
            </w:rPr>
          </w:r>
          <w:r>
            <w:rPr>
              <w:webHidden/>
            </w:rPr>
            <w:fldChar w:fldCharType="separate"/>
          </w:r>
          <w:ins w:id="96" w:author="Author">
            <w:r>
              <w:rPr>
                <w:webHidden/>
              </w:rPr>
              <w:t>6</w:t>
            </w:r>
            <w:r>
              <w:rPr>
                <w:webHidden/>
              </w:rPr>
              <w:fldChar w:fldCharType="end"/>
            </w:r>
            <w:r w:rsidRPr="002002E6">
              <w:rPr>
                <w:rStyle w:val="Hyperlink"/>
              </w:rPr>
              <w:fldChar w:fldCharType="end"/>
            </w:r>
          </w:ins>
        </w:p>
        <w:p w14:paraId="64049A26" w14:textId="160B2601" w:rsidR="00D22139" w:rsidRDefault="00D22139">
          <w:pPr>
            <w:pStyle w:val="TOC2"/>
            <w:rPr>
              <w:ins w:id="97" w:author="Author"/>
              <w:rFonts w:asciiTheme="minorHAnsi" w:eastAsiaTheme="minorEastAsia" w:hAnsiTheme="minorHAnsi" w:cstheme="minorBidi"/>
              <w:sz w:val="22"/>
              <w:szCs w:val="22"/>
              <w:lang w:val="en-US" w:eastAsia="zh-CN" w:bidi="he-IL"/>
            </w:rPr>
          </w:pPr>
          <w:ins w:id="98" w:author="Author">
            <w:r w:rsidRPr="002002E6">
              <w:rPr>
                <w:rStyle w:val="Hyperlink"/>
              </w:rPr>
              <w:fldChar w:fldCharType="begin"/>
            </w:r>
            <w:r w:rsidRPr="002002E6">
              <w:rPr>
                <w:rStyle w:val="Hyperlink"/>
              </w:rPr>
              <w:instrText xml:space="preserve"> </w:instrText>
            </w:r>
            <w:r>
              <w:instrText>HYPERLINK \l "_Toc86871603"</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2.2</w:t>
            </w:r>
            <w:r w:rsidRPr="002002E6">
              <w:rPr>
                <w:rStyle w:val="Hyperlink"/>
              </w:rPr>
              <w:t xml:space="preserve"> Document Structure</w:t>
            </w:r>
            <w:r>
              <w:rPr>
                <w:webHidden/>
              </w:rPr>
              <w:tab/>
            </w:r>
            <w:r>
              <w:rPr>
                <w:webHidden/>
              </w:rPr>
              <w:fldChar w:fldCharType="begin"/>
            </w:r>
            <w:r>
              <w:rPr>
                <w:webHidden/>
              </w:rPr>
              <w:instrText xml:space="preserve"> PAGEREF _Toc86871603 \h </w:instrText>
            </w:r>
          </w:ins>
          <w:r>
            <w:rPr>
              <w:webHidden/>
            </w:rPr>
          </w:r>
          <w:r>
            <w:rPr>
              <w:webHidden/>
            </w:rPr>
            <w:fldChar w:fldCharType="separate"/>
          </w:r>
          <w:ins w:id="99" w:author="Author">
            <w:r>
              <w:rPr>
                <w:webHidden/>
              </w:rPr>
              <w:t>7</w:t>
            </w:r>
            <w:r>
              <w:rPr>
                <w:webHidden/>
              </w:rPr>
              <w:fldChar w:fldCharType="end"/>
            </w:r>
            <w:r w:rsidRPr="002002E6">
              <w:rPr>
                <w:rStyle w:val="Hyperlink"/>
              </w:rPr>
              <w:fldChar w:fldCharType="end"/>
            </w:r>
          </w:ins>
        </w:p>
        <w:p w14:paraId="1F9A7D45" w14:textId="47AA1409" w:rsidR="00D22139" w:rsidRDefault="00D22139">
          <w:pPr>
            <w:pStyle w:val="TOC1"/>
            <w:rPr>
              <w:ins w:id="100" w:author="Author"/>
              <w:rFonts w:asciiTheme="minorHAnsi" w:eastAsiaTheme="minorEastAsia" w:hAnsiTheme="minorHAnsi" w:cstheme="minorBidi"/>
              <w:szCs w:val="22"/>
              <w:lang w:val="en-US" w:eastAsia="zh-CN" w:bidi="he-IL"/>
            </w:rPr>
          </w:pPr>
          <w:ins w:id="101" w:author="Author">
            <w:r w:rsidRPr="002002E6">
              <w:rPr>
                <w:rStyle w:val="Hyperlink"/>
              </w:rPr>
              <w:fldChar w:fldCharType="begin"/>
            </w:r>
            <w:r w:rsidRPr="002002E6">
              <w:rPr>
                <w:rStyle w:val="Hyperlink"/>
              </w:rPr>
              <w:instrText xml:space="preserve"> </w:instrText>
            </w:r>
            <w:r>
              <w:instrText>HYPERLINK \l "_Toc86871604"</w:instrText>
            </w:r>
            <w:r w:rsidRPr="002002E6">
              <w:rPr>
                <w:rStyle w:val="Hyperlink"/>
              </w:rPr>
              <w:instrText xml:space="preserve"> </w:instrText>
            </w:r>
            <w:r w:rsidRPr="002002E6">
              <w:rPr>
                <w:rStyle w:val="Hyperlink"/>
              </w:rPr>
              <w:fldChar w:fldCharType="separate"/>
            </w:r>
            <w:r w:rsidRPr="002002E6">
              <w:rPr>
                <w:rStyle w:val="Hyperlink"/>
              </w:rPr>
              <w:t>Chapter 3 AALi Configuration and Management</w:t>
            </w:r>
            <w:r>
              <w:rPr>
                <w:webHidden/>
              </w:rPr>
              <w:tab/>
            </w:r>
            <w:r>
              <w:rPr>
                <w:webHidden/>
              </w:rPr>
              <w:fldChar w:fldCharType="begin"/>
            </w:r>
            <w:r>
              <w:rPr>
                <w:webHidden/>
              </w:rPr>
              <w:instrText xml:space="preserve"> PAGEREF _Toc86871604 \h </w:instrText>
            </w:r>
          </w:ins>
          <w:r>
            <w:rPr>
              <w:webHidden/>
            </w:rPr>
          </w:r>
          <w:r>
            <w:rPr>
              <w:webHidden/>
            </w:rPr>
            <w:fldChar w:fldCharType="separate"/>
          </w:r>
          <w:ins w:id="102" w:author="Author">
            <w:r>
              <w:rPr>
                <w:webHidden/>
              </w:rPr>
              <w:t>8</w:t>
            </w:r>
            <w:r>
              <w:rPr>
                <w:webHidden/>
              </w:rPr>
              <w:fldChar w:fldCharType="end"/>
            </w:r>
            <w:r w:rsidRPr="002002E6">
              <w:rPr>
                <w:rStyle w:val="Hyperlink"/>
              </w:rPr>
              <w:fldChar w:fldCharType="end"/>
            </w:r>
          </w:ins>
        </w:p>
        <w:p w14:paraId="04C49544" w14:textId="7DE5DCC5" w:rsidR="00D22139" w:rsidRDefault="00D22139">
          <w:pPr>
            <w:pStyle w:val="TOC1"/>
            <w:rPr>
              <w:ins w:id="103" w:author="Author"/>
              <w:rFonts w:asciiTheme="minorHAnsi" w:eastAsiaTheme="minorEastAsia" w:hAnsiTheme="minorHAnsi" w:cstheme="minorBidi"/>
              <w:szCs w:val="22"/>
              <w:lang w:val="en-US" w:eastAsia="zh-CN" w:bidi="he-IL"/>
            </w:rPr>
          </w:pPr>
          <w:ins w:id="104" w:author="Author">
            <w:r w:rsidRPr="002002E6">
              <w:rPr>
                <w:rStyle w:val="Hyperlink"/>
              </w:rPr>
              <w:fldChar w:fldCharType="begin"/>
            </w:r>
            <w:r w:rsidRPr="002002E6">
              <w:rPr>
                <w:rStyle w:val="Hyperlink"/>
              </w:rPr>
              <w:instrText xml:space="preserve"> </w:instrText>
            </w:r>
            <w:r>
              <w:instrText>HYPERLINK \l "_Toc86871605"</w:instrText>
            </w:r>
            <w:r w:rsidRPr="002002E6">
              <w:rPr>
                <w:rStyle w:val="Hyperlink"/>
              </w:rPr>
              <w:instrText xml:space="preserve"> </w:instrText>
            </w:r>
            <w:r w:rsidRPr="002002E6">
              <w:rPr>
                <w:rStyle w:val="Hyperlink"/>
              </w:rPr>
              <w:fldChar w:fldCharType="separate"/>
            </w:r>
            <w:r w:rsidRPr="002002E6">
              <w:rPr>
                <w:rStyle w:val="Hyperlink"/>
              </w:rPr>
              <w:t>Chapter 4 AAL Profile Specifications</w:t>
            </w:r>
            <w:r>
              <w:rPr>
                <w:webHidden/>
              </w:rPr>
              <w:tab/>
            </w:r>
            <w:r>
              <w:rPr>
                <w:webHidden/>
              </w:rPr>
              <w:fldChar w:fldCharType="begin"/>
            </w:r>
            <w:r>
              <w:rPr>
                <w:webHidden/>
              </w:rPr>
              <w:instrText xml:space="preserve"> PAGEREF _Toc86871605 \h </w:instrText>
            </w:r>
          </w:ins>
          <w:r>
            <w:rPr>
              <w:webHidden/>
            </w:rPr>
          </w:r>
          <w:r>
            <w:rPr>
              <w:webHidden/>
            </w:rPr>
            <w:fldChar w:fldCharType="separate"/>
          </w:r>
          <w:ins w:id="105" w:author="Author">
            <w:r>
              <w:rPr>
                <w:webHidden/>
              </w:rPr>
              <w:t>8</w:t>
            </w:r>
            <w:r>
              <w:rPr>
                <w:webHidden/>
              </w:rPr>
              <w:fldChar w:fldCharType="end"/>
            </w:r>
            <w:r w:rsidRPr="002002E6">
              <w:rPr>
                <w:rStyle w:val="Hyperlink"/>
              </w:rPr>
              <w:fldChar w:fldCharType="end"/>
            </w:r>
          </w:ins>
        </w:p>
        <w:p w14:paraId="049EF2FA" w14:textId="10C831F7" w:rsidR="00D22139" w:rsidRDefault="00D22139">
          <w:pPr>
            <w:pStyle w:val="TOC2"/>
            <w:rPr>
              <w:ins w:id="106" w:author="Author"/>
              <w:rFonts w:asciiTheme="minorHAnsi" w:eastAsiaTheme="minorEastAsia" w:hAnsiTheme="minorHAnsi" w:cstheme="minorBidi"/>
              <w:sz w:val="22"/>
              <w:szCs w:val="22"/>
              <w:lang w:val="en-US" w:eastAsia="zh-CN" w:bidi="he-IL"/>
            </w:rPr>
          </w:pPr>
          <w:ins w:id="107" w:author="Author">
            <w:r w:rsidRPr="002002E6">
              <w:rPr>
                <w:rStyle w:val="Hyperlink"/>
              </w:rPr>
              <w:fldChar w:fldCharType="begin"/>
            </w:r>
            <w:r w:rsidRPr="002002E6">
              <w:rPr>
                <w:rStyle w:val="Hyperlink"/>
              </w:rPr>
              <w:instrText xml:space="preserve"> </w:instrText>
            </w:r>
            <w:r>
              <w:instrText>HYPERLINK \l "_Toc86871606"</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4.1</w:t>
            </w:r>
            <w:r w:rsidRPr="002002E6">
              <w:rPr>
                <w:rStyle w:val="Hyperlink"/>
              </w:rPr>
              <w:t xml:space="preserve"> Profile Specifications Overview</w:t>
            </w:r>
            <w:r>
              <w:rPr>
                <w:webHidden/>
              </w:rPr>
              <w:tab/>
            </w:r>
            <w:r>
              <w:rPr>
                <w:webHidden/>
              </w:rPr>
              <w:fldChar w:fldCharType="begin"/>
            </w:r>
            <w:r>
              <w:rPr>
                <w:webHidden/>
              </w:rPr>
              <w:instrText xml:space="preserve"> PAGEREF _Toc86871606 \h </w:instrText>
            </w:r>
          </w:ins>
          <w:r>
            <w:rPr>
              <w:webHidden/>
            </w:rPr>
          </w:r>
          <w:r>
            <w:rPr>
              <w:webHidden/>
            </w:rPr>
            <w:fldChar w:fldCharType="separate"/>
          </w:r>
          <w:ins w:id="108" w:author="Author">
            <w:r>
              <w:rPr>
                <w:webHidden/>
              </w:rPr>
              <w:t>8</w:t>
            </w:r>
            <w:r>
              <w:rPr>
                <w:webHidden/>
              </w:rPr>
              <w:fldChar w:fldCharType="end"/>
            </w:r>
            <w:r w:rsidRPr="002002E6">
              <w:rPr>
                <w:rStyle w:val="Hyperlink"/>
              </w:rPr>
              <w:fldChar w:fldCharType="end"/>
            </w:r>
          </w:ins>
        </w:p>
        <w:p w14:paraId="60DC06CF" w14:textId="62DBF751" w:rsidR="00D22139" w:rsidRDefault="00D22139">
          <w:pPr>
            <w:pStyle w:val="TOC3"/>
            <w:rPr>
              <w:ins w:id="109" w:author="Author"/>
              <w:rFonts w:asciiTheme="minorHAnsi" w:eastAsiaTheme="minorEastAsia" w:hAnsiTheme="minorHAnsi" w:cstheme="minorBidi"/>
              <w:sz w:val="22"/>
              <w:szCs w:val="22"/>
              <w:lang w:val="en-US" w:eastAsia="zh-CN" w:bidi="he-IL"/>
            </w:rPr>
          </w:pPr>
          <w:ins w:id="110" w:author="Author">
            <w:r w:rsidRPr="002002E6">
              <w:rPr>
                <w:rStyle w:val="Hyperlink"/>
              </w:rPr>
              <w:fldChar w:fldCharType="begin"/>
            </w:r>
            <w:r w:rsidRPr="002002E6">
              <w:rPr>
                <w:rStyle w:val="Hyperlink"/>
              </w:rPr>
              <w:instrText xml:space="preserve"> </w:instrText>
            </w:r>
            <w:r>
              <w:instrText>HYPERLINK \l "_Toc86871607"</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4.1.1</w:t>
            </w:r>
            <w:r w:rsidRPr="002002E6">
              <w:rPr>
                <w:rStyle w:val="Hyperlink"/>
              </w:rPr>
              <w:t xml:space="preserve"> Operation Representation</w:t>
            </w:r>
            <w:r>
              <w:rPr>
                <w:webHidden/>
              </w:rPr>
              <w:tab/>
            </w:r>
            <w:r>
              <w:rPr>
                <w:webHidden/>
              </w:rPr>
              <w:fldChar w:fldCharType="begin"/>
            </w:r>
            <w:r>
              <w:rPr>
                <w:webHidden/>
              </w:rPr>
              <w:instrText xml:space="preserve"> PAGEREF _Toc86871607 \h </w:instrText>
            </w:r>
          </w:ins>
          <w:r>
            <w:rPr>
              <w:webHidden/>
            </w:rPr>
          </w:r>
          <w:r>
            <w:rPr>
              <w:webHidden/>
            </w:rPr>
            <w:fldChar w:fldCharType="separate"/>
          </w:r>
          <w:ins w:id="111" w:author="Author">
            <w:r>
              <w:rPr>
                <w:webHidden/>
              </w:rPr>
              <w:t>8</w:t>
            </w:r>
            <w:r>
              <w:rPr>
                <w:webHidden/>
              </w:rPr>
              <w:fldChar w:fldCharType="end"/>
            </w:r>
            <w:r w:rsidRPr="002002E6">
              <w:rPr>
                <w:rStyle w:val="Hyperlink"/>
              </w:rPr>
              <w:fldChar w:fldCharType="end"/>
            </w:r>
          </w:ins>
        </w:p>
        <w:p w14:paraId="73FE108F" w14:textId="4166EDDF" w:rsidR="00D22139" w:rsidRDefault="00D22139">
          <w:pPr>
            <w:pStyle w:val="TOC2"/>
            <w:rPr>
              <w:ins w:id="112" w:author="Author"/>
              <w:rFonts w:asciiTheme="minorHAnsi" w:eastAsiaTheme="minorEastAsia" w:hAnsiTheme="minorHAnsi" w:cstheme="minorBidi"/>
              <w:sz w:val="22"/>
              <w:szCs w:val="22"/>
              <w:lang w:val="en-US" w:eastAsia="zh-CN" w:bidi="he-IL"/>
            </w:rPr>
          </w:pPr>
          <w:ins w:id="113" w:author="Author">
            <w:r w:rsidRPr="002002E6">
              <w:rPr>
                <w:rStyle w:val="Hyperlink"/>
              </w:rPr>
              <w:fldChar w:fldCharType="begin"/>
            </w:r>
            <w:r w:rsidRPr="002002E6">
              <w:rPr>
                <w:rStyle w:val="Hyperlink"/>
              </w:rPr>
              <w:instrText xml:space="preserve"> </w:instrText>
            </w:r>
            <w:r>
              <w:instrText>HYPERLINK \l "_Toc86871608"</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4.2</w:t>
            </w:r>
            <w:r w:rsidRPr="002002E6">
              <w:rPr>
                <w:rStyle w:val="Hyperlink"/>
              </w:rPr>
              <w:t xml:space="preserve"> O-DU AAL DOWNLINK HI PHY Profile Specification</w:t>
            </w:r>
            <w:r>
              <w:rPr>
                <w:webHidden/>
              </w:rPr>
              <w:tab/>
            </w:r>
            <w:r>
              <w:rPr>
                <w:webHidden/>
              </w:rPr>
              <w:fldChar w:fldCharType="begin"/>
            </w:r>
            <w:r>
              <w:rPr>
                <w:webHidden/>
              </w:rPr>
              <w:instrText xml:space="preserve"> PAGEREF _Toc86871608 \h </w:instrText>
            </w:r>
          </w:ins>
          <w:r>
            <w:rPr>
              <w:webHidden/>
            </w:rPr>
          </w:r>
          <w:r>
            <w:rPr>
              <w:webHidden/>
            </w:rPr>
            <w:fldChar w:fldCharType="separate"/>
          </w:r>
          <w:ins w:id="114" w:author="Author">
            <w:r>
              <w:rPr>
                <w:webHidden/>
              </w:rPr>
              <w:t>8</w:t>
            </w:r>
            <w:r>
              <w:rPr>
                <w:webHidden/>
              </w:rPr>
              <w:fldChar w:fldCharType="end"/>
            </w:r>
            <w:r w:rsidRPr="002002E6">
              <w:rPr>
                <w:rStyle w:val="Hyperlink"/>
              </w:rPr>
              <w:fldChar w:fldCharType="end"/>
            </w:r>
          </w:ins>
        </w:p>
        <w:p w14:paraId="74CE2439" w14:textId="5C39AEA5" w:rsidR="00D22139" w:rsidRDefault="00D22139">
          <w:pPr>
            <w:pStyle w:val="TOC3"/>
            <w:rPr>
              <w:ins w:id="115" w:author="Author"/>
              <w:rFonts w:asciiTheme="minorHAnsi" w:eastAsiaTheme="minorEastAsia" w:hAnsiTheme="minorHAnsi" w:cstheme="minorBidi"/>
              <w:sz w:val="22"/>
              <w:szCs w:val="22"/>
              <w:lang w:val="en-US" w:eastAsia="zh-CN" w:bidi="he-IL"/>
            </w:rPr>
          </w:pPr>
          <w:ins w:id="116" w:author="Author">
            <w:r w:rsidRPr="002002E6">
              <w:rPr>
                <w:rStyle w:val="Hyperlink"/>
              </w:rPr>
              <w:fldChar w:fldCharType="begin"/>
            </w:r>
            <w:r w:rsidRPr="002002E6">
              <w:rPr>
                <w:rStyle w:val="Hyperlink"/>
              </w:rPr>
              <w:instrText xml:space="preserve"> </w:instrText>
            </w:r>
            <w:r>
              <w:instrText>HYPERLINK \l "_Toc86871609"</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4.2.1</w:t>
            </w:r>
            <w:r w:rsidRPr="002002E6">
              <w:rPr>
                <w:rStyle w:val="Hyperlink"/>
              </w:rPr>
              <w:t xml:space="preserve"> Profile Operation</w:t>
            </w:r>
            <w:r>
              <w:rPr>
                <w:webHidden/>
              </w:rPr>
              <w:tab/>
            </w:r>
            <w:r>
              <w:rPr>
                <w:webHidden/>
              </w:rPr>
              <w:fldChar w:fldCharType="begin"/>
            </w:r>
            <w:r>
              <w:rPr>
                <w:webHidden/>
              </w:rPr>
              <w:instrText xml:space="preserve"> PAGEREF _Toc86871609 \h </w:instrText>
            </w:r>
          </w:ins>
          <w:r>
            <w:rPr>
              <w:webHidden/>
            </w:rPr>
          </w:r>
          <w:r>
            <w:rPr>
              <w:webHidden/>
            </w:rPr>
            <w:fldChar w:fldCharType="separate"/>
          </w:r>
          <w:ins w:id="117" w:author="Author">
            <w:r>
              <w:rPr>
                <w:webHidden/>
              </w:rPr>
              <w:t>8</w:t>
            </w:r>
            <w:r>
              <w:rPr>
                <w:webHidden/>
              </w:rPr>
              <w:fldChar w:fldCharType="end"/>
            </w:r>
            <w:r w:rsidRPr="002002E6">
              <w:rPr>
                <w:rStyle w:val="Hyperlink"/>
              </w:rPr>
              <w:fldChar w:fldCharType="end"/>
            </w:r>
          </w:ins>
        </w:p>
        <w:p w14:paraId="23509CAA" w14:textId="6C92F0E7" w:rsidR="00D22139" w:rsidRDefault="00D22139">
          <w:pPr>
            <w:pStyle w:val="TOC3"/>
            <w:rPr>
              <w:ins w:id="118" w:author="Author"/>
              <w:rFonts w:asciiTheme="minorHAnsi" w:eastAsiaTheme="minorEastAsia" w:hAnsiTheme="minorHAnsi" w:cstheme="minorBidi"/>
              <w:sz w:val="22"/>
              <w:szCs w:val="22"/>
              <w:lang w:val="en-US" w:eastAsia="zh-CN" w:bidi="he-IL"/>
            </w:rPr>
          </w:pPr>
          <w:ins w:id="119" w:author="Author">
            <w:r w:rsidRPr="002002E6">
              <w:rPr>
                <w:rStyle w:val="Hyperlink"/>
              </w:rPr>
              <w:fldChar w:fldCharType="begin"/>
            </w:r>
            <w:r w:rsidRPr="002002E6">
              <w:rPr>
                <w:rStyle w:val="Hyperlink"/>
              </w:rPr>
              <w:instrText xml:space="preserve"> </w:instrText>
            </w:r>
            <w:r>
              <w:instrText>HYPERLINK \l "_Toc86871610"</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4.2.2</w:t>
            </w:r>
            <w:r w:rsidRPr="002002E6">
              <w:rPr>
                <w:rStyle w:val="Hyperlink"/>
              </w:rPr>
              <w:t xml:space="preserve"> Summary of Capabilities</w:t>
            </w:r>
            <w:r>
              <w:rPr>
                <w:webHidden/>
              </w:rPr>
              <w:tab/>
            </w:r>
            <w:r>
              <w:rPr>
                <w:webHidden/>
              </w:rPr>
              <w:fldChar w:fldCharType="begin"/>
            </w:r>
            <w:r>
              <w:rPr>
                <w:webHidden/>
              </w:rPr>
              <w:instrText xml:space="preserve"> PAGEREF _Toc86871610 \h </w:instrText>
            </w:r>
          </w:ins>
          <w:r>
            <w:rPr>
              <w:webHidden/>
            </w:rPr>
          </w:r>
          <w:r>
            <w:rPr>
              <w:webHidden/>
            </w:rPr>
            <w:fldChar w:fldCharType="separate"/>
          </w:r>
          <w:ins w:id="120" w:author="Author">
            <w:r>
              <w:rPr>
                <w:webHidden/>
              </w:rPr>
              <w:t>9</w:t>
            </w:r>
            <w:r>
              <w:rPr>
                <w:webHidden/>
              </w:rPr>
              <w:fldChar w:fldCharType="end"/>
            </w:r>
            <w:r w:rsidRPr="002002E6">
              <w:rPr>
                <w:rStyle w:val="Hyperlink"/>
              </w:rPr>
              <w:fldChar w:fldCharType="end"/>
            </w:r>
          </w:ins>
        </w:p>
        <w:p w14:paraId="6696E645" w14:textId="6AFDBD00" w:rsidR="00D22139" w:rsidRDefault="00D22139">
          <w:pPr>
            <w:pStyle w:val="TOC3"/>
            <w:rPr>
              <w:ins w:id="121" w:author="Author"/>
              <w:rFonts w:asciiTheme="minorHAnsi" w:eastAsiaTheme="minorEastAsia" w:hAnsiTheme="minorHAnsi" w:cstheme="minorBidi"/>
              <w:sz w:val="22"/>
              <w:szCs w:val="22"/>
              <w:lang w:val="en-US" w:eastAsia="zh-CN" w:bidi="he-IL"/>
            </w:rPr>
          </w:pPr>
          <w:ins w:id="122" w:author="Author">
            <w:r w:rsidRPr="002002E6">
              <w:rPr>
                <w:rStyle w:val="Hyperlink"/>
              </w:rPr>
              <w:fldChar w:fldCharType="begin"/>
            </w:r>
            <w:r w:rsidRPr="002002E6">
              <w:rPr>
                <w:rStyle w:val="Hyperlink"/>
              </w:rPr>
              <w:instrText xml:space="preserve"> </w:instrText>
            </w:r>
            <w:r>
              <w:instrText>HYPERLINK \l "_Toc86871611"</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4.2.3</w:t>
            </w:r>
            <w:r w:rsidRPr="002002E6">
              <w:rPr>
                <w:rStyle w:val="Hyperlink"/>
              </w:rPr>
              <w:t xml:space="preserve"> PDSCH Channel Model</w:t>
            </w:r>
            <w:r>
              <w:rPr>
                <w:webHidden/>
              </w:rPr>
              <w:tab/>
            </w:r>
            <w:r>
              <w:rPr>
                <w:webHidden/>
              </w:rPr>
              <w:fldChar w:fldCharType="begin"/>
            </w:r>
            <w:r>
              <w:rPr>
                <w:webHidden/>
              </w:rPr>
              <w:instrText xml:space="preserve"> PAGEREF _Toc86871611 \h </w:instrText>
            </w:r>
          </w:ins>
          <w:r>
            <w:rPr>
              <w:webHidden/>
            </w:rPr>
          </w:r>
          <w:r>
            <w:rPr>
              <w:webHidden/>
            </w:rPr>
            <w:fldChar w:fldCharType="separate"/>
          </w:r>
          <w:ins w:id="123" w:author="Author">
            <w:r>
              <w:rPr>
                <w:webHidden/>
              </w:rPr>
              <w:t>10</w:t>
            </w:r>
            <w:r>
              <w:rPr>
                <w:webHidden/>
              </w:rPr>
              <w:fldChar w:fldCharType="end"/>
            </w:r>
            <w:r w:rsidRPr="002002E6">
              <w:rPr>
                <w:rStyle w:val="Hyperlink"/>
              </w:rPr>
              <w:fldChar w:fldCharType="end"/>
            </w:r>
          </w:ins>
        </w:p>
        <w:p w14:paraId="460CCDF7" w14:textId="57A8551D" w:rsidR="00D22139" w:rsidRDefault="00D22139">
          <w:pPr>
            <w:pStyle w:val="TOC3"/>
            <w:rPr>
              <w:ins w:id="124" w:author="Author"/>
              <w:rFonts w:asciiTheme="minorHAnsi" w:eastAsiaTheme="minorEastAsia" w:hAnsiTheme="minorHAnsi" w:cstheme="minorBidi"/>
              <w:sz w:val="22"/>
              <w:szCs w:val="22"/>
              <w:lang w:val="en-US" w:eastAsia="zh-CN" w:bidi="he-IL"/>
            </w:rPr>
          </w:pPr>
          <w:ins w:id="125" w:author="Author">
            <w:r w:rsidRPr="002002E6">
              <w:rPr>
                <w:rStyle w:val="Hyperlink"/>
              </w:rPr>
              <w:fldChar w:fldCharType="begin"/>
            </w:r>
            <w:r w:rsidRPr="002002E6">
              <w:rPr>
                <w:rStyle w:val="Hyperlink"/>
              </w:rPr>
              <w:instrText xml:space="preserve"> </w:instrText>
            </w:r>
            <w:r>
              <w:instrText>HYPERLINK \l "_Toc86871612"</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4.2.4</w:t>
            </w:r>
            <w:r w:rsidRPr="002002E6">
              <w:rPr>
                <w:rStyle w:val="Hyperlink"/>
              </w:rPr>
              <w:t xml:space="preserve"> PDCCH Channel Model</w:t>
            </w:r>
            <w:r>
              <w:rPr>
                <w:webHidden/>
              </w:rPr>
              <w:tab/>
            </w:r>
            <w:r>
              <w:rPr>
                <w:webHidden/>
              </w:rPr>
              <w:fldChar w:fldCharType="begin"/>
            </w:r>
            <w:r>
              <w:rPr>
                <w:webHidden/>
              </w:rPr>
              <w:instrText xml:space="preserve"> PAGEREF _Toc86871612 \h </w:instrText>
            </w:r>
          </w:ins>
          <w:r>
            <w:rPr>
              <w:webHidden/>
            </w:rPr>
          </w:r>
          <w:r>
            <w:rPr>
              <w:webHidden/>
            </w:rPr>
            <w:fldChar w:fldCharType="separate"/>
          </w:r>
          <w:ins w:id="126" w:author="Author">
            <w:r>
              <w:rPr>
                <w:webHidden/>
              </w:rPr>
              <w:t>18</w:t>
            </w:r>
            <w:r>
              <w:rPr>
                <w:webHidden/>
              </w:rPr>
              <w:fldChar w:fldCharType="end"/>
            </w:r>
            <w:r w:rsidRPr="002002E6">
              <w:rPr>
                <w:rStyle w:val="Hyperlink"/>
              </w:rPr>
              <w:fldChar w:fldCharType="end"/>
            </w:r>
          </w:ins>
        </w:p>
        <w:p w14:paraId="744661F5" w14:textId="5C8D96AA" w:rsidR="00D22139" w:rsidRDefault="00D22139">
          <w:pPr>
            <w:pStyle w:val="TOC3"/>
            <w:rPr>
              <w:ins w:id="127" w:author="Author"/>
              <w:rFonts w:asciiTheme="minorHAnsi" w:eastAsiaTheme="minorEastAsia" w:hAnsiTheme="minorHAnsi" w:cstheme="minorBidi"/>
              <w:sz w:val="22"/>
              <w:szCs w:val="22"/>
              <w:lang w:val="en-US" w:eastAsia="zh-CN" w:bidi="he-IL"/>
            </w:rPr>
          </w:pPr>
          <w:ins w:id="128" w:author="Author">
            <w:r w:rsidRPr="002002E6">
              <w:rPr>
                <w:rStyle w:val="Hyperlink"/>
              </w:rPr>
              <w:fldChar w:fldCharType="begin"/>
            </w:r>
            <w:r w:rsidRPr="002002E6">
              <w:rPr>
                <w:rStyle w:val="Hyperlink"/>
              </w:rPr>
              <w:instrText xml:space="preserve"> </w:instrText>
            </w:r>
            <w:r>
              <w:instrText>HYPERLINK \l "_Toc86871613"</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4.2.5</w:t>
            </w:r>
            <w:r w:rsidRPr="002002E6">
              <w:rPr>
                <w:rStyle w:val="Hyperlink"/>
              </w:rPr>
              <w:t xml:space="preserve"> CSI-RS Channel Model</w:t>
            </w:r>
            <w:r>
              <w:rPr>
                <w:webHidden/>
              </w:rPr>
              <w:tab/>
            </w:r>
            <w:r>
              <w:rPr>
                <w:webHidden/>
              </w:rPr>
              <w:fldChar w:fldCharType="begin"/>
            </w:r>
            <w:r>
              <w:rPr>
                <w:webHidden/>
              </w:rPr>
              <w:instrText xml:space="preserve"> PAGEREF _Toc86871613 \h </w:instrText>
            </w:r>
          </w:ins>
          <w:r>
            <w:rPr>
              <w:webHidden/>
            </w:rPr>
          </w:r>
          <w:r>
            <w:rPr>
              <w:webHidden/>
            </w:rPr>
            <w:fldChar w:fldCharType="separate"/>
          </w:r>
          <w:ins w:id="129" w:author="Author">
            <w:r>
              <w:rPr>
                <w:webHidden/>
              </w:rPr>
              <w:t>24</w:t>
            </w:r>
            <w:r>
              <w:rPr>
                <w:webHidden/>
              </w:rPr>
              <w:fldChar w:fldCharType="end"/>
            </w:r>
            <w:r w:rsidRPr="002002E6">
              <w:rPr>
                <w:rStyle w:val="Hyperlink"/>
              </w:rPr>
              <w:fldChar w:fldCharType="end"/>
            </w:r>
          </w:ins>
        </w:p>
        <w:p w14:paraId="4B28DD0E" w14:textId="0681EFE4" w:rsidR="00D22139" w:rsidRDefault="00D22139">
          <w:pPr>
            <w:pStyle w:val="TOC3"/>
            <w:rPr>
              <w:ins w:id="130" w:author="Author"/>
              <w:rFonts w:asciiTheme="minorHAnsi" w:eastAsiaTheme="minorEastAsia" w:hAnsiTheme="minorHAnsi" w:cstheme="minorBidi"/>
              <w:sz w:val="22"/>
              <w:szCs w:val="22"/>
              <w:lang w:val="en-US" w:eastAsia="zh-CN" w:bidi="he-IL"/>
            </w:rPr>
          </w:pPr>
          <w:ins w:id="131" w:author="Author">
            <w:r w:rsidRPr="002002E6">
              <w:rPr>
                <w:rStyle w:val="Hyperlink"/>
              </w:rPr>
              <w:fldChar w:fldCharType="begin"/>
            </w:r>
            <w:r w:rsidRPr="002002E6">
              <w:rPr>
                <w:rStyle w:val="Hyperlink"/>
              </w:rPr>
              <w:instrText xml:space="preserve"> </w:instrText>
            </w:r>
            <w:r>
              <w:instrText>HYPERLINK \l "_Toc86871614"</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4.2.6</w:t>
            </w:r>
            <w:r w:rsidRPr="002002E6">
              <w:rPr>
                <w:rStyle w:val="Hyperlink"/>
              </w:rPr>
              <w:t xml:space="preserve"> SSB Model</w:t>
            </w:r>
            <w:r>
              <w:rPr>
                <w:webHidden/>
              </w:rPr>
              <w:tab/>
            </w:r>
            <w:r>
              <w:rPr>
                <w:webHidden/>
              </w:rPr>
              <w:fldChar w:fldCharType="begin"/>
            </w:r>
            <w:r>
              <w:rPr>
                <w:webHidden/>
              </w:rPr>
              <w:instrText xml:space="preserve"> PAGEREF _Toc86871614 \h </w:instrText>
            </w:r>
          </w:ins>
          <w:r>
            <w:rPr>
              <w:webHidden/>
            </w:rPr>
          </w:r>
          <w:r>
            <w:rPr>
              <w:webHidden/>
            </w:rPr>
            <w:fldChar w:fldCharType="separate"/>
          </w:r>
          <w:ins w:id="132" w:author="Author">
            <w:r>
              <w:rPr>
                <w:webHidden/>
              </w:rPr>
              <w:t>27</w:t>
            </w:r>
            <w:r>
              <w:rPr>
                <w:webHidden/>
              </w:rPr>
              <w:fldChar w:fldCharType="end"/>
            </w:r>
            <w:r w:rsidRPr="002002E6">
              <w:rPr>
                <w:rStyle w:val="Hyperlink"/>
              </w:rPr>
              <w:fldChar w:fldCharType="end"/>
            </w:r>
          </w:ins>
        </w:p>
        <w:p w14:paraId="79B52F09" w14:textId="47475D6F" w:rsidR="00D22139" w:rsidRDefault="00D22139">
          <w:pPr>
            <w:pStyle w:val="TOC3"/>
            <w:rPr>
              <w:ins w:id="133" w:author="Author"/>
              <w:rFonts w:asciiTheme="minorHAnsi" w:eastAsiaTheme="minorEastAsia" w:hAnsiTheme="minorHAnsi" w:cstheme="minorBidi"/>
              <w:sz w:val="22"/>
              <w:szCs w:val="22"/>
              <w:lang w:val="en-US" w:eastAsia="zh-CN" w:bidi="he-IL"/>
            </w:rPr>
          </w:pPr>
          <w:ins w:id="134" w:author="Author">
            <w:r w:rsidRPr="002002E6">
              <w:rPr>
                <w:rStyle w:val="Hyperlink"/>
              </w:rPr>
              <w:fldChar w:fldCharType="begin"/>
            </w:r>
            <w:r w:rsidRPr="002002E6">
              <w:rPr>
                <w:rStyle w:val="Hyperlink"/>
              </w:rPr>
              <w:instrText xml:space="preserve"> </w:instrText>
            </w:r>
            <w:r>
              <w:instrText>HYPERLINK \l "_Toc86871615"</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4.2.7</w:t>
            </w:r>
            <w:r w:rsidRPr="002002E6">
              <w:rPr>
                <w:rStyle w:val="Hyperlink"/>
              </w:rPr>
              <w:t xml:space="preserve"> Beamforming</w:t>
            </w:r>
            <w:r>
              <w:rPr>
                <w:webHidden/>
              </w:rPr>
              <w:tab/>
            </w:r>
            <w:r>
              <w:rPr>
                <w:webHidden/>
              </w:rPr>
              <w:fldChar w:fldCharType="begin"/>
            </w:r>
            <w:r>
              <w:rPr>
                <w:webHidden/>
              </w:rPr>
              <w:instrText xml:space="preserve"> PAGEREF _Toc86871615 \h </w:instrText>
            </w:r>
          </w:ins>
          <w:r>
            <w:rPr>
              <w:webHidden/>
            </w:rPr>
          </w:r>
          <w:r>
            <w:rPr>
              <w:webHidden/>
            </w:rPr>
            <w:fldChar w:fldCharType="separate"/>
          </w:r>
          <w:ins w:id="135" w:author="Author">
            <w:r>
              <w:rPr>
                <w:webHidden/>
              </w:rPr>
              <w:t>31</w:t>
            </w:r>
            <w:r>
              <w:rPr>
                <w:webHidden/>
              </w:rPr>
              <w:fldChar w:fldCharType="end"/>
            </w:r>
            <w:r w:rsidRPr="002002E6">
              <w:rPr>
                <w:rStyle w:val="Hyperlink"/>
              </w:rPr>
              <w:fldChar w:fldCharType="end"/>
            </w:r>
          </w:ins>
        </w:p>
        <w:p w14:paraId="36DA5B04" w14:textId="259218ED" w:rsidR="00D22139" w:rsidRDefault="00D22139">
          <w:pPr>
            <w:pStyle w:val="TOC2"/>
            <w:rPr>
              <w:ins w:id="136" w:author="Author"/>
              <w:rFonts w:asciiTheme="minorHAnsi" w:eastAsiaTheme="minorEastAsia" w:hAnsiTheme="minorHAnsi" w:cstheme="minorBidi"/>
              <w:sz w:val="22"/>
              <w:szCs w:val="22"/>
              <w:lang w:val="en-US" w:eastAsia="zh-CN" w:bidi="he-IL"/>
            </w:rPr>
          </w:pPr>
          <w:ins w:id="137" w:author="Author">
            <w:r w:rsidRPr="002002E6">
              <w:rPr>
                <w:rStyle w:val="Hyperlink"/>
              </w:rPr>
              <w:fldChar w:fldCharType="begin"/>
            </w:r>
            <w:r w:rsidRPr="002002E6">
              <w:rPr>
                <w:rStyle w:val="Hyperlink"/>
              </w:rPr>
              <w:instrText xml:space="preserve"> </w:instrText>
            </w:r>
            <w:r>
              <w:instrText>HYPERLINK \l "_Toc86871616"</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4.3</w:t>
            </w:r>
            <w:r w:rsidRPr="002002E6">
              <w:rPr>
                <w:rStyle w:val="Hyperlink"/>
              </w:rPr>
              <w:t xml:space="preserve"> O-DU AAL UPLINK High-PHY Profile Specification</w:t>
            </w:r>
            <w:r>
              <w:rPr>
                <w:webHidden/>
              </w:rPr>
              <w:tab/>
            </w:r>
            <w:r>
              <w:rPr>
                <w:webHidden/>
              </w:rPr>
              <w:fldChar w:fldCharType="begin"/>
            </w:r>
            <w:r>
              <w:rPr>
                <w:webHidden/>
              </w:rPr>
              <w:instrText xml:space="preserve"> PAGEREF _Toc86871616 \h </w:instrText>
            </w:r>
          </w:ins>
          <w:r>
            <w:rPr>
              <w:webHidden/>
            </w:rPr>
          </w:r>
          <w:r>
            <w:rPr>
              <w:webHidden/>
            </w:rPr>
            <w:fldChar w:fldCharType="separate"/>
          </w:r>
          <w:ins w:id="138" w:author="Author">
            <w:r>
              <w:rPr>
                <w:webHidden/>
              </w:rPr>
              <w:t>33</w:t>
            </w:r>
            <w:r>
              <w:rPr>
                <w:webHidden/>
              </w:rPr>
              <w:fldChar w:fldCharType="end"/>
            </w:r>
            <w:r w:rsidRPr="002002E6">
              <w:rPr>
                <w:rStyle w:val="Hyperlink"/>
              </w:rPr>
              <w:fldChar w:fldCharType="end"/>
            </w:r>
          </w:ins>
        </w:p>
        <w:p w14:paraId="71E26DE9" w14:textId="20602DD1" w:rsidR="00D22139" w:rsidRDefault="00D22139">
          <w:pPr>
            <w:pStyle w:val="TOC3"/>
            <w:rPr>
              <w:ins w:id="139" w:author="Author"/>
              <w:rFonts w:asciiTheme="minorHAnsi" w:eastAsiaTheme="minorEastAsia" w:hAnsiTheme="minorHAnsi" w:cstheme="minorBidi"/>
              <w:sz w:val="22"/>
              <w:szCs w:val="22"/>
              <w:lang w:val="en-US" w:eastAsia="zh-CN" w:bidi="he-IL"/>
            </w:rPr>
          </w:pPr>
          <w:ins w:id="140" w:author="Author">
            <w:r w:rsidRPr="002002E6">
              <w:rPr>
                <w:rStyle w:val="Hyperlink"/>
              </w:rPr>
              <w:fldChar w:fldCharType="begin"/>
            </w:r>
            <w:r w:rsidRPr="002002E6">
              <w:rPr>
                <w:rStyle w:val="Hyperlink"/>
              </w:rPr>
              <w:instrText xml:space="preserve"> </w:instrText>
            </w:r>
            <w:r>
              <w:instrText>HYPERLINK \l "_Toc86871617"</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4.3.1</w:t>
            </w:r>
            <w:r w:rsidRPr="002002E6">
              <w:rPr>
                <w:rStyle w:val="Hyperlink"/>
              </w:rPr>
              <w:t xml:space="preserve"> Profile Operation</w:t>
            </w:r>
            <w:r>
              <w:rPr>
                <w:webHidden/>
              </w:rPr>
              <w:tab/>
            </w:r>
            <w:r>
              <w:rPr>
                <w:webHidden/>
              </w:rPr>
              <w:fldChar w:fldCharType="begin"/>
            </w:r>
            <w:r>
              <w:rPr>
                <w:webHidden/>
              </w:rPr>
              <w:instrText xml:space="preserve"> PAGEREF _Toc86871617 \h </w:instrText>
            </w:r>
          </w:ins>
          <w:r>
            <w:rPr>
              <w:webHidden/>
            </w:rPr>
          </w:r>
          <w:r>
            <w:rPr>
              <w:webHidden/>
            </w:rPr>
            <w:fldChar w:fldCharType="separate"/>
          </w:r>
          <w:ins w:id="141" w:author="Author">
            <w:r>
              <w:rPr>
                <w:webHidden/>
              </w:rPr>
              <w:t>33</w:t>
            </w:r>
            <w:r>
              <w:rPr>
                <w:webHidden/>
              </w:rPr>
              <w:fldChar w:fldCharType="end"/>
            </w:r>
            <w:r w:rsidRPr="002002E6">
              <w:rPr>
                <w:rStyle w:val="Hyperlink"/>
              </w:rPr>
              <w:fldChar w:fldCharType="end"/>
            </w:r>
          </w:ins>
        </w:p>
        <w:p w14:paraId="169F6C19" w14:textId="3AA8609D" w:rsidR="00D22139" w:rsidRDefault="00D22139">
          <w:pPr>
            <w:pStyle w:val="TOC3"/>
            <w:rPr>
              <w:ins w:id="142" w:author="Author"/>
              <w:rFonts w:asciiTheme="minorHAnsi" w:eastAsiaTheme="minorEastAsia" w:hAnsiTheme="minorHAnsi" w:cstheme="minorBidi"/>
              <w:sz w:val="22"/>
              <w:szCs w:val="22"/>
              <w:lang w:val="en-US" w:eastAsia="zh-CN" w:bidi="he-IL"/>
            </w:rPr>
          </w:pPr>
          <w:ins w:id="143" w:author="Author">
            <w:r w:rsidRPr="002002E6">
              <w:rPr>
                <w:rStyle w:val="Hyperlink"/>
              </w:rPr>
              <w:fldChar w:fldCharType="begin"/>
            </w:r>
            <w:r w:rsidRPr="002002E6">
              <w:rPr>
                <w:rStyle w:val="Hyperlink"/>
              </w:rPr>
              <w:instrText xml:space="preserve"> </w:instrText>
            </w:r>
            <w:r>
              <w:instrText>HYPERLINK \l "_Toc86871618"</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4.3.2</w:t>
            </w:r>
            <w:r w:rsidRPr="002002E6">
              <w:rPr>
                <w:rStyle w:val="Hyperlink"/>
              </w:rPr>
              <w:t xml:space="preserve"> Summary of Capabilities</w:t>
            </w:r>
            <w:r>
              <w:rPr>
                <w:webHidden/>
              </w:rPr>
              <w:tab/>
            </w:r>
            <w:r>
              <w:rPr>
                <w:webHidden/>
              </w:rPr>
              <w:fldChar w:fldCharType="begin"/>
            </w:r>
            <w:r>
              <w:rPr>
                <w:webHidden/>
              </w:rPr>
              <w:instrText xml:space="preserve"> PAGEREF _Toc86871618 \h </w:instrText>
            </w:r>
          </w:ins>
          <w:r>
            <w:rPr>
              <w:webHidden/>
            </w:rPr>
          </w:r>
          <w:r>
            <w:rPr>
              <w:webHidden/>
            </w:rPr>
            <w:fldChar w:fldCharType="separate"/>
          </w:r>
          <w:ins w:id="144" w:author="Author">
            <w:r>
              <w:rPr>
                <w:webHidden/>
              </w:rPr>
              <w:t>33</w:t>
            </w:r>
            <w:r>
              <w:rPr>
                <w:webHidden/>
              </w:rPr>
              <w:fldChar w:fldCharType="end"/>
            </w:r>
            <w:r w:rsidRPr="002002E6">
              <w:rPr>
                <w:rStyle w:val="Hyperlink"/>
              </w:rPr>
              <w:fldChar w:fldCharType="end"/>
            </w:r>
          </w:ins>
        </w:p>
        <w:p w14:paraId="7D02B6A6" w14:textId="29E1962F" w:rsidR="00D22139" w:rsidRDefault="00D22139">
          <w:pPr>
            <w:pStyle w:val="TOC3"/>
            <w:rPr>
              <w:ins w:id="145" w:author="Author"/>
              <w:rFonts w:asciiTheme="minorHAnsi" w:eastAsiaTheme="minorEastAsia" w:hAnsiTheme="minorHAnsi" w:cstheme="minorBidi"/>
              <w:sz w:val="22"/>
              <w:szCs w:val="22"/>
              <w:lang w:val="en-US" w:eastAsia="zh-CN" w:bidi="he-IL"/>
            </w:rPr>
          </w:pPr>
          <w:ins w:id="146" w:author="Author">
            <w:r w:rsidRPr="002002E6">
              <w:rPr>
                <w:rStyle w:val="Hyperlink"/>
              </w:rPr>
              <w:fldChar w:fldCharType="begin"/>
            </w:r>
            <w:r w:rsidRPr="002002E6">
              <w:rPr>
                <w:rStyle w:val="Hyperlink"/>
              </w:rPr>
              <w:instrText xml:space="preserve"> </w:instrText>
            </w:r>
            <w:r>
              <w:instrText>HYPERLINK \l "_Toc86871619"</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4.3.3</w:t>
            </w:r>
            <w:r w:rsidRPr="002002E6">
              <w:rPr>
                <w:rStyle w:val="Hyperlink"/>
              </w:rPr>
              <w:t xml:space="preserve"> PUSCH Channel Model</w:t>
            </w:r>
            <w:r>
              <w:rPr>
                <w:webHidden/>
              </w:rPr>
              <w:tab/>
            </w:r>
            <w:r>
              <w:rPr>
                <w:webHidden/>
              </w:rPr>
              <w:fldChar w:fldCharType="begin"/>
            </w:r>
            <w:r>
              <w:rPr>
                <w:webHidden/>
              </w:rPr>
              <w:instrText xml:space="preserve"> PAGEREF _Toc86871619 \h </w:instrText>
            </w:r>
          </w:ins>
          <w:r>
            <w:rPr>
              <w:webHidden/>
            </w:rPr>
          </w:r>
          <w:r>
            <w:rPr>
              <w:webHidden/>
            </w:rPr>
            <w:fldChar w:fldCharType="separate"/>
          </w:r>
          <w:ins w:id="147" w:author="Author">
            <w:r>
              <w:rPr>
                <w:webHidden/>
              </w:rPr>
              <w:t>35</w:t>
            </w:r>
            <w:r>
              <w:rPr>
                <w:webHidden/>
              </w:rPr>
              <w:fldChar w:fldCharType="end"/>
            </w:r>
            <w:r w:rsidRPr="002002E6">
              <w:rPr>
                <w:rStyle w:val="Hyperlink"/>
              </w:rPr>
              <w:fldChar w:fldCharType="end"/>
            </w:r>
          </w:ins>
        </w:p>
        <w:p w14:paraId="6C25E7A7" w14:textId="25B9DB84" w:rsidR="00D22139" w:rsidRDefault="00D22139">
          <w:pPr>
            <w:pStyle w:val="TOC3"/>
            <w:rPr>
              <w:ins w:id="148" w:author="Author"/>
              <w:rFonts w:asciiTheme="minorHAnsi" w:eastAsiaTheme="minorEastAsia" w:hAnsiTheme="minorHAnsi" w:cstheme="minorBidi"/>
              <w:sz w:val="22"/>
              <w:szCs w:val="22"/>
              <w:lang w:val="en-US" w:eastAsia="zh-CN" w:bidi="he-IL"/>
            </w:rPr>
          </w:pPr>
          <w:ins w:id="149" w:author="Author">
            <w:r w:rsidRPr="002002E6">
              <w:rPr>
                <w:rStyle w:val="Hyperlink"/>
              </w:rPr>
              <w:fldChar w:fldCharType="begin"/>
            </w:r>
            <w:r w:rsidRPr="002002E6">
              <w:rPr>
                <w:rStyle w:val="Hyperlink"/>
              </w:rPr>
              <w:instrText xml:space="preserve"> </w:instrText>
            </w:r>
            <w:r>
              <w:instrText>HYPERLINK \l "_Toc86871620"</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4.3.4</w:t>
            </w:r>
            <w:r w:rsidRPr="002002E6">
              <w:rPr>
                <w:rStyle w:val="Hyperlink"/>
              </w:rPr>
              <w:t xml:space="preserve"> PUCCH Channel Model</w:t>
            </w:r>
            <w:r>
              <w:rPr>
                <w:webHidden/>
              </w:rPr>
              <w:tab/>
            </w:r>
            <w:r>
              <w:rPr>
                <w:webHidden/>
              </w:rPr>
              <w:fldChar w:fldCharType="begin"/>
            </w:r>
            <w:r>
              <w:rPr>
                <w:webHidden/>
              </w:rPr>
              <w:instrText xml:space="preserve"> PAGEREF _Toc86871620 \h </w:instrText>
            </w:r>
          </w:ins>
          <w:r>
            <w:rPr>
              <w:webHidden/>
            </w:rPr>
          </w:r>
          <w:r>
            <w:rPr>
              <w:webHidden/>
            </w:rPr>
            <w:fldChar w:fldCharType="separate"/>
          </w:r>
          <w:ins w:id="150" w:author="Author">
            <w:r>
              <w:rPr>
                <w:webHidden/>
              </w:rPr>
              <w:t>41</w:t>
            </w:r>
            <w:r>
              <w:rPr>
                <w:webHidden/>
              </w:rPr>
              <w:fldChar w:fldCharType="end"/>
            </w:r>
            <w:r w:rsidRPr="002002E6">
              <w:rPr>
                <w:rStyle w:val="Hyperlink"/>
              </w:rPr>
              <w:fldChar w:fldCharType="end"/>
            </w:r>
          </w:ins>
        </w:p>
        <w:p w14:paraId="0534DA7F" w14:textId="1CCC267B" w:rsidR="00D22139" w:rsidRDefault="00D22139">
          <w:pPr>
            <w:pStyle w:val="TOC3"/>
            <w:rPr>
              <w:ins w:id="151" w:author="Author"/>
              <w:rFonts w:asciiTheme="minorHAnsi" w:eastAsiaTheme="minorEastAsia" w:hAnsiTheme="minorHAnsi" w:cstheme="minorBidi"/>
              <w:sz w:val="22"/>
              <w:szCs w:val="22"/>
              <w:lang w:val="en-US" w:eastAsia="zh-CN" w:bidi="he-IL"/>
            </w:rPr>
          </w:pPr>
          <w:ins w:id="152" w:author="Author">
            <w:r w:rsidRPr="002002E6">
              <w:rPr>
                <w:rStyle w:val="Hyperlink"/>
              </w:rPr>
              <w:fldChar w:fldCharType="begin"/>
            </w:r>
            <w:r w:rsidRPr="002002E6">
              <w:rPr>
                <w:rStyle w:val="Hyperlink"/>
              </w:rPr>
              <w:instrText xml:space="preserve"> </w:instrText>
            </w:r>
            <w:r>
              <w:instrText>HYPERLINK \l "_Toc86871621"</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4.3.5</w:t>
            </w:r>
            <w:r w:rsidRPr="002002E6">
              <w:rPr>
                <w:rStyle w:val="Hyperlink"/>
              </w:rPr>
              <w:t xml:space="preserve"> SRS Channel Model</w:t>
            </w:r>
            <w:r>
              <w:rPr>
                <w:webHidden/>
              </w:rPr>
              <w:tab/>
            </w:r>
            <w:r>
              <w:rPr>
                <w:webHidden/>
              </w:rPr>
              <w:fldChar w:fldCharType="begin"/>
            </w:r>
            <w:r>
              <w:rPr>
                <w:webHidden/>
              </w:rPr>
              <w:instrText xml:space="preserve"> PAGEREF _Toc86871621 \h </w:instrText>
            </w:r>
          </w:ins>
          <w:r>
            <w:rPr>
              <w:webHidden/>
            </w:rPr>
          </w:r>
          <w:r>
            <w:rPr>
              <w:webHidden/>
            </w:rPr>
            <w:fldChar w:fldCharType="separate"/>
          </w:r>
          <w:ins w:id="153" w:author="Author">
            <w:r>
              <w:rPr>
                <w:webHidden/>
              </w:rPr>
              <w:t>46</w:t>
            </w:r>
            <w:r>
              <w:rPr>
                <w:webHidden/>
              </w:rPr>
              <w:fldChar w:fldCharType="end"/>
            </w:r>
            <w:r w:rsidRPr="002002E6">
              <w:rPr>
                <w:rStyle w:val="Hyperlink"/>
              </w:rPr>
              <w:fldChar w:fldCharType="end"/>
            </w:r>
          </w:ins>
        </w:p>
        <w:p w14:paraId="57AEF21B" w14:textId="5B60A615" w:rsidR="00D22139" w:rsidRDefault="00D22139">
          <w:pPr>
            <w:pStyle w:val="TOC3"/>
            <w:rPr>
              <w:ins w:id="154" w:author="Author"/>
              <w:rFonts w:asciiTheme="minorHAnsi" w:eastAsiaTheme="minorEastAsia" w:hAnsiTheme="minorHAnsi" w:cstheme="minorBidi"/>
              <w:sz w:val="22"/>
              <w:szCs w:val="22"/>
              <w:lang w:val="en-US" w:eastAsia="zh-CN" w:bidi="he-IL"/>
            </w:rPr>
          </w:pPr>
          <w:ins w:id="155" w:author="Author">
            <w:r w:rsidRPr="002002E6">
              <w:rPr>
                <w:rStyle w:val="Hyperlink"/>
              </w:rPr>
              <w:fldChar w:fldCharType="begin"/>
            </w:r>
            <w:r w:rsidRPr="002002E6">
              <w:rPr>
                <w:rStyle w:val="Hyperlink"/>
              </w:rPr>
              <w:instrText xml:space="preserve"> </w:instrText>
            </w:r>
            <w:r>
              <w:instrText>HYPERLINK \l "_Toc86871622"</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4.3.6</w:t>
            </w:r>
            <w:r w:rsidRPr="002002E6">
              <w:rPr>
                <w:rStyle w:val="Hyperlink"/>
              </w:rPr>
              <w:t xml:space="preserve"> PRACH Channel Model</w:t>
            </w:r>
            <w:r>
              <w:rPr>
                <w:webHidden/>
              </w:rPr>
              <w:tab/>
            </w:r>
            <w:r>
              <w:rPr>
                <w:webHidden/>
              </w:rPr>
              <w:fldChar w:fldCharType="begin"/>
            </w:r>
            <w:r>
              <w:rPr>
                <w:webHidden/>
              </w:rPr>
              <w:instrText xml:space="preserve"> PAGEREF _Toc86871622 \h </w:instrText>
            </w:r>
          </w:ins>
          <w:r>
            <w:rPr>
              <w:webHidden/>
            </w:rPr>
          </w:r>
          <w:r>
            <w:rPr>
              <w:webHidden/>
            </w:rPr>
            <w:fldChar w:fldCharType="separate"/>
          </w:r>
          <w:ins w:id="156" w:author="Author">
            <w:r>
              <w:rPr>
                <w:webHidden/>
              </w:rPr>
              <w:t>48</w:t>
            </w:r>
            <w:r>
              <w:rPr>
                <w:webHidden/>
              </w:rPr>
              <w:fldChar w:fldCharType="end"/>
            </w:r>
            <w:r w:rsidRPr="002002E6">
              <w:rPr>
                <w:rStyle w:val="Hyperlink"/>
              </w:rPr>
              <w:fldChar w:fldCharType="end"/>
            </w:r>
          </w:ins>
        </w:p>
        <w:p w14:paraId="6D8AE9F2" w14:textId="43780ABA" w:rsidR="00D22139" w:rsidRDefault="00D22139">
          <w:pPr>
            <w:pStyle w:val="TOC3"/>
            <w:rPr>
              <w:ins w:id="157" w:author="Author"/>
              <w:rFonts w:asciiTheme="minorHAnsi" w:eastAsiaTheme="minorEastAsia" w:hAnsiTheme="minorHAnsi" w:cstheme="minorBidi"/>
              <w:sz w:val="22"/>
              <w:szCs w:val="22"/>
              <w:lang w:val="en-US" w:eastAsia="zh-CN" w:bidi="he-IL"/>
            </w:rPr>
          </w:pPr>
          <w:ins w:id="158" w:author="Author">
            <w:r w:rsidRPr="002002E6">
              <w:rPr>
                <w:rStyle w:val="Hyperlink"/>
              </w:rPr>
              <w:fldChar w:fldCharType="begin"/>
            </w:r>
            <w:r w:rsidRPr="002002E6">
              <w:rPr>
                <w:rStyle w:val="Hyperlink"/>
              </w:rPr>
              <w:instrText xml:space="preserve"> </w:instrText>
            </w:r>
            <w:r>
              <w:instrText>HYPERLINK \l "_Toc86871623"</w:instrText>
            </w:r>
            <w:r w:rsidRPr="002002E6">
              <w:rPr>
                <w:rStyle w:val="Hyperlink"/>
              </w:rPr>
              <w:instrText xml:space="preserve"> </w:instrText>
            </w:r>
            <w:r w:rsidRPr="002002E6">
              <w:rPr>
                <w:rStyle w:val="Hyperlink"/>
              </w:rPr>
              <w:fldChar w:fldCharType="separate"/>
            </w:r>
            <w:r w:rsidRPr="002002E6">
              <w:rPr>
                <w:rStyle w:val="Hyperlink"/>
                <w14:scene3d>
                  <w14:camera w14:prst="orthographicFront"/>
                  <w14:lightRig w14:rig="threePt" w14:dir="t">
                    <w14:rot w14:lat="0" w14:lon="0" w14:rev="0"/>
                  </w14:lightRig>
                </w14:scene3d>
              </w:rPr>
              <w:t>4.3.7</w:t>
            </w:r>
            <w:r w:rsidRPr="002002E6">
              <w:rPr>
                <w:rStyle w:val="Hyperlink"/>
              </w:rPr>
              <w:t xml:space="preserve"> Beamforming</w:t>
            </w:r>
            <w:r>
              <w:rPr>
                <w:webHidden/>
              </w:rPr>
              <w:tab/>
            </w:r>
            <w:r>
              <w:rPr>
                <w:webHidden/>
              </w:rPr>
              <w:fldChar w:fldCharType="begin"/>
            </w:r>
            <w:r>
              <w:rPr>
                <w:webHidden/>
              </w:rPr>
              <w:instrText xml:space="preserve"> PAGEREF _Toc86871623 \h </w:instrText>
            </w:r>
          </w:ins>
          <w:r>
            <w:rPr>
              <w:webHidden/>
            </w:rPr>
          </w:r>
          <w:r>
            <w:rPr>
              <w:webHidden/>
            </w:rPr>
            <w:fldChar w:fldCharType="separate"/>
          </w:r>
          <w:ins w:id="159" w:author="Author">
            <w:r>
              <w:rPr>
                <w:webHidden/>
              </w:rPr>
              <w:t>50</w:t>
            </w:r>
            <w:r>
              <w:rPr>
                <w:webHidden/>
              </w:rPr>
              <w:fldChar w:fldCharType="end"/>
            </w:r>
            <w:r w:rsidRPr="002002E6">
              <w:rPr>
                <w:rStyle w:val="Hyperlink"/>
              </w:rPr>
              <w:fldChar w:fldCharType="end"/>
            </w:r>
          </w:ins>
        </w:p>
        <w:p w14:paraId="053DD796" w14:textId="128C771F" w:rsidR="00D22139" w:rsidRDefault="00D22139">
          <w:pPr>
            <w:pStyle w:val="TOC1"/>
            <w:rPr>
              <w:ins w:id="160" w:author="Author"/>
              <w:rFonts w:asciiTheme="minorHAnsi" w:eastAsiaTheme="minorEastAsia" w:hAnsiTheme="minorHAnsi" w:cstheme="minorBidi"/>
              <w:szCs w:val="22"/>
              <w:lang w:val="en-US" w:eastAsia="zh-CN" w:bidi="he-IL"/>
            </w:rPr>
          </w:pPr>
          <w:ins w:id="161" w:author="Author">
            <w:r w:rsidRPr="002002E6">
              <w:rPr>
                <w:rStyle w:val="Hyperlink"/>
              </w:rPr>
              <w:fldChar w:fldCharType="begin"/>
            </w:r>
            <w:r w:rsidRPr="002002E6">
              <w:rPr>
                <w:rStyle w:val="Hyperlink"/>
              </w:rPr>
              <w:instrText xml:space="preserve"> </w:instrText>
            </w:r>
            <w:r>
              <w:instrText>HYPERLINK \l "_Toc86871624"</w:instrText>
            </w:r>
            <w:r w:rsidRPr="002002E6">
              <w:rPr>
                <w:rStyle w:val="Hyperlink"/>
              </w:rPr>
              <w:instrText xml:space="preserve"> </w:instrText>
            </w:r>
            <w:r w:rsidRPr="002002E6">
              <w:rPr>
                <w:rStyle w:val="Hyperlink"/>
              </w:rPr>
              <w:fldChar w:fldCharType="separate"/>
            </w:r>
            <w:r w:rsidRPr="002002E6">
              <w:rPr>
                <w:rStyle w:val="Hyperlink"/>
              </w:rPr>
              <w:t>Annex ZZZ : O-RAN Adopter License Agreement</w:t>
            </w:r>
            <w:r>
              <w:rPr>
                <w:webHidden/>
              </w:rPr>
              <w:tab/>
            </w:r>
            <w:r>
              <w:rPr>
                <w:webHidden/>
              </w:rPr>
              <w:fldChar w:fldCharType="begin"/>
            </w:r>
            <w:r>
              <w:rPr>
                <w:webHidden/>
              </w:rPr>
              <w:instrText xml:space="preserve"> PAGEREF _Toc86871624 \h </w:instrText>
            </w:r>
          </w:ins>
          <w:r>
            <w:rPr>
              <w:webHidden/>
            </w:rPr>
          </w:r>
          <w:r>
            <w:rPr>
              <w:webHidden/>
            </w:rPr>
            <w:fldChar w:fldCharType="separate"/>
          </w:r>
          <w:ins w:id="162" w:author="Author">
            <w:r>
              <w:rPr>
                <w:webHidden/>
              </w:rPr>
              <w:t>51</w:t>
            </w:r>
            <w:r>
              <w:rPr>
                <w:webHidden/>
              </w:rPr>
              <w:fldChar w:fldCharType="end"/>
            </w:r>
            <w:r w:rsidRPr="002002E6">
              <w:rPr>
                <w:rStyle w:val="Hyperlink"/>
              </w:rPr>
              <w:fldChar w:fldCharType="end"/>
            </w:r>
          </w:ins>
        </w:p>
        <w:p w14:paraId="308453E9" w14:textId="101756D9" w:rsidR="00D22139" w:rsidRDefault="00D22139">
          <w:pPr>
            <w:pStyle w:val="TOC2"/>
            <w:rPr>
              <w:ins w:id="163" w:author="Author"/>
              <w:rFonts w:asciiTheme="minorHAnsi" w:eastAsiaTheme="minorEastAsia" w:hAnsiTheme="minorHAnsi" w:cstheme="minorBidi"/>
              <w:sz w:val="22"/>
              <w:szCs w:val="22"/>
              <w:lang w:val="en-US" w:eastAsia="zh-CN" w:bidi="he-IL"/>
            </w:rPr>
          </w:pPr>
          <w:ins w:id="164" w:author="Author">
            <w:r w:rsidRPr="002002E6">
              <w:rPr>
                <w:rStyle w:val="Hyperlink"/>
              </w:rPr>
              <w:fldChar w:fldCharType="begin"/>
            </w:r>
            <w:r w:rsidRPr="002002E6">
              <w:rPr>
                <w:rStyle w:val="Hyperlink"/>
              </w:rPr>
              <w:instrText xml:space="preserve"> </w:instrText>
            </w:r>
            <w:r>
              <w:instrText>HYPERLINK \l "_Toc86871625"</w:instrText>
            </w:r>
            <w:r w:rsidRPr="002002E6">
              <w:rPr>
                <w:rStyle w:val="Hyperlink"/>
              </w:rPr>
              <w:instrText xml:space="preserve"> </w:instrText>
            </w:r>
            <w:r w:rsidRPr="002002E6">
              <w:rPr>
                <w:rStyle w:val="Hyperlink"/>
              </w:rPr>
              <w:fldChar w:fldCharType="separate"/>
            </w:r>
            <w:r w:rsidRPr="002002E6">
              <w:rPr>
                <w:rStyle w:val="Hyperlink"/>
              </w:rPr>
              <w:t>Section 1: DEFINITIONS</w:t>
            </w:r>
            <w:r>
              <w:rPr>
                <w:webHidden/>
              </w:rPr>
              <w:tab/>
            </w:r>
            <w:r>
              <w:rPr>
                <w:webHidden/>
              </w:rPr>
              <w:fldChar w:fldCharType="begin"/>
            </w:r>
            <w:r>
              <w:rPr>
                <w:webHidden/>
              </w:rPr>
              <w:instrText xml:space="preserve"> PAGEREF _Toc86871625 \h </w:instrText>
            </w:r>
          </w:ins>
          <w:r>
            <w:rPr>
              <w:webHidden/>
            </w:rPr>
          </w:r>
          <w:r>
            <w:rPr>
              <w:webHidden/>
            </w:rPr>
            <w:fldChar w:fldCharType="separate"/>
          </w:r>
          <w:ins w:id="165" w:author="Author">
            <w:r>
              <w:rPr>
                <w:webHidden/>
              </w:rPr>
              <w:t>51</w:t>
            </w:r>
            <w:r>
              <w:rPr>
                <w:webHidden/>
              </w:rPr>
              <w:fldChar w:fldCharType="end"/>
            </w:r>
            <w:r w:rsidRPr="002002E6">
              <w:rPr>
                <w:rStyle w:val="Hyperlink"/>
              </w:rPr>
              <w:fldChar w:fldCharType="end"/>
            </w:r>
          </w:ins>
        </w:p>
        <w:p w14:paraId="5F93D0E2" w14:textId="51A13C86" w:rsidR="00D22139" w:rsidRDefault="00D22139">
          <w:pPr>
            <w:pStyle w:val="TOC2"/>
            <w:rPr>
              <w:ins w:id="166" w:author="Author"/>
              <w:rFonts w:asciiTheme="minorHAnsi" w:eastAsiaTheme="minorEastAsia" w:hAnsiTheme="minorHAnsi" w:cstheme="minorBidi"/>
              <w:sz w:val="22"/>
              <w:szCs w:val="22"/>
              <w:lang w:val="en-US" w:eastAsia="zh-CN" w:bidi="he-IL"/>
            </w:rPr>
          </w:pPr>
          <w:ins w:id="167" w:author="Author">
            <w:r w:rsidRPr="002002E6">
              <w:rPr>
                <w:rStyle w:val="Hyperlink"/>
              </w:rPr>
              <w:fldChar w:fldCharType="begin"/>
            </w:r>
            <w:r w:rsidRPr="002002E6">
              <w:rPr>
                <w:rStyle w:val="Hyperlink"/>
              </w:rPr>
              <w:instrText xml:space="preserve"> </w:instrText>
            </w:r>
            <w:r>
              <w:instrText>HYPERLINK \l "_Toc86871626"</w:instrText>
            </w:r>
            <w:r w:rsidRPr="002002E6">
              <w:rPr>
                <w:rStyle w:val="Hyperlink"/>
              </w:rPr>
              <w:instrText xml:space="preserve"> </w:instrText>
            </w:r>
            <w:r w:rsidRPr="002002E6">
              <w:rPr>
                <w:rStyle w:val="Hyperlink"/>
              </w:rPr>
              <w:fldChar w:fldCharType="separate"/>
            </w:r>
            <w:r w:rsidRPr="002002E6">
              <w:rPr>
                <w:rStyle w:val="Hyperlink"/>
              </w:rPr>
              <w:t>Section 2: COPYRIGHT LICENSE</w:t>
            </w:r>
            <w:r>
              <w:rPr>
                <w:webHidden/>
              </w:rPr>
              <w:tab/>
            </w:r>
            <w:r>
              <w:rPr>
                <w:webHidden/>
              </w:rPr>
              <w:fldChar w:fldCharType="begin"/>
            </w:r>
            <w:r>
              <w:rPr>
                <w:webHidden/>
              </w:rPr>
              <w:instrText xml:space="preserve"> PAGEREF _Toc86871626 \h </w:instrText>
            </w:r>
          </w:ins>
          <w:r>
            <w:rPr>
              <w:webHidden/>
            </w:rPr>
          </w:r>
          <w:r>
            <w:rPr>
              <w:webHidden/>
            </w:rPr>
            <w:fldChar w:fldCharType="separate"/>
          </w:r>
          <w:ins w:id="168" w:author="Author">
            <w:r>
              <w:rPr>
                <w:webHidden/>
              </w:rPr>
              <w:t>52</w:t>
            </w:r>
            <w:r>
              <w:rPr>
                <w:webHidden/>
              </w:rPr>
              <w:fldChar w:fldCharType="end"/>
            </w:r>
            <w:r w:rsidRPr="002002E6">
              <w:rPr>
                <w:rStyle w:val="Hyperlink"/>
              </w:rPr>
              <w:fldChar w:fldCharType="end"/>
            </w:r>
          </w:ins>
        </w:p>
        <w:p w14:paraId="44C153A1" w14:textId="4D2635EE" w:rsidR="00D22139" w:rsidRDefault="00D22139">
          <w:pPr>
            <w:pStyle w:val="TOC2"/>
            <w:rPr>
              <w:ins w:id="169" w:author="Author"/>
              <w:rFonts w:asciiTheme="minorHAnsi" w:eastAsiaTheme="minorEastAsia" w:hAnsiTheme="minorHAnsi" w:cstheme="minorBidi"/>
              <w:sz w:val="22"/>
              <w:szCs w:val="22"/>
              <w:lang w:val="en-US" w:eastAsia="zh-CN" w:bidi="he-IL"/>
            </w:rPr>
          </w:pPr>
          <w:ins w:id="170" w:author="Author">
            <w:r w:rsidRPr="002002E6">
              <w:rPr>
                <w:rStyle w:val="Hyperlink"/>
              </w:rPr>
              <w:fldChar w:fldCharType="begin"/>
            </w:r>
            <w:r w:rsidRPr="002002E6">
              <w:rPr>
                <w:rStyle w:val="Hyperlink"/>
              </w:rPr>
              <w:instrText xml:space="preserve"> </w:instrText>
            </w:r>
            <w:r>
              <w:instrText>HYPERLINK \l "_Toc86871627"</w:instrText>
            </w:r>
            <w:r w:rsidRPr="002002E6">
              <w:rPr>
                <w:rStyle w:val="Hyperlink"/>
              </w:rPr>
              <w:instrText xml:space="preserve"> </w:instrText>
            </w:r>
            <w:r w:rsidRPr="002002E6">
              <w:rPr>
                <w:rStyle w:val="Hyperlink"/>
              </w:rPr>
              <w:fldChar w:fldCharType="separate"/>
            </w:r>
            <w:r w:rsidRPr="002002E6">
              <w:rPr>
                <w:rStyle w:val="Hyperlink"/>
              </w:rPr>
              <w:t>Section 3: FRAND LICENSE</w:t>
            </w:r>
            <w:r>
              <w:rPr>
                <w:webHidden/>
              </w:rPr>
              <w:tab/>
            </w:r>
            <w:r>
              <w:rPr>
                <w:webHidden/>
              </w:rPr>
              <w:fldChar w:fldCharType="begin"/>
            </w:r>
            <w:r>
              <w:rPr>
                <w:webHidden/>
              </w:rPr>
              <w:instrText xml:space="preserve"> PAGEREF _Toc86871627 \h </w:instrText>
            </w:r>
          </w:ins>
          <w:r>
            <w:rPr>
              <w:webHidden/>
            </w:rPr>
          </w:r>
          <w:r>
            <w:rPr>
              <w:webHidden/>
            </w:rPr>
            <w:fldChar w:fldCharType="separate"/>
          </w:r>
          <w:ins w:id="171" w:author="Author">
            <w:r>
              <w:rPr>
                <w:webHidden/>
              </w:rPr>
              <w:t>52</w:t>
            </w:r>
            <w:r>
              <w:rPr>
                <w:webHidden/>
              </w:rPr>
              <w:fldChar w:fldCharType="end"/>
            </w:r>
            <w:r w:rsidRPr="002002E6">
              <w:rPr>
                <w:rStyle w:val="Hyperlink"/>
              </w:rPr>
              <w:fldChar w:fldCharType="end"/>
            </w:r>
          </w:ins>
        </w:p>
        <w:p w14:paraId="47B2260C" w14:textId="06D0620C" w:rsidR="00D22139" w:rsidRDefault="00D22139">
          <w:pPr>
            <w:pStyle w:val="TOC2"/>
            <w:rPr>
              <w:ins w:id="172" w:author="Author"/>
              <w:rFonts w:asciiTheme="minorHAnsi" w:eastAsiaTheme="minorEastAsia" w:hAnsiTheme="minorHAnsi" w:cstheme="minorBidi"/>
              <w:sz w:val="22"/>
              <w:szCs w:val="22"/>
              <w:lang w:val="en-US" w:eastAsia="zh-CN" w:bidi="he-IL"/>
            </w:rPr>
          </w:pPr>
          <w:ins w:id="173" w:author="Author">
            <w:r w:rsidRPr="002002E6">
              <w:rPr>
                <w:rStyle w:val="Hyperlink"/>
              </w:rPr>
              <w:fldChar w:fldCharType="begin"/>
            </w:r>
            <w:r w:rsidRPr="002002E6">
              <w:rPr>
                <w:rStyle w:val="Hyperlink"/>
              </w:rPr>
              <w:instrText xml:space="preserve"> </w:instrText>
            </w:r>
            <w:r>
              <w:instrText>HYPERLINK \l "_Toc86871628"</w:instrText>
            </w:r>
            <w:r w:rsidRPr="002002E6">
              <w:rPr>
                <w:rStyle w:val="Hyperlink"/>
              </w:rPr>
              <w:instrText xml:space="preserve"> </w:instrText>
            </w:r>
            <w:r w:rsidRPr="002002E6">
              <w:rPr>
                <w:rStyle w:val="Hyperlink"/>
              </w:rPr>
              <w:fldChar w:fldCharType="separate"/>
            </w:r>
            <w:r w:rsidRPr="002002E6">
              <w:rPr>
                <w:rStyle w:val="Hyperlink"/>
              </w:rPr>
              <w:t>Section 4: TERM AND TERMINATION</w:t>
            </w:r>
            <w:r>
              <w:rPr>
                <w:webHidden/>
              </w:rPr>
              <w:tab/>
            </w:r>
            <w:r>
              <w:rPr>
                <w:webHidden/>
              </w:rPr>
              <w:fldChar w:fldCharType="begin"/>
            </w:r>
            <w:r>
              <w:rPr>
                <w:webHidden/>
              </w:rPr>
              <w:instrText xml:space="preserve"> PAGEREF _Toc86871628 \h </w:instrText>
            </w:r>
          </w:ins>
          <w:r>
            <w:rPr>
              <w:webHidden/>
            </w:rPr>
          </w:r>
          <w:r>
            <w:rPr>
              <w:webHidden/>
            </w:rPr>
            <w:fldChar w:fldCharType="separate"/>
          </w:r>
          <w:ins w:id="174" w:author="Author">
            <w:r>
              <w:rPr>
                <w:webHidden/>
              </w:rPr>
              <w:t>53</w:t>
            </w:r>
            <w:r>
              <w:rPr>
                <w:webHidden/>
              </w:rPr>
              <w:fldChar w:fldCharType="end"/>
            </w:r>
            <w:r w:rsidRPr="002002E6">
              <w:rPr>
                <w:rStyle w:val="Hyperlink"/>
              </w:rPr>
              <w:fldChar w:fldCharType="end"/>
            </w:r>
          </w:ins>
        </w:p>
        <w:p w14:paraId="186A7D0B" w14:textId="32B75271" w:rsidR="00D22139" w:rsidRDefault="00D22139">
          <w:pPr>
            <w:pStyle w:val="TOC2"/>
            <w:rPr>
              <w:ins w:id="175" w:author="Author"/>
              <w:rFonts w:asciiTheme="minorHAnsi" w:eastAsiaTheme="minorEastAsia" w:hAnsiTheme="minorHAnsi" w:cstheme="minorBidi"/>
              <w:sz w:val="22"/>
              <w:szCs w:val="22"/>
              <w:lang w:val="en-US" w:eastAsia="zh-CN" w:bidi="he-IL"/>
            </w:rPr>
          </w:pPr>
          <w:ins w:id="176" w:author="Author">
            <w:r w:rsidRPr="002002E6">
              <w:rPr>
                <w:rStyle w:val="Hyperlink"/>
              </w:rPr>
              <w:fldChar w:fldCharType="begin"/>
            </w:r>
            <w:r w:rsidRPr="002002E6">
              <w:rPr>
                <w:rStyle w:val="Hyperlink"/>
              </w:rPr>
              <w:instrText xml:space="preserve"> </w:instrText>
            </w:r>
            <w:r>
              <w:instrText>HYPERLINK \l "_Toc86871629"</w:instrText>
            </w:r>
            <w:r w:rsidRPr="002002E6">
              <w:rPr>
                <w:rStyle w:val="Hyperlink"/>
              </w:rPr>
              <w:instrText xml:space="preserve"> </w:instrText>
            </w:r>
            <w:r w:rsidRPr="002002E6">
              <w:rPr>
                <w:rStyle w:val="Hyperlink"/>
              </w:rPr>
              <w:fldChar w:fldCharType="separate"/>
            </w:r>
            <w:r w:rsidRPr="002002E6">
              <w:rPr>
                <w:rStyle w:val="Hyperlink"/>
              </w:rPr>
              <w:t>Section 5: CONFIDENTIALITY</w:t>
            </w:r>
            <w:r>
              <w:rPr>
                <w:webHidden/>
              </w:rPr>
              <w:tab/>
            </w:r>
            <w:r>
              <w:rPr>
                <w:webHidden/>
              </w:rPr>
              <w:fldChar w:fldCharType="begin"/>
            </w:r>
            <w:r>
              <w:rPr>
                <w:webHidden/>
              </w:rPr>
              <w:instrText xml:space="preserve"> PAGEREF _Toc86871629 \h </w:instrText>
            </w:r>
          </w:ins>
          <w:r>
            <w:rPr>
              <w:webHidden/>
            </w:rPr>
          </w:r>
          <w:r>
            <w:rPr>
              <w:webHidden/>
            </w:rPr>
            <w:fldChar w:fldCharType="separate"/>
          </w:r>
          <w:ins w:id="177" w:author="Author">
            <w:r>
              <w:rPr>
                <w:webHidden/>
              </w:rPr>
              <w:t>53</w:t>
            </w:r>
            <w:r>
              <w:rPr>
                <w:webHidden/>
              </w:rPr>
              <w:fldChar w:fldCharType="end"/>
            </w:r>
            <w:r w:rsidRPr="002002E6">
              <w:rPr>
                <w:rStyle w:val="Hyperlink"/>
              </w:rPr>
              <w:fldChar w:fldCharType="end"/>
            </w:r>
          </w:ins>
        </w:p>
        <w:p w14:paraId="484BCAF0" w14:textId="73032278" w:rsidR="00D22139" w:rsidRDefault="00D22139">
          <w:pPr>
            <w:pStyle w:val="TOC2"/>
            <w:rPr>
              <w:ins w:id="178" w:author="Author"/>
              <w:rFonts w:asciiTheme="minorHAnsi" w:eastAsiaTheme="minorEastAsia" w:hAnsiTheme="minorHAnsi" w:cstheme="minorBidi"/>
              <w:sz w:val="22"/>
              <w:szCs w:val="22"/>
              <w:lang w:val="en-US" w:eastAsia="zh-CN" w:bidi="he-IL"/>
            </w:rPr>
          </w:pPr>
          <w:ins w:id="179" w:author="Author">
            <w:r w:rsidRPr="002002E6">
              <w:rPr>
                <w:rStyle w:val="Hyperlink"/>
              </w:rPr>
              <w:fldChar w:fldCharType="begin"/>
            </w:r>
            <w:r w:rsidRPr="002002E6">
              <w:rPr>
                <w:rStyle w:val="Hyperlink"/>
              </w:rPr>
              <w:instrText xml:space="preserve"> </w:instrText>
            </w:r>
            <w:r>
              <w:instrText>HYPERLINK \l "_Toc86871630"</w:instrText>
            </w:r>
            <w:r w:rsidRPr="002002E6">
              <w:rPr>
                <w:rStyle w:val="Hyperlink"/>
              </w:rPr>
              <w:instrText xml:space="preserve"> </w:instrText>
            </w:r>
            <w:r w:rsidRPr="002002E6">
              <w:rPr>
                <w:rStyle w:val="Hyperlink"/>
              </w:rPr>
              <w:fldChar w:fldCharType="separate"/>
            </w:r>
            <w:r w:rsidRPr="002002E6">
              <w:rPr>
                <w:rStyle w:val="Hyperlink"/>
              </w:rPr>
              <w:t>Section 6: INDEMNIFICATION</w:t>
            </w:r>
            <w:r>
              <w:rPr>
                <w:webHidden/>
              </w:rPr>
              <w:tab/>
            </w:r>
            <w:r>
              <w:rPr>
                <w:webHidden/>
              </w:rPr>
              <w:fldChar w:fldCharType="begin"/>
            </w:r>
            <w:r>
              <w:rPr>
                <w:webHidden/>
              </w:rPr>
              <w:instrText xml:space="preserve"> PAGEREF _Toc86871630 \h </w:instrText>
            </w:r>
          </w:ins>
          <w:r>
            <w:rPr>
              <w:webHidden/>
            </w:rPr>
          </w:r>
          <w:r>
            <w:rPr>
              <w:webHidden/>
            </w:rPr>
            <w:fldChar w:fldCharType="separate"/>
          </w:r>
          <w:ins w:id="180" w:author="Author">
            <w:r>
              <w:rPr>
                <w:webHidden/>
              </w:rPr>
              <w:t>53</w:t>
            </w:r>
            <w:r>
              <w:rPr>
                <w:webHidden/>
              </w:rPr>
              <w:fldChar w:fldCharType="end"/>
            </w:r>
            <w:r w:rsidRPr="002002E6">
              <w:rPr>
                <w:rStyle w:val="Hyperlink"/>
              </w:rPr>
              <w:fldChar w:fldCharType="end"/>
            </w:r>
          </w:ins>
        </w:p>
        <w:p w14:paraId="1EB53F04" w14:textId="18D2CD1A" w:rsidR="00D22139" w:rsidRDefault="00D22139">
          <w:pPr>
            <w:pStyle w:val="TOC2"/>
            <w:rPr>
              <w:ins w:id="181" w:author="Author"/>
              <w:rFonts w:asciiTheme="minorHAnsi" w:eastAsiaTheme="minorEastAsia" w:hAnsiTheme="minorHAnsi" w:cstheme="minorBidi"/>
              <w:sz w:val="22"/>
              <w:szCs w:val="22"/>
              <w:lang w:val="en-US" w:eastAsia="zh-CN" w:bidi="he-IL"/>
            </w:rPr>
          </w:pPr>
          <w:ins w:id="182" w:author="Author">
            <w:r w:rsidRPr="002002E6">
              <w:rPr>
                <w:rStyle w:val="Hyperlink"/>
              </w:rPr>
              <w:fldChar w:fldCharType="begin"/>
            </w:r>
            <w:r w:rsidRPr="002002E6">
              <w:rPr>
                <w:rStyle w:val="Hyperlink"/>
              </w:rPr>
              <w:instrText xml:space="preserve"> </w:instrText>
            </w:r>
            <w:r>
              <w:instrText>HYPERLINK \l "_Toc86871631"</w:instrText>
            </w:r>
            <w:r w:rsidRPr="002002E6">
              <w:rPr>
                <w:rStyle w:val="Hyperlink"/>
              </w:rPr>
              <w:instrText xml:space="preserve"> </w:instrText>
            </w:r>
            <w:r w:rsidRPr="002002E6">
              <w:rPr>
                <w:rStyle w:val="Hyperlink"/>
              </w:rPr>
              <w:fldChar w:fldCharType="separate"/>
            </w:r>
            <w:r w:rsidRPr="002002E6">
              <w:rPr>
                <w:rStyle w:val="Hyperlink"/>
              </w:rPr>
              <w:t>Section 7: LIMITATIONS ON LIABILITY; NO WARRANTY</w:t>
            </w:r>
            <w:r>
              <w:rPr>
                <w:webHidden/>
              </w:rPr>
              <w:tab/>
            </w:r>
            <w:r>
              <w:rPr>
                <w:webHidden/>
              </w:rPr>
              <w:fldChar w:fldCharType="begin"/>
            </w:r>
            <w:r>
              <w:rPr>
                <w:webHidden/>
              </w:rPr>
              <w:instrText xml:space="preserve"> PAGEREF _Toc86871631 \h </w:instrText>
            </w:r>
          </w:ins>
          <w:r>
            <w:rPr>
              <w:webHidden/>
            </w:rPr>
          </w:r>
          <w:r>
            <w:rPr>
              <w:webHidden/>
            </w:rPr>
            <w:fldChar w:fldCharType="separate"/>
          </w:r>
          <w:ins w:id="183" w:author="Author">
            <w:r>
              <w:rPr>
                <w:webHidden/>
              </w:rPr>
              <w:t>53</w:t>
            </w:r>
            <w:r>
              <w:rPr>
                <w:webHidden/>
              </w:rPr>
              <w:fldChar w:fldCharType="end"/>
            </w:r>
            <w:r w:rsidRPr="002002E6">
              <w:rPr>
                <w:rStyle w:val="Hyperlink"/>
              </w:rPr>
              <w:fldChar w:fldCharType="end"/>
            </w:r>
          </w:ins>
        </w:p>
        <w:p w14:paraId="2A3F5086" w14:textId="3E2F979F" w:rsidR="00D22139" w:rsidRDefault="00D22139">
          <w:pPr>
            <w:pStyle w:val="TOC2"/>
            <w:rPr>
              <w:ins w:id="184" w:author="Author"/>
              <w:rFonts w:asciiTheme="minorHAnsi" w:eastAsiaTheme="minorEastAsia" w:hAnsiTheme="minorHAnsi" w:cstheme="minorBidi"/>
              <w:sz w:val="22"/>
              <w:szCs w:val="22"/>
              <w:lang w:val="en-US" w:eastAsia="zh-CN" w:bidi="he-IL"/>
            </w:rPr>
          </w:pPr>
          <w:ins w:id="185" w:author="Author">
            <w:r w:rsidRPr="002002E6">
              <w:rPr>
                <w:rStyle w:val="Hyperlink"/>
              </w:rPr>
              <w:fldChar w:fldCharType="begin"/>
            </w:r>
            <w:r w:rsidRPr="002002E6">
              <w:rPr>
                <w:rStyle w:val="Hyperlink"/>
              </w:rPr>
              <w:instrText xml:space="preserve"> </w:instrText>
            </w:r>
            <w:r>
              <w:instrText>HYPERLINK \l "_Toc86871632"</w:instrText>
            </w:r>
            <w:r w:rsidRPr="002002E6">
              <w:rPr>
                <w:rStyle w:val="Hyperlink"/>
              </w:rPr>
              <w:instrText xml:space="preserve"> </w:instrText>
            </w:r>
            <w:r w:rsidRPr="002002E6">
              <w:rPr>
                <w:rStyle w:val="Hyperlink"/>
              </w:rPr>
              <w:fldChar w:fldCharType="separate"/>
            </w:r>
            <w:r w:rsidRPr="002002E6">
              <w:rPr>
                <w:rStyle w:val="Hyperlink"/>
              </w:rPr>
              <w:t>Section 8: ASSIGNMENT</w:t>
            </w:r>
            <w:r>
              <w:rPr>
                <w:webHidden/>
              </w:rPr>
              <w:tab/>
            </w:r>
            <w:r>
              <w:rPr>
                <w:webHidden/>
              </w:rPr>
              <w:fldChar w:fldCharType="begin"/>
            </w:r>
            <w:r>
              <w:rPr>
                <w:webHidden/>
              </w:rPr>
              <w:instrText xml:space="preserve"> PAGEREF _Toc86871632 \h </w:instrText>
            </w:r>
          </w:ins>
          <w:r>
            <w:rPr>
              <w:webHidden/>
            </w:rPr>
          </w:r>
          <w:r>
            <w:rPr>
              <w:webHidden/>
            </w:rPr>
            <w:fldChar w:fldCharType="separate"/>
          </w:r>
          <w:ins w:id="186" w:author="Author">
            <w:r>
              <w:rPr>
                <w:webHidden/>
              </w:rPr>
              <w:t>53</w:t>
            </w:r>
            <w:r>
              <w:rPr>
                <w:webHidden/>
              </w:rPr>
              <w:fldChar w:fldCharType="end"/>
            </w:r>
            <w:r w:rsidRPr="002002E6">
              <w:rPr>
                <w:rStyle w:val="Hyperlink"/>
              </w:rPr>
              <w:fldChar w:fldCharType="end"/>
            </w:r>
          </w:ins>
        </w:p>
        <w:p w14:paraId="5A00F6E0" w14:textId="5676EE92" w:rsidR="00D22139" w:rsidRDefault="00D22139">
          <w:pPr>
            <w:pStyle w:val="TOC2"/>
            <w:rPr>
              <w:ins w:id="187" w:author="Author"/>
              <w:rFonts w:asciiTheme="minorHAnsi" w:eastAsiaTheme="minorEastAsia" w:hAnsiTheme="minorHAnsi" w:cstheme="minorBidi"/>
              <w:sz w:val="22"/>
              <w:szCs w:val="22"/>
              <w:lang w:val="en-US" w:eastAsia="zh-CN" w:bidi="he-IL"/>
            </w:rPr>
          </w:pPr>
          <w:ins w:id="188" w:author="Author">
            <w:r w:rsidRPr="002002E6">
              <w:rPr>
                <w:rStyle w:val="Hyperlink"/>
              </w:rPr>
              <w:fldChar w:fldCharType="begin"/>
            </w:r>
            <w:r w:rsidRPr="002002E6">
              <w:rPr>
                <w:rStyle w:val="Hyperlink"/>
              </w:rPr>
              <w:instrText xml:space="preserve"> </w:instrText>
            </w:r>
            <w:r>
              <w:instrText>HYPERLINK \l "_Toc86871633"</w:instrText>
            </w:r>
            <w:r w:rsidRPr="002002E6">
              <w:rPr>
                <w:rStyle w:val="Hyperlink"/>
              </w:rPr>
              <w:instrText xml:space="preserve"> </w:instrText>
            </w:r>
            <w:r w:rsidRPr="002002E6">
              <w:rPr>
                <w:rStyle w:val="Hyperlink"/>
              </w:rPr>
              <w:fldChar w:fldCharType="separate"/>
            </w:r>
            <w:r w:rsidRPr="002002E6">
              <w:rPr>
                <w:rStyle w:val="Hyperlink"/>
              </w:rPr>
              <w:t>Section 9: THIRD-PARTY BENEFICIARY RIGHTS</w:t>
            </w:r>
            <w:r>
              <w:rPr>
                <w:webHidden/>
              </w:rPr>
              <w:tab/>
            </w:r>
            <w:r>
              <w:rPr>
                <w:webHidden/>
              </w:rPr>
              <w:fldChar w:fldCharType="begin"/>
            </w:r>
            <w:r>
              <w:rPr>
                <w:webHidden/>
              </w:rPr>
              <w:instrText xml:space="preserve"> PAGEREF _Toc86871633 \h </w:instrText>
            </w:r>
          </w:ins>
          <w:r>
            <w:rPr>
              <w:webHidden/>
            </w:rPr>
          </w:r>
          <w:r>
            <w:rPr>
              <w:webHidden/>
            </w:rPr>
            <w:fldChar w:fldCharType="separate"/>
          </w:r>
          <w:ins w:id="189" w:author="Author">
            <w:r>
              <w:rPr>
                <w:webHidden/>
              </w:rPr>
              <w:t>54</w:t>
            </w:r>
            <w:r>
              <w:rPr>
                <w:webHidden/>
              </w:rPr>
              <w:fldChar w:fldCharType="end"/>
            </w:r>
            <w:r w:rsidRPr="002002E6">
              <w:rPr>
                <w:rStyle w:val="Hyperlink"/>
              </w:rPr>
              <w:fldChar w:fldCharType="end"/>
            </w:r>
          </w:ins>
        </w:p>
        <w:p w14:paraId="720BD32D" w14:textId="5E58349A" w:rsidR="00D22139" w:rsidRDefault="00D22139">
          <w:pPr>
            <w:pStyle w:val="TOC2"/>
            <w:rPr>
              <w:ins w:id="190" w:author="Author"/>
              <w:rFonts w:asciiTheme="minorHAnsi" w:eastAsiaTheme="minorEastAsia" w:hAnsiTheme="minorHAnsi" w:cstheme="minorBidi"/>
              <w:sz w:val="22"/>
              <w:szCs w:val="22"/>
              <w:lang w:val="en-US" w:eastAsia="zh-CN" w:bidi="he-IL"/>
            </w:rPr>
          </w:pPr>
          <w:ins w:id="191" w:author="Author">
            <w:r w:rsidRPr="002002E6">
              <w:rPr>
                <w:rStyle w:val="Hyperlink"/>
              </w:rPr>
              <w:fldChar w:fldCharType="begin"/>
            </w:r>
            <w:r w:rsidRPr="002002E6">
              <w:rPr>
                <w:rStyle w:val="Hyperlink"/>
              </w:rPr>
              <w:instrText xml:space="preserve"> </w:instrText>
            </w:r>
            <w:r>
              <w:instrText>HYPERLINK \l "_Toc86871634"</w:instrText>
            </w:r>
            <w:r w:rsidRPr="002002E6">
              <w:rPr>
                <w:rStyle w:val="Hyperlink"/>
              </w:rPr>
              <w:instrText xml:space="preserve"> </w:instrText>
            </w:r>
            <w:r w:rsidRPr="002002E6">
              <w:rPr>
                <w:rStyle w:val="Hyperlink"/>
              </w:rPr>
              <w:fldChar w:fldCharType="separate"/>
            </w:r>
            <w:r w:rsidRPr="002002E6">
              <w:rPr>
                <w:rStyle w:val="Hyperlink"/>
              </w:rPr>
              <w:t>Section 10: BINDING ON AFFILIATES</w:t>
            </w:r>
            <w:r>
              <w:rPr>
                <w:webHidden/>
              </w:rPr>
              <w:tab/>
            </w:r>
            <w:r>
              <w:rPr>
                <w:webHidden/>
              </w:rPr>
              <w:fldChar w:fldCharType="begin"/>
            </w:r>
            <w:r>
              <w:rPr>
                <w:webHidden/>
              </w:rPr>
              <w:instrText xml:space="preserve"> PAGEREF _Toc86871634 \h </w:instrText>
            </w:r>
          </w:ins>
          <w:r>
            <w:rPr>
              <w:webHidden/>
            </w:rPr>
          </w:r>
          <w:r>
            <w:rPr>
              <w:webHidden/>
            </w:rPr>
            <w:fldChar w:fldCharType="separate"/>
          </w:r>
          <w:ins w:id="192" w:author="Author">
            <w:r>
              <w:rPr>
                <w:webHidden/>
              </w:rPr>
              <w:t>54</w:t>
            </w:r>
            <w:r>
              <w:rPr>
                <w:webHidden/>
              </w:rPr>
              <w:fldChar w:fldCharType="end"/>
            </w:r>
            <w:r w:rsidRPr="002002E6">
              <w:rPr>
                <w:rStyle w:val="Hyperlink"/>
              </w:rPr>
              <w:fldChar w:fldCharType="end"/>
            </w:r>
          </w:ins>
        </w:p>
        <w:p w14:paraId="4AB16374" w14:textId="1503D8B3" w:rsidR="00D22139" w:rsidRDefault="00D22139">
          <w:pPr>
            <w:pStyle w:val="TOC2"/>
            <w:rPr>
              <w:ins w:id="193" w:author="Author"/>
              <w:rFonts w:asciiTheme="minorHAnsi" w:eastAsiaTheme="minorEastAsia" w:hAnsiTheme="minorHAnsi" w:cstheme="minorBidi"/>
              <w:sz w:val="22"/>
              <w:szCs w:val="22"/>
              <w:lang w:val="en-US" w:eastAsia="zh-CN" w:bidi="he-IL"/>
            </w:rPr>
          </w:pPr>
          <w:ins w:id="194" w:author="Author">
            <w:r w:rsidRPr="002002E6">
              <w:rPr>
                <w:rStyle w:val="Hyperlink"/>
              </w:rPr>
              <w:fldChar w:fldCharType="begin"/>
            </w:r>
            <w:r w:rsidRPr="002002E6">
              <w:rPr>
                <w:rStyle w:val="Hyperlink"/>
              </w:rPr>
              <w:instrText xml:space="preserve"> </w:instrText>
            </w:r>
            <w:r>
              <w:instrText>HYPERLINK \l "_Toc86871635"</w:instrText>
            </w:r>
            <w:r w:rsidRPr="002002E6">
              <w:rPr>
                <w:rStyle w:val="Hyperlink"/>
              </w:rPr>
              <w:instrText xml:space="preserve"> </w:instrText>
            </w:r>
            <w:r w:rsidRPr="002002E6">
              <w:rPr>
                <w:rStyle w:val="Hyperlink"/>
              </w:rPr>
              <w:fldChar w:fldCharType="separate"/>
            </w:r>
            <w:r w:rsidRPr="002002E6">
              <w:rPr>
                <w:rStyle w:val="Hyperlink"/>
              </w:rPr>
              <w:t>Section 11: GENERAL</w:t>
            </w:r>
            <w:r>
              <w:rPr>
                <w:webHidden/>
              </w:rPr>
              <w:tab/>
            </w:r>
            <w:r>
              <w:rPr>
                <w:webHidden/>
              </w:rPr>
              <w:fldChar w:fldCharType="begin"/>
            </w:r>
            <w:r>
              <w:rPr>
                <w:webHidden/>
              </w:rPr>
              <w:instrText xml:space="preserve"> PAGEREF _Toc86871635 \h </w:instrText>
            </w:r>
          </w:ins>
          <w:r>
            <w:rPr>
              <w:webHidden/>
            </w:rPr>
          </w:r>
          <w:r>
            <w:rPr>
              <w:webHidden/>
            </w:rPr>
            <w:fldChar w:fldCharType="separate"/>
          </w:r>
          <w:ins w:id="195" w:author="Author">
            <w:r>
              <w:rPr>
                <w:webHidden/>
              </w:rPr>
              <w:t>54</w:t>
            </w:r>
            <w:r>
              <w:rPr>
                <w:webHidden/>
              </w:rPr>
              <w:fldChar w:fldCharType="end"/>
            </w:r>
            <w:r w:rsidRPr="002002E6">
              <w:rPr>
                <w:rStyle w:val="Hyperlink"/>
              </w:rPr>
              <w:fldChar w:fldCharType="end"/>
            </w:r>
          </w:ins>
        </w:p>
        <w:p w14:paraId="0E503CFB" w14:textId="12412798" w:rsidR="00C86F18" w:rsidDel="00D22139" w:rsidRDefault="00C86F18">
          <w:pPr>
            <w:pStyle w:val="TOC1"/>
            <w:rPr>
              <w:ins w:id="196" w:author="Author"/>
              <w:del w:id="197" w:author="Author"/>
              <w:rFonts w:asciiTheme="minorHAnsi" w:eastAsiaTheme="minorEastAsia" w:hAnsiTheme="minorHAnsi" w:cstheme="minorBidi"/>
              <w:szCs w:val="22"/>
              <w:lang w:val="en-US" w:eastAsia="zh-CN" w:bidi="he-IL"/>
            </w:rPr>
          </w:pPr>
          <w:ins w:id="198" w:author="Author">
            <w:del w:id="199" w:author="Author">
              <w:r w:rsidRPr="00E17448" w:rsidDel="00D22139">
                <w:rPr>
                  <w:rStyle w:val="Hyperlink"/>
                  <w:lang w:val="en-US"/>
                </w:rPr>
                <w:delText>Revision History</w:delText>
              </w:r>
              <w:r w:rsidDel="00D22139">
                <w:rPr>
                  <w:webHidden/>
                </w:rPr>
                <w:tab/>
                <w:delText>2</w:delText>
              </w:r>
            </w:del>
          </w:ins>
        </w:p>
        <w:p w14:paraId="37402D38" w14:textId="2E7F735A" w:rsidR="00C86F18" w:rsidDel="00D22139" w:rsidRDefault="00C86F18">
          <w:pPr>
            <w:pStyle w:val="TOC1"/>
            <w:rPr>
              <w:ins w:id="200" w:author="Author"/>
              <w:del w:id="201" w:author="Author"/>
              <w:rFonts w:asciiTheme="minorHAnsi" w:eastAsiaTheme="minorEastAsia" w:hAnsiTheme="minorHAnsi" w:cstheme="minorBidi"/>
              <w:szCs w:val="22"/>
              <w:lang w:val="en-US" w:eastAsia="zh-CN" w:bidi="he-IL"/>
            </w:rPr>
          </w:pPr>
          <w:ins w:id="202" w:author="Author">
            <w:del w:id="203" w:author="Author">
              <w:r w:rsidRPr="00E17448" w:rsidDel="00D22139">
                <w:rPr>
                  <w:rStyle w:val="Hyperlink"/>
                  <w:lang w:val="en-US"/>
                </w:rPr>
                <w:delText xml:space="preserve">Chapter 1 Introductory </w:delText>
              </w:r>
              <w:r w:rsidRPr="00D22139" w:rsidDel="00D22139">
                <w:rPr>
                  <w:rStyle w:val="Hyperlink"/>
                </w:rPr>
                <w:delText>Material</w:delText>
              </w:r>
              <w:r w:rsidDel="00D22139">
                <w:rPr>
                  <w:webHidden/>
                </w:rPr>
                <w:tab/>
                <w:delText>4</w:delText>
              </w:r>
            </w:del>
          </w:ins>
        </w:p>
        <w:p w14:paraId="3413947D" w14:textId="768D9A6A" w:rsidR="00C86F18" w:rsidDel="00D22139" w:rsidRDefault="00C86F18">
          <w:pPr>
            <w:pStyle w:val="TOC2"/>
            <w:rPr>
              <w:ins w:id="204" w:author="Author"/>
              <w:del w:id="205" w:author="Author"/>
              <w:rFonts w:asciiTheme="minorHAnsi" w:eastAsiaTheme="minorEastAsia" w:hAnsiTheme="minorHAnsi" w:cstheme="minorBidi"/>
              <w:sz w:val="22"/>
              <w:szCs w:val="22"/>
              <w:lang w:val="en-US" w:eastAsia="zh-CN" w:bidi="he-IL"/>
            </w:rPr>
          </w:pPr>
          <w:ins w:id="206" w:author="Author">
            <w:del w:id="207" w:author="Author">
              <w:r w:rsidRPr="00E17448" w:rsidDel="00D22139">
                <w:rPr>
                  <w:rStyle w:val="Hyperlink"/>
                  <w14:scene3d>
                    <w14:camera w14:prst="orthographicFront"/>
                    <w14:lightRig w14:rig="threePt" w14:dir="t">
                      <w14:rot w14:lat="0" w14:lon="0" w14:rev="0"/>
                    </w14:lightRig>
                  </w14:scene3d>
                </w:rPr>
                <w:delText>1.1</w:delText>
              </w:r>
              <w:r w:rsidRPr="00D22139" w:rsidDel="00D22139">
                <w:rPr>
                  <w:rStyle w:val="Hyperlink"/>
                </w:rPr>
                <w:delText xml:space="preserve"> Scope</w:delText>
              </w:r>
              <w:r w:rsidDel="00D22139">
                <w:rPr>
                  <w:webHidden/>
                </w:rPr>
                <w:tab/>
                <w:delText>4</w:delText>
              </w:r>
            </w:del>
          </w:ins>
        </w:p>
        <w:p w14:paraId="6E343C66" w14:textId="452A1F80" w:rsidR="00C86F18" w:rsidDel="00D22139" w:rsidRDefault="00C86F18">
          <w:pPr>
            <w:pStyle w:val="TOC2"/>
            <w:rPr>
              <w:ins w:id="208" w:author="Author"/>
              <w:del w:id="209" w:author="Author"/>
              <w:rFonts w:asciiTheme="minorHAnsi" w:eastAsiaTheme="minorEastAsia" w:hAnsiTheme="minorHAnsi" w:cstheme="minorBidi"/>
              <w:sz w:val="22"/>
              <w:szCs w:val="22"/>
              <w:lang w:val="en-US" w:eastAsia="zh-CN" w:bidi="he-IL"/>
            </w:rPr>
          </w:pPr>
          <w:ins w:id="210" w:author="Author">
            <w:del w:id="211" w:author="Author">
              <w:r w:rsidRPr="00E17448" w:rsidDel="00D22139">
                <w:rPr>
                  <w:rStyle w:val="Hyperlink"/>
                  <w14:scene3d>
                    <w14:camera w14:prst="orthographicFront"/>
                    <w14:lightRig w14:rig="threePt" w14:dir="t">
                      <w14:rot w14:lat="0" w14:lon="0" w14:rev="0"/>
                    </w14:lightRig>
                  </w14:scene3d>
                </w:rPr>
                <w:delText>1.2</w:delText>
              </w:r>
              <w:r w:rsidRPr="00D22139" w:rsidDel="00D22139">
                <w:rPr>
                  <w:rStyle w:val="Hyperlink"/>
                </w:rPr>
                <w:delText xml:space="preserve"> References</w:delText>
              </w:r>
              <w:r w:rsidDel="00D22139">
                <w:rPr>
                  <w:webHidden/>
                </w:rPr>
                <w:tab/>
                <w:delText>4</w:delText>
              </w:r>
            </w:del>
          </w:ins>
        </w:p>
        <w:p w14:paraId="64FE0FB6" w14:textId="18C5EF11" w:rsidR="00C86F18" w:rsidDel="00D22139" w:rsidRDefault="00C86F18">
          <w:pPr>
            <w:pStyle w:val="TOC2"/>
            <w:rPr>
              <w:ins w:id="212" w:author="Author"/>
              <w:del w:id="213" w:author="Author"/>
              <w:rFonts w:asciiTheme="minorHAnsi" w:eastAsiaTheme="minorEastAsia" w:hAnsiTheme="minorHAnsi" w:cstheme="minorBidi"/>
              <w:sz w:val="22"/>
              <w:szCs w:val="22"/>
              <w:lang w:val="en-US" w:eastAsia="zh-CN" w:bidi="he-IL"/>
            </w:rPr>
          </w:pPr>
          <w:ins w:id="214" w:author="Author">
            <w:del w:id="215" w:author="Author">
              <w:r w:rsidRPr="00E17448" w:rsidDel="00D22139">
                <w:rPr>
                  <w:rStyle w:val="Hyperlink"/>
                  <w14:scene3d>
                    <w14:camera w14:prst="orthographicFront"/>
                    <w14:lightRig w14:rig="threePt" w14:dir="t">
                      <w14:rot w14:lat="0" w14:lon="0" w14:rev="0"/>
                    </w14:lightRig>
                  </w14:scene3d>
                </w:rPr>
                <w:delText>1.3</w:delText>
              </w:r>
              <w:r w:rsidRPr="00D22139" w:rsidDel="00D22139">
                <w:rPr>
                  <w:rStyle w:val="Hyperlink"/>
                </w:rPr>
                <w:delText xml:space="preserve"> Definitions and Abbreviations</w:delText>
              </w:r>
              <w:r w:rsidDel="00D22139">
                <w:rPr>
                  <w:webHidden/>
                </w:rPr>
                <w:tab/>
                <w:delText>4</w:delText>
              </w:r>
            </w:del>
          </w:ins>
        </w:p>
        <w:p w14:paraId="01ADA04C" w14:textId="23E64F1D" w:rsidR="00C86F18" w:rsidDel="00D22139" w:rsidRDefault="00C86F18">
          <w:pPr>
            <w:pStyle w:val="TOC3"/>
            <w:rPr>
              <w:ins w:id="216" w:author="Author"/>
              <w:del w:id="217" w:author="Author"/>
              <w:rFonts w:asciiTheme="minorHAnsi" w:eastAsiaTheme="minorEastAsia" w:hAnsiTheme="minorHAnsi" w:cstheme="minorBidi"/>
              <w:sz w:val="22"/>
              <w:szCs w:val="22"/>
              <w:lang w:val="en-US" w:eastAsia="zh-CN" w:bidi="he-IL"/>
            </w:rPr>
          </w:pPr>
          <w:ins w:id="218" w:author="Author">
            <w:del w:id="219" w:author="Author">
              <w:r w:rsidRPr="00E17448" w:rsidDel="00D22139">
                <w:rPr>
                  <w:rStyle w:val="Hyperlink"/>
                  <w14:scene3d>
                    <w14:camera w14:prst="orthographicFront"/>
                    <w14:lightRig w14:rig="threePt" w14:dir="t">
                      <w14:rot w14:lat="0" w14:lon="0" w14:rev="0"/>
                    </w14:lightRig>
                  </w14:scene3d>
                </w:rPr>
                <w:delText>1.3.1</w:delText>
              </w:r>
              <w:r w:rsidRPr="00D22139" w:rsidDel="00D22139">
                <w:rPr>
                  <w:rStyle w:val="Hyperlink"/>
                </w:rPr>
                <w:delText xml:space="preserve"> Definitions</w:delText>
              </w:r>
              <w:r w:rsidDel="00D22139">
                <w:rPr>
                  <w:webHidden/>
                </w:rPr>
                <w:tab/>
                <w:delText>4</w:delText>
              </w:r>
            </w:del>
          </w:ins>
        </w:p>
        <w:p w14:paraId="7CEB3BA7" w14:textId="0D2D0341" w:rsidR="00C86F18" w:rsidDel="00D22139" w:rsidRDefault="00C86F18">
          <w:pPr>
            <w:pStyle w:val="TOC3"/>
            <w:rPr>
              <w:ins w:id="220" w:author="Author"/>
              <w:del w:id="221" w:author="Author"/>
              <w:rFonts w:asciiTheme="minorHAnsi" w:eastAsiaTheme="minorEastAsia" w:hAnsiTheme="minorHAnsi" w:cstheme="minorBidi"/>
              <w:sz w:val="22"/>
              <w:szCs w:val="22"/>
              <w:lang w:val="en-US" w:eastAsia="zh-CN" w:bidi="he-IL"/>
            </w:rPr>
          </w:pPr>
          <w:ins w:id="222" w:author="Author">
            <w:del w:id="223" w:author="Author">
              <w:r w:rsidRPr="00E17448" w:rsidDel="00D22139">
                <w:rPr>
                  <w:rStyle w:val="Hyperlink"/>
                  <w14:scene3d>
                    <w14:camera w14:prst="orthographicFront"/>
                    <w14:lightRig w14:rig="threePt" w14:dir="t">
                      <w14:rot w14:lat="0" w14:lon="0" w14:rev="0"/>
                    </w14:lightRig>
                  </w14:scene3d>
                </w:rPr>
                <w:delText>1.3.2</w:delText>
              </w:r>
              <w:r w:rsidRPr="00D22139" w:rsidDel="00D22139">
                <w:rPr>
                  <w:rStyle w:val="Hyperlink"/>
                </w:rPr>
                <w:delText xml:space="preserve"> Abbreviations</w:delText>
              </w:r>
              <w:r w:rsidDel="00D22139">
                <w:rPr>
                  <w:webHidden/>
                </w:rPr>
                <w:tab/>
                <w:delText>4</w:delText>
              </w:r>
            </w:del>
          </w:ins>
        </w:p>
        <w:p w14:paraId="675C70C7" w14:textId="7881FCF7" w:rsidR="00C86F18" w:rsidDel="00D22139" w:rsidRDefault="00C86F18">
          <w:pPr>
            <w:pStyle w:val="TOC1"/>
            <w:rPr>
              <w:ins w:id="224" w:author="Author"/>
              <w:del w:id="225" w:author="Author"/>
              <w:rFonts w:asciiTheme="minorHAnsi" w:eastAsiaTheme="minorEastAsia" w:hAnsiTheme="minorHAnsi" w:cstheme="minorBidi"/>
              <w:szCs w:val="22"/>
              <w:lang w:val="en-US" w:eastAsia="zh-CN" w:bidi="he-IL"/>
            </w:rPr>
          </w:pPr>
          <w:ins w:id="226" w:author="Author">
            <w:del w:id="227" w:author="Author">
              <w:r w:rsidRPr="00E17448" w:rsidDel="00D22139">
                <w:rPr>
                  <w:rStyle w:val="Hyperlink"/>
                  <w:lang w:val="en-US"/>
                </w:rPr>
                <w:delText>Chapter 2 Overview</w:delText>
              </w:r>
              <w:r w:rsidDel="00D22139">
                <w:rPr>
                  <w:webHidden/>
                </w:rPr>
                <w:tab/>
                <w:delText>6</w:delText>
              </w:r>
            </w:del>
          </w:ins>
        </w:p>
        <w:p w14:paraId="605F5D7B" w14:textId="11E6E005" w:rsidR="00C86F18" w:rsidDel="00D22139" w:rsidRDefault="00C86F18">
          <w:pPr>
            <w:pStyle w:val="TOC2"/>
            <w:rPr>
              <w:ins w:id="228" w:author="Author"/>
              <w:del w:id="229" w:author="Author"/>
              <w:rFonts w:asciiTheme="minorHAnsi" w:eastAsiaTheme="minorEastAsia" w:hAnsiTheme="minorHAnsi" w:cstheme="minorBidi"/>
              <w:sz w:val="22"/>
              <w:szCs w:val="22"/>
              <w:lang w:val="en-US" w:eastAsia="zh-CN" w:bidi="he-IL"/>
            </w:rPr>
          </w:pPr>
          <w:ins w:id="230" w:author="Author">
            <w:del w:id="231" w:author="Author">
              <w:r w:rsidRPr="00E17448" w:rsidDel="00D22139">
                <w:rPr>
                  <w:rStyle w:val="Hyperlink"/>
                  <w14:scene3d>
                    <w14:camera w14:prst="orthographicFront"/>
                    <w14:lightRig w14:rig="threePt" w14:dir="t">
                      <w14:rot w14:lat="0" w14:lon="0" w14:rev="0"/>
                    </w14:lightRig>
                  </w14:scene3d>
                </w:rPr>
                <w:delText>2.1</w:delText>
              </w:r>
              <w:r w:rsidRPr="00D22139" w:rsidDel="00D22139">
                <w:rPr>
                  <w:rStyle w:val="Hyperlink"/>
                </w:rPr>
                <w:delText xml:space="preserve"> Purpose</w:delText>
              </w:r>
              <w:r w:rsidDel="00D22139">
                <w:rPr>
                  <w:webHidden/>
                </w:rPr>
                <w:tab/>
                <w:delText>6</w:delText>
              </w:r>
            </w:del>
          </w:ins>
        </w:p>
        <w:p w14:paraId="459213B2" w14:textId="35476A4A" w:rsidR="00C86F18" w:rsidDel="00D22139" w:rsidRDefault="00C86F18">
          <w:pPr>
            <w:pStyle w:val="TOC2"/>
            <w:rPr>
              <w:ins w:id="232" w:author="Author"/>
              <w:del w:id="233" w:author="Author"/>
              <w:rFonts w:asciiTheme="minorHAnsi" w:eastAsiaTheme="minorEastAsia" w:hAnsiTheme="minorHAnsi" w:cstheme="minorBidi"/>
              <w:sz w:val="22"/>
              <w:szCs w:val="22"/>
              <w:lang w:val="en-US" w:eastAsia="zh-CN" w:bidi="he-IL"/>
            </w:rPr>
          </w:pPr>
          <w:ins w:id="234" w:author="Author">
            <w:del w:id="235" w:author="Author">
              <w:r w:rsidRPr="00E17448" w:rsidDel="00D22139">
                <w:rPr>
                  <w:rStyle w:val="Hyperlink"/>
                  <w14:scene3d>
                    <w14:camera w14:prst="orthographicFront"/>
                    <w14:lightRig w14:rig="threePt" w14:dir="t">
                      <w14:rot w14:lat="0" w14:lon="0" w14:rev="0"/>
                    </w14:lightRig>
                  </w14:scene3d>
                </w:rPr>
                <w:delText>2.2</w:delText>
              </w:r>
              <w:r w:rsidRPr="00D22139" w:rsidDel="00D22139">
                <w:rPr>
                  <w:rStyle w:val="Hyperlink"/>
                </w:rPr>
                <w:delText xml:space="preserve"> Document Structure</w:delText>
              </w:r>
              <w:r w:rsidDel="00D22139">
                <w:rPr>
                  <w:webHidden/>
                </w:rPr>
                <w:tab/>
                <w:delText>7</w:delText>
              </w:r>
            </w:del>
          </w:ins>
        </w:p>
        <w:p w14:paraId="100A6F9B" w14:textId="780F1B88" w:rsidR="00C86F18" w:rsidDel="00D22139" w:rsidRDefault="00C86F18">
          <w:pPr>
            <w:pStyle w:val="TOC1"/>
            <w:rPr>
              <w:ins w:id="236" w:author="Author"/>
              <w:del w:id="237" w:author="Author"/>
              <w:rFonts w:asciiTheme="minorHAnsi" w:eastAsiaTheme="minorEastAsia" w:hAnsiTheme="minorHAnsi" w:cstheme="minorBidi"/>
              <w:szCs w:val="22"/>
              <w:lang w:val="en-US" w:eastAsia="zh-CN" w:bidi="he-IL"/>
            </w:rPr>
          </w:pPr>
          <w:ins w:id="238" w:author="Author">
            <w:del w:id="239" w:author="Author">
              <w:r w:rsidRPr="00E17448" w:rsidDel="00D22139">
                <w:rPr>
                  <w:rStyle w:val="Hyperlink"/>
                </w:rPr>
                <w:lastRenderedPageBreak/>
                <w:delText>Chapter 3 AALi Configuration and M</w:delText>
              </w:r>
              <w:r w:rsidRPr="00D22139" w:rsidDel="00D22139">
                <w:rPr>
                  <w:rStyle w:val="Hyperlink"/>
                </w:rPr>
                <w:delText>anagement</w:delText>
              </w:r>
              <w:r w:rsidDel="00D22139">
                <w:rPr>
                  <w:webHidden/>
                </w:rPr>
                <w:tab/>
                <w:delText>8</w:delText>
              </w:r>
            </w:del>
          </w:ins>
        </w:p>
        <w:p w14:paraId="7B683BE9" w14:textId="5FCD29B2" w:rsidR="00C86F18" w:rsidDel="00D22139" w:rsidRDefault="00C86F18">
          <w:pPr>
            <w:pStyle w:val="TOC1"/>
            <w:rPr>
              <w:ins w:id="240" w:author="Author"/>
              <w:del w:id="241" w:author="Author"/>
              <w:rFonts w:asciiTheme="minorHAnsi" w:eastAsiaTheme="minorEastAsia" w:hAnsiTheme="minorHAnsi" w:cstheme="minorBidi"/>
              <w:szCs w:val="22"/>
              <w:lang w:val="en-US" w:eastAsia="zh-CN" w:bidi="he-IL"/>
            </w:rPr>
          </w:pPr>
          <w:ins w:id="242" w:author="Author">
            <w:del w:id="243" w:author="Author">
              <w:r w:rsidRPr="00E17448" w:rsidDel="00D22139">
                <w:rPr>
                  <w:rStyle w:val="Hyperlink"/>
                </w:rPr>
                <w:delText>Chapter 4 AAL Profile Specifications</w:delText>
              </w:r>
              <w:r w:rsidDel="00D22139">
                <w:rPr>
                  <w:webHidden/>
                </w:rPr>
                <w:tab/>
                <w:delText>8</w:delText>
              </w:r>
            </w:del>
          </w:ins>
        </w:p>
        <w:p w14:paraId="68CF5918" w14:textId="0DBB8769" w:rsidR="00C86F18" w:rsidDel="00D22139" w:rsidRDefault="00C86F18">
          <w:pPr>
            <w:pStyle w:val="TOC2"/>
            <w:rPr>
              <w:ins w:id="244" w:author="Author"/>
              <w:del w:id="245" w:author="Author"/>
              <w:rFonts w:asciiTheme="minorHAnsi" w:eastAsiaTheme="minorEastAsia" w:hAnsiTheme="minorHAnsi" w:cstheme="minorBidi"/>
              <w:sz w:val="22"/>
              <w:szCs w:val="22"/>
              <w:lang w:val="en-US" w:eastAsia="zh-CN" w:bidi="he-IL"/>
            </w:rPr>
          </w:pPr>
          <w:ins w:id="246" w:author="Author">
            <w:del w:id="247" w:author="Author">
              <w:r w:rsidRPr="00E17448" w:rsidDel="00D22139">
                <w:rPr>
                  <w:rStyle w:val="Hyperlink"/>
                  <w14:scene3d>
                    <w14:camera w14:prst="orthographicFront"/>
                    <w14:lightRig w14:rig="threePt" w14:dir="t">
                      <w14:rot w14:lat="0" w14:lon="0" w14:rev="0"/>
                    </w14:lightRig>
                  </w14:scene3d>
                </w:rPr>
                <w:delText>4.1</w:delText>
              </w:r>
              <w:r w:rsidRPr="00D22139" w:rsidDel="00D22139">
                <w:rPr>
                  <w:rStyle w:val="Hyperlink"/>
                </w:rPr>
                <w:delText xml:space="preserve"> Profile Specifications Overview</w:delText>
              </w:r>
              <w:r w:rsidDel="00D22139">
                <w:rPr>
                  <w:webHidden/>
                </w:rPr>
                <w:tab/>
                <w:delText>8</w:delText>
              </w:r>
            </w:del>
          </w:ins>
        </w:p>
        <w:p w14:paraId="7599ECDE" w14:textId="50B6E9B3" w:rsidR="00C86F18" w:rsidDel="00D22139" w:rsidRDefault="00C86F18">
          <w:pPr>
            <w:pStyle w:val="TOC3"/>
            <w:rPr>
              <w:ins w:id="248" w:author="Author"/>
              <w:del w:id="249" w:author="Author"/>
              <w:rFonts w:asciiTheme="minorHAnsi" w:eastAsiaTheme="minorEastAsia" w:hAnsiTheme="minorHAnsi" w:cstheme="minorBidi"/>
              <w:sz w:val="22"/>
              <w:szCs w:val="22"/>
              <w:lang w:val="en-US" w:eastAsia="zh-CN" w:bidi="he-IL"/>
            </w:rPr>
          </w:pPr>
          <w:ins w:id="250" w:author="Author">
            <w:del w:id="251" w:author="Author">
              <w:r w:rsidRPr="00E17448" w:rsidDel="00D22139">
                <w:rPr>
                  <w:rStyle w:val="Hyperlink"/>
                  <w14:scene3d>
                    <w14:camera w14:prst="orthographicFront"/>
                    <w14:lightRig w14:rig="threePt" w14:dir="t">
                      <w14:rot w14:lat="0" w14:lon="0" w14:rev="0"/>
                    </w14:lightRig>
                  </w14:scene3d>
                </w:rPr>
                <w:delText>4.1.1</w:delText>
              </w:r>
              <w:r w:rsidRPr="00D22139" w:rsidDel="00D22139">
                <w:rPr>
                  <w:rStyle w:val="Hyperlink"/>
                </w:rPr>
                <w:delText xml:space="preserve"> Operation Representation</w:delText>
              </w:r>
              <w:r w:rsidDel="00D22139">
                <w:rPr>
                  <w:webHidden/>
                </w:rPr>
                <w:tab/>
                <w:delText>8</w:delText>
              </w:r>
            </w:del>
          </w:ins>
        </w:p>
        <w:p w14:paraId="2D210A38" w14:textId="3D1E77CB" w:rsidR="00C86F18" w:rsidDel="00D22139" w:rsidRDefault="00C86F18">
          <w:pPr>
            <w:pStyle w:val="TOC2"/>
            <w:rPr>
              <w:ins w:id="252" w:author="Author"/>
              <w:del w:id="253" w:author="Author"/>
              <w:rFonts w:asciiTheme="minorHAnsi" w:eastAsiaTheme="minorEastAsia" w:hAnsiTheme="minorHAnsi" w:cstheme="minorBidi"/>
              <w:sz w:val="22"/>
              <w:szCs w:val="22"/>
              <w:lang w:val="en-US" w:eastAsia="zh-CN" w:bidi="he-IL"/>
            </w:rPr>
          </w:pPr>
          <w:ins w:id="254" w:author="Author">
            <w:del w:id="255" w:author="Author">
              <w:r w:rsidRPr="00E17448" w:rsidDel="00D22139">
                <w:rPr>
                  <w:rStyle w:val="Hyperlink"/>
                  <w14:scene3d>
                    <w14:camera w14:prst="orthographicFront"/>
                    <w14:lightRig w14:rig="threePt" w14:dir="t">
                      <w14:rot w14:lat="0" w14:lon="0" w14:rev="0"/>
                    </w14:lightRig>
                  </w14:scene3d>
                </w:rPr>
                <w:delText>4.2</w:delText>
              </w:r>
              <w:r w:rsidRPr="00D22139" w:rsidDel="00D22139">
                <w:rPr>
                  <w:rStyle w:val="Hyperlink"/>
                </w:rPr>
                <w:delText xml:space="preserve"> O-DU AAL DOWNLINK HI PHY Profile Specification</w:delText>
              </w:r>
              <w:r w:rsidDel="00D22139">
                <w:rPr>
                  <w:webHidden/>
                </w:rPr>
                <w:tab/>
                <w:delText>8</w:delText>
              </w:r>
            </w:del>
          </w:ins>
        </w:p>
        <w:p w14:paraId="6791CCB3" w14:textId="411C06AE" w:rsidR="00C86F18" w:rsidDel="00D22139" w:rsidRDefault="00C86F18">
          <w:pPr>
            <w:pStyle w:val="TOC3"/>
            <w:rPr>
              <w:ins w:id="256" w:author="Author"/>
              <w:del w:id="257" w:author="Author"/>
              <w:rFonts w:asciiTheme="minorHAnsi" w:eastAsiaTheme="minorEastAsia" w:hAnsiTheme="minorHAnsi" w:cstheme="minorBidi"/>
              <w:sz w:val="22"/>
              <w:szCs w:val="22"/>
              <w:lang w:val="en-US" w:eastAsia="zh-CN" w:bidi="he-IL"/>
            </w:rPr>
          </w:pPr>
          <w:ins w:id="258" w:author="Author">
            <w:del w:id="259" w:author="Author">
              <w:r w:rsidRPr="00E17448" w:rsidDel="00D22139">
                <w:rPr>
                  <w:rStyle w:val="Hyperlink"/>
                  <w14:scene3d>
                    <w14:camera w14:prst="orthographicFront"/>
                    <w14:lightRig w14:rig="threePt" w14:dir="t">
                      <w14:rot w14:lat="0" w14:lon="0" w14:rev="0"/>
                    </w14:lightRig>
                  </w14:scene3d>
                </w:rPr>
                <w:delText>4.2.1</w:delText>
              </w:r>
              <w:r w:rsidRPr="00D22139" w:rsidDel="00D22139">
                <w:rPr>
                  <w:rStyle w:val="Hyperlink"/>
                </w:rPr>
                <w:delText xml:space="preserve"> Profile Operation</w:delText>
              </w:r>
              <w:r w:rsidDel="00D22139">
                <w:rPr>
                  <w:webHidden/>
                </w:rPr>
                <w:tab/>
                <w:delText>8</w:delText>
              </w:r>
            </w:del>
          </w:ins>
        </w:p>
        <w:p w14:paraId="5F66DE5F" w14:textId="2C0FB8F9" w:rsidR="00C86F18" w:rsidDel="00D22139" w:rsidRDefault="00C86F18">
          <w:pPr>
            <w:pStyle w:val="TOC3"/>
            <w:rPr>
              <w:ins w:id="260" w:author="Author"/>
              <w:del w:id="261" w:author="Author"/>
              <w:rFonts w:asciiTheme="minorHAnsi" w:eastAsiaTheme="minorEastAsia" w:hAnsiTheme="minorHAnsi" w:cstheme="minorBidi"/>
              <w:sz w:val="22"/>
              <w:szCs w:val="22"/>
              <w:lang w:val="en-US" w:eastAsia="zh-CN" w:bidi="he-IL"/>
            </w:rPr>
          </w:pPr>
          <w:ins w:id="262" w:author="Author">
            <w:del w:id="263" w:author="Author">
              <w:r w:rsidRPr="00E17448" w:rsidDel="00D22139">
                <w:rPr>
                  <w:rStyle w:val="Hyperlink"/>
                  <w14:scene3d>
                    <w14:camera w14:prst="orthographicFront"/>
                    <w14:lightRig w14:rig="threePt" w14:dir="t">
                      <w14:rot w14:lat="0" w14:lon="0" w14:rev="0"/>
                    </w14:lightRig>
                  </w14:scene3d>
                </w:rPr>
                <w:delText>4.2.2</w:delText>
              </w:r>
              <w:r w:rsidRPr="00D22139" w:rsidDel="00D22139">
                <w:rPr>
                  <w:rStyle w:val="Hyperlink"/>
                </w:rPr>
                <w:delText xml:space="preserve"> Summary of Capabilities</w:delText>
              </w:r>
              <w:r w:rsidDel="00D22139">
                <w:rPr>
                  <w:webHidden/>
                </w:rPr>
                <w:tab/>
                <w:delText>9</w:delText>
              </w:r>
            </w:del>
          </w:ins>
        </w:p>
        <w:p w14:paraId="086DB935" w14:textId="6D59C964" w:rsidR="00C86F18" w:rsidDel="00D22139" w:rsidRDefault="00C86F18">
          <w:pPr>
            <w:pStyle w:val="TOC3"/>
            <w:rPr>
              <w:ins w:id="264" w:author="Author"/>
              <w:del w:id="265" w:author="Author"/>
              <w:rFonts w:asciiTheme="minorHAnsi" w:eastAsiaTheme="minorEastAsia" w:hAnsiTheme="minorHAnsi" w:cstheme="minorBidi"/>
              <w:sz w:val="22"/>
              <w:szCs w:val="22"/>
              <w:lang w:val="en-US" w:eastAsia="zh-CN" w:bidi="he-IL"/>
            </w:rPr>
          </w:pPr>
          <w:ins w:id="266" w:author="Author">
            <w:del w:id="267" w:author="Author">
              <w:r w:rsidRPr="00E17448" w:rsidDel="00D22139">
                <w:rPr>
                  <w:rStyle w:val="Hyperlink"/>
                  <w14:scene3d>
                    <w14:camera w14:prst="orthographicFront"/>
                    <w14:lightRig w14:rig="threePt" w14:dir="t">
                      <w14:rot w14:lat="0" w14:lon="0" w14:rev="0"/>
                    </w14:lightRig>
                  </w14:scene3d>
                </w:rPr>
                <w:delText>4.2.3</w:delText>
              </w:r>
              <w:r w:rsidRPr="00D22139" w:rsidDel="00D22139">
                <w:rPr>
                  <w:rStyle w:val="Hyperlink"/>
                </w:rPr>
                <w:delText xml:space="preserve"> PDSCH Channel Model</w:delText>
              </w:r>
              <w:r w:rsidDel="00D22139">
                <w:rPr>
                  <w:webHidden/>
                </w:rPr>
                <w:tab/>
                <w:delText>10</w:delText>
              </w:r>
            </w:del>
          </w:ins>
        </w:p>
        <w:p w14:paraId="7466DFCC" w14:textId="578F825A" w:rsidR="00C86F18" w:rsidDel="00D22139" w:rsidRDefault="00C86F18">
          <w:pPr>
            <w:pStyle w:val="TOC3"/>
            <w:rPr>
              <w:ins w:id="268" w:author="Author"/>
              <w:del w:id="269" w:author="Author"/>
              <w:rFonts w:asciiTheme="minorHAnsi" w:eastAsiaTheme="minorEastAsia" w:hAnsiTheme="minorHAnsi" w:cstheme="minorBidi"/>
              <w:sz w:val="22"/>
              <w:szCs w:val="22"/>
              <w:lang w:val="en-US" w:eastAsia="zh-CN" w:bidi="he-IL"/>
            </w:rPr>
          </w:pPr>
          <w:ins w:id="270" w:author="Author">
            <w:del w:id="271" w:author="Author">
              <w:r w:rsidRPr="00E17448" w:rsidDel="00D22139">
                <w:rPr>
                  <w:rStyle w:val="Hyperlink"/>
                  <w14:scene3d>
                    <w14:camera w14:prst="orthographicFront"/>
                    <w14:lightRig w14:rig="threePt" w14:dir="t">
                      <w14:rot w14:lat="0" w14:lon="0" w14:rev="0"/>
                    </w14:lightRig>
                  </w14:scene3d>
                </w:rPr>
                <w:delText>4.2.4</w:delText>
              </w:r>
              <w:r w:rsidRPr="00D22139" w:rsidDel="00D22139">
                <w:rPr>
                  <w:rStyle w:val="Hyperlink"/>
                </w:rPr>
                <w:delText xml:space="preserve"> PDCCH Channel Model</w:delText>
              </w:r>
              <w:r w:rsidDel="00D22139">
                <w:rPr>
                  <w:webHidden/>
                </w:rPr>
                <w:tab/>
                <w:delText>18</w:delText>
              </w:r>
            </w:del>
          </w:ins>
        </w:p>
        <w:p w14:paraId="29A48222" w14:textId="42A711CA" w:rsidR="00C86F18" w:rsidDel="00D22139" w:rsidRDefault="00C86F18">
          <w:pPr>
            <w:pStyle w:val="TOC3"/>
            <w:rPr>
              <w:ins w:id="272" w:author="Author"/>
              <w:del w:id="273" w:author="Author"/>
              <w:rFonts w:asciiTheme="minorHAnsi" w:eastAsiaTheme="minorEastAsia" w:hAnsiTheme="minorHAnsi" w:cstheme="minorBidi"/>
              <w:sz w:val="22"/>
              <w:szCs w:val="22"/>
              <w:lang w:val="en-US" w:eastAsia="zh-CN" w:bidi="he-IL"/>
            </w:rPr>
          </w:pPr>
          <w:ins w:id="274" w:author="Author">
            <w:del w:id="275" w:author="Author">
              <w:r w:rsidRPr="00E17448" w:rsidDel="00D22139">
                <w:rPr>
                  <w:rStyle w:val="Hyperlink"/>
                  <w14:scene3d>
                    <w14:camera w14:prst="orthographicFront"/>
                    <w14:lightRig w14:rig="threePt" w14:dir="t">
                      <w14:rot w14:lat="0" w14:lon="0" w14:rev="0"/>
                    </w14:lightRig>
                  </w14:scene3d>
                </w:rPr>
                <w:delText>4.2.5</w:delText>
              </w:r>
              <w:r w:rsidRPr="00D22139" w:rsidDel="00D22139">
                <w:rPr>
                  <w:rStyle w:val="Hyperlink"/>
                </w:rPr>
                <w:delText xml:space="preserve"> CSI-RS Channel Model</w:delText>
              </w:r>
              <w:r w:rsidDel="00D22139">
                <w:rPr>
                  <w:webHidden/>
                </w:rPr>
                <w:tab/>
                <w:delText>24</w:delText>
              </w:r>
            </w:del>
          </w:ins>
        </w:p>
        <w:p w14:paraId="272110EB" w14:textId="6A606188" w:rsidR="00C86F18" w:rsidDel="00D22139" w:rsidRDefault="00C86F18">
          <w:pPr>
            <w:pStyle w:val="TOC3"/>
            <w:rPr>
              <w:ins w:id="276" w:author="Author"/>
              <w:del w:id="277" w:author="Author"/>
              <w:rFonts w:asciiTheme="minorHAnsi" w:eastAsiaTheme="minorEastAsia" w:hAnsiTheme="minorHAnsi" w:cstheme="minorBidi"/>
              <w:sz w:val="22"/>
              <w:szCs w:val="22"/>
              <w:lang w:val="en-US" w:eastAsia="zh-CN" w:bidi="he-IL"/>
            </w:rPr>
          </w:pPr>
          <w:ins w:id="278" w:author="Author">
            <w:del w:id="279" w:author="Author">
              <w:r w:rsidRPr="00E17448" w:rsidDel="00D22139">
                <w:rPr>
                  <w:rStyle w:val="Hyperlink"/>
                  <w14:scene3d>
                    <w14:camera w14:prst="orthographicFront"/>
                    <w14:lightRig w14:rig="threePt" w14:dir="t">
                      <w14:rot w14:lat="0" w14:lon="0" w14:rev="0"/>
                    </w14:lightRig>
                  </w14:scene3d>
                </w:rPr>
                <w:delText>4.2.6</w:delText>
              </w:r>
              <w:r w:rsidRPr="00D22139" w:rsidDel="00D22139">
                <w:rPr>
                  <w:rStyle w:val="Hyperlink"/>
                </w:rPr>
                <w:delText xml:space="preserve"> SSB Model</w:delText>
              </w:r>
              <w:r w:rsidDel="00D22139">
                <w:rPr>
                  <w:webHidden/>
                </w:rPr>
                <w:tab/>
                <w:delText>27</w:delText>
              </w:r>
            </w:del>
          </w:ins>
        </w:p>
        <w:p w14:paraId="3A92D48C" w14:textId="0AF5E98E" w:rsidR="00C86F18" w:rsidDel="00D22139" w:rsidRDefault="00C86F18">
          <w:pPr>
            <w:pStyle w:val="TOC3"/>
            <w:rPr>
              <w:ins w:id="280" w:author="Author"/>
              <w:del w:id="281" w:author="Author"/>
              <w:rFonts w:asciiTheme="minorHAnsi" w:eastAsiaTheme="minorEastAsia" w:hAnsiTheme="minorHAnsi" w:cstheme="minorBidi"/>
              <w:sz w:val="22"/>
              <w:szCs w:val="22"/>
              <w:lang w:val="en-US" w:eastAsia="zh-CN" w:bidi="he-IL"/>
            </w:rPr>
          </w:pPr>
          <w:ins w:id="282" w:author="Author">
            <w:del w:id="283" w:author="Author">
              <w:r w:rsidRPr="00E17448" w:rsidDel="00D22139">
                <w:rPr>
                  <w:rStyle w:val="Hyperlink"/>
                  <w14:scene3d>
                    <w14:camera w14:prst="orthographicFront"/>
                    <w14:lightRig w14:rig="threePt" w14:dir="t">
                      <w14:rot w14:lat="0" w14:lon="0" w14:rev="0"/>
                    </w14:lightRig>
                  </w14:scene3d>
                </w:rPr>
                <w:delText>4.2.7</w:delText>
              </w:r>
              <w:r w:rsidRPr="00D22139" w:rsidDel="00D22139">
                <w:rPr>
                  <w:rStyle w:val="Hyperlink"/>
                </w:rPr>
                <w:delText xml:space="preserve"> Beamforming</w:delText>
              </w:r>
              <w:r w:rsidDel="00D22139">
                <w:rPr>
                  <w:webHidden/>
                </w:rPr>
                <w:tab/>
                <w:delText>31</w:delText>
              </w:r>
            </w:del>
          </w:ins>
        </w:p>
        <w:p w14:paraId="2DF0DC26" w14:textId="096F75EC" w:rsidR="00C86F18" w:rsidDel="00D22139" w:rsidRDefault="00C86F18">
          <w:pPr>
            <w:pStyle w:val="TOC2"/>
            <w:rPr>
              <w:ins w:id="284" w:author="Author"/>
              <w:del w:id="285" w:author="Author"/>
              <w:rFonts w:asciiTheme="minorHAnsi" w:eastAsiaTheme="minorEastAsia" w:hAnsiTheme="minorHAnsi" w:cstheme="minorBidi"/>
              <w:sz w:val="22"/>
              <w:szCs w:val="22"/>
              <w:lang w:val="en-US" w:eastAsia="zh-CN" w:bidi="he-IL"/>
            </w:rPr>
          </w:pPr>
          <w:ins w:id="286" w:author="Author">
            <w:del w:id="287" w:author="Author">
              <w:r w:rsidRPr="00E17448" w:rsidDel="00D22139">
                <w:rPr>
                  <w:rStyle w:val="Hyperlink"/>
                  <w14:scene3d>
                    <w14:camera w14:prst="orthographicFront"/>
                    <w14:lightRig w14:rig="threePt" w14:dir="t">
                      <w14:rot w14:lat="0" w14:lon="0" w14:rev="0"/>
                    </w14:lightRig>
                  </w14:scene3d>
                </w:rPr>
                <w:delText>4.3</w:delText>
              </w:r>
              <w:r w:rsidRPr="00D22139" w:rsidDel="00D22139">
                <w:rPr>
                  <w:rStyle w:val="Hyperlink"/>
                </w:rPr>
                <w:delText xml:space="preserve"> O-DU AAL UPLINK High-PHY Profile Specification</w:delText>
              </w:r>
              <w:r w:rsidDel="00D22139">
                <w:rPr>
                  <w:webHidden/>
                </w:rPr>
                <w:tab/>
                <w:delText>33</w:delText>
              </w:r>
            </w:del>
          </w:ins>
        </w:p>
        <w:p w14:paraId="0C3A56C1" w14:textId="3031EBF9" w:rsidR="00C86F18" w:rsidDel="00D22139" w:rsidRDefault="00C86F18">
          <w:pPr>
            <w:pStyle w:val="TOC3"/>
            <w:rPr>
              <w:ins w:id="288" w:author="Author"/>
              <w:del w:id="289" w:author="Author"/>
              <w:rFonts w:asciiTheme="minorHAnsi" w:eastAsiaTheme="minorEastAsia" w:hAnsiTheme="minorHAnsi" w:cstheme="minorBidi"/>
              <w:sz w:val="22"/>
              <w:szCs w:val="22"/>
              <w:lang w:val="en-US" w:eastAsia="zh-CN" w:bidi="he-IL"/>
            </w:rPr>
          </w:pPr>
          <w:ins w:id="290" w:author="Author">
            <w:del w:id="291" w:author="Author">
              <w:r w:rsidRPr="00E17448" w:rsidDel="00D22139">
                <w:rPr>
                  <w:rStyle w:val="Hyperlink"/>
                  <w14:scene3d>
                    <w14:camera w14:prst="orthographicFront"/>
                    <w14:lightRig w14:rig="threePt" w14:dir="t">
                      <w14:rot w14:lat="0" w14:lon="0" w14:rev="0"/>
                    </w14:lightRig>
                  </w14:scene3d>
                </w:rPr>
                <w:delText>4.3.1</w:delText>
              </w:r>
              <w:r w:rsidRPr="00D22139" w:rsidDel="00D22139">
                <w:rPr>
                  <w:rStyle w:val="Hyperlink"/>
                </w:rPr>
                <w:delText xml:space="preserve"> Profile Operation</w:delText>
              </w:r>
              <w:r w:rsidDel="00D22139">
                <w:rPr>
                  <w:webHidden/>
                </w:rPr>
                <w:tab/>
                <w:delText>33</w:delText>
              </w:r>
            </w:del>
          </w:ins>
        </w:p>
        <w:p w14:paraId="351EDF63" w14:textId="2B97C5F9" w:rsidR="00C86F18" w:rsidDel="00D22139" w:rsidRDefault="00C86F18">
          <w:pPr>
            <w:pStyle w:val="TOC3"/>
            <w:rPr>
              <w:ins w:id="292" w:author="Author"/>
              <w:del w:id="293" w:author="Author"/>
              <w:rFonts w:asciiTheme="minorHAnsi" w:eastAsiaTheme="minorEastAsia" w:hAnsiTheme="minorHAnsi" w:cstheme="minorBidi"/>
              <w:sz w:val="22"/>
              <w:szCs w:val="22"/>
              <w:lang w:val="en-US" w:eastAsia="zh-CN" w:bidi="he-IL"/>
            </w:rPr>
          </w:pPr>
          <w:ins w:id="294" w:author="Author">
            <w:del w:id="295" w:author="Author">
              <w:r w:rsidRPr="00E17448" w:rsidDel="00D22139">
                <w:rPr>
                  <w:rStyle w:val="Hyperlink"/>
                  <w14:scene3d>
                    <w14:camera w14:prst="orthographicFront"/>
                    <w14:lightRig w14:rig="threePt" w14:dir="t">
                      <w14:rot w14:lat="0" w14:lon="0" w14:rev="0"/>
                    </w14:lightRig>
                  </w14:scene3d>
                </w:rPr>
                <w:delText>4.3.2</w:delText>
              </w:r>
              <w:r w:rsidRPr="00D22139" w:rsidDel="00D22139">
                <w:rPr>
                  <w:rStyle w:val="Hyperlink"/>
                </w:rPr>
                <w:delText xml:space="preserve"> Summary of Capabilities</w:delText>
              </w:r>
              <w:r w:rsidDel="00D22139">
                <w:rPr>
                  <w:webHidden/>
                </w:rPr>
                <w:tab/>
                <w:delText>33</w:delText>
              </w:r>
            </w:del>
          </w:ins>
        </w:p>
        <w:p w14:paraId="7C6CB86C" w14:textId="7BF8EF81" w:rsidR="00C86F18" w:rsidDel="00D22139" w:rsidRDefault="00C86F18">
          <w:pPr>
            <w:pStyle w:val="TOC3"/>
            <w:rPr>
              <w:ins w:id="296" w:author="Author"/>
              <w:del w:id="297" w:author="Author"/>
              <w:rFonts w:asciiTheme="minorHAnsi" w:eastAsiaTheme="minorEastAsia" w:hAnsiTheme="minorHAnsi" w:cstheme="minorBidi"/>
              <w:sz w:val="22"/>
              <w:szCs w:val="22"/>
              <w:lang w:val="en-US" w:eastAsia="zh-CN" w:bidi="he-IL"/>
            </w:rPr>
          </w:pPr>
          <w:ins w:id="298" w:author="Author">
            <w:del w:id="299" w:author="Author">
              <w:r w:rsidRPr="00E17448" w:rsidDel="00D22139">
                <w:rPr>
                  <w:rStyle w:val="Hyperlink"/>
                  <w14:scene3d>
                    <w14:camera w14:prst="orthographicFront"/>
                    <w14:lightRig w14:rig="threePt" w14:dir="t">
                      <w14:rot w14:lat="0" w14:lon="0" w14:rev="0"/>
                    </w14:lightRig>
                  </w14:scene3d>
                </w:rPr>
                <w:delText>4.3.3</w:delText>
              </w:r>
              <w:r w:rsidRPr="00D22139" w:rsidDel="00D22139">
                <w:rPr>
                  <w:rStyle w:val="Hyperlink"/>
                </w:rPr>
                <w:delText xml:space="preserve"> PUSCH Channel Model</w:delText>
              </w:r>
              <w:r w:rsidDel="00D22139">
                <w:rPr>
                  <w:webHidden/>
                </w:rPr>
                <w:tab/>
                <w:delText>35</w:delText>
              </w:r>
            </w:del>
          </w:ins>
        </w:p>
        <w:p w14:paraId="71EBF0CE" w14:textId="48B6F060" w:rsidR="00C86F18" w:rsidDel="00D22139" w:rsidRDefault="00C86F18">
          <w:pPr>
            <w:pStyle w:val="TOC3"/>
            <w:rPr>
              <w:ins w:id="300" w:author="Author"/>
              <w:del w:id="301" w:author="Author"/>
              <w:rFonts w:asciiTheme="minorHAnsi" w:eastAsiaTheme="minorEastAsia" w:hAnsiTheme="minorHAnsi" w:cstheme="minorBidi"/>
              <w:sz w:val="22"/>
              <w:szCs w:val="22"/>
              <w:lang w:val="en-US" w:eastAsia="zh-CN" w:bidi="he-IL"/>
            </w:rPr>
          </w:pPr>
          <w:ins w:id="302" w:author="Author">
            <w:del w:id="303" w:author="Author">
              <w:r w:rsidRPr="00E17448" w:rsidDel="00D22139">
                <w:rPr>
                  <w:rStyle w:val="Hyperlink"/>
                  <w14:scene3d>
                    <w14:camera w14:prst="orthographicFront"/>
                    <w14:lightRig w14:rig="threePt" w14:dir="t">
                      <w14:rot w14:lat="0" w14:lon="0" w14:rev="0"/>
                    </w14:lightRig>
                  </w14:scene3d>
                </w:rPr>
                <w:delText>4.3.</w:delText>
              </w:r>
              <w:r w:rsidRPr="00D22139" w:rsidDel="00D22139">
                <w:rPr>
                  <w:rStyle w:val="Hyperlink"/>
                  <w14:scene3d>
                    <w14:camera w14:prst="orthographicFront"/>
                    <w14:lightRig w14:rig="threePt" w14:dir="t">
                      <w14:rot w14:lat="0" w14:lon="0" w14:rev="0"/>
                    </w14:lightRig>
                  </w14:scene3d>
                </w:rPr>
                <w:delText>4</w:delText>
              </w:r>
              <w:r w:rsidRPr="00D22139" w:rsidDel="00D22139">
                <w:rPr>
                  <w:rStyle w:val="Hyperlink"/>
                </w:rPr>
                <w:delText xml:space="preserve"> PUCCH Channel Model</w:delText>
              </w:r>
              <w:r w:rsidDel="00D22139">
                <w:rPr>
                  <w:webHidden/>
                </w:rPr>
                <w:tab/>
                <w:delText>41</w:delText>
              </w:r>
            </w:del>
          </w:ins>
        </w:p>
        <w:p w14:paraId="03820C7F" w14:textId="504E202F" w:rsidR="00C86F18" w:rsidDel="00D22139" w:rsidRDefault="00C86F18">
          <w:pPr>
            <w:pStyle w:val="TOC3"/>
            <w:rPr>
              <w:ins w:id="304" w:author="Author"/>
              <w:del w:id="305" w:author="Author"/>
              <w:rFonts w:asciiTheme="minorHAnsi" w:eastAsiaTheme="minorEastAsia" w:hAnsiTheme="minorHAnsi" w:cstheme="minorBidi"/>
              <w:sz w:val="22"/>
              <w:szCs w:val="22"/>
              <w:lang w:val="en-US" w:eastAsia="zh-CN" w:bidi="he-IL"/>
            </w:rPr>
          </w:pPr>
          <w:ins w:id="306" w:author="Author">
            <w:del w:id="307" w:author="Author">
              <w:r w:rsidRPr="00E17448" w:rsidDel="00D22139">
                <w:rPr>
                  <w:rStyle w:val="Hyperlink"/>
                  <w14:scene3d>
                    <w14:camera w14:prst="orthographicFront"/>
                    <w14:lightRig w14:rig="threePt" w14:dir="t">
                      <w14:rot w14:lat="0" w14:lon="0" w14:rev="0"/>
                    </w14:lightRig>
                  </w14:scene3d>
                </w:rPr>
                <w:delText>4.3.5</w:delText>
              </w:r>
              <w:r w:rsidRPr="00D22139" w:rsidDel="00D22139">
                <w:rPr>
                  <w:rStyle w:val="Hyperlink"/>
                </w:rPr>
                <w:delText xml:space="preserve"> SRS Channel Model</w:delText>
              </w:r>
              <w:r w:rsidDel="00D22139">
                <w:rPr>
                  <w:webHidden/>
                </w:rPr>
                <w:tab/>
                <w:delText>46</w:delText>
              </w:r>
            </w:del>
          </w:ins>
        </w:p>
        <w:p w14:paraId="2F2608C7" w14:textId="0A396509" w:rsidR="00C86F18" w:rsidDel="00D22139" w:rsidRDefault="00C86F18">
          <w:pPr>
            <w:pStyle w:val="TOC3"/>
            <w:rPr>
              <w:ins w:id="308" w:author="Author"/>
              <w:del w:id="309" w:author="Author"/>
              <w:rFonts w:asciiTheme="minorHAnsi" w:eastAsiaTheme="minorEastAsia" w:hAnsiTheme="minorHAnsi" w:cstheme="minorBidi"/>
              <w:sz w:val="22"/>
              <w:szCs w:val="22"/>
              <w:lang w:val="en-US" w:eastAsia="zh-CN" w:bidi="he-IL"/>
            </w:rPr>
          </w:pPr>
          <w:ins w:id="310" w:author="Author">
            <w:del w:id="311" w:author="Author">
              <w:r w:rsidRPr="00E17448" w:rsidDel="00D22139">
                <w:rPr>
                  <w:rStyle w:val="Hyperlink"/>
                  <w14:scene3d>
                    <w14:camera w14:prst="orthographicFront"/>
                    <w14:lightRig w14:rig="threePt" w14:dir="t">
                      <w14:rot w14:lat="0" w14:lon="0" w14:rev="0"/>
                    </w14:lightRig>
                  </w14:scene3d>
                </w:rPr>
                <w:delText>4.3.6</w:delText>
              </w:r>
              <w:r w:rsidRPr="00D22139" w:rsidDel="00D22139">
                <w:rPr>
                  <w:rStyle w:val="Hyperlink"/>
                </w:rPr>
                <w:delText xml:space="preserve"> PRACH Channel Model</w:delText>
              </w:r>
              <w:r w:rsidDel="00D22139">
                <w:rPr>
                  <w:webHidden/>
                </w:rPr>
                <w:tab/>
                <w:delText>48</w:delText>
              </w:r>
            </w:del>
          </w:ins>
        </w:p>
        <w:p w14:paraId="612B8D50" w14:textId="3DFF083F" w:rsidR="00C86F18" w:rsidDel="00D22139" w:rsidRDefault="00C86F18">
          <w:pPr>
            <w:pStyle w:val="TOC3"/>
            <w:rPr>
              <w:ins w:id="312" w:author="Author"/>
              <w:del w:id="313" w:author="Author"/>
              <w:rFonts w:asciiTheme="minorHAnsi" w:eastAsiaTheme="minorEastAsia" w:hAnsiTheme="minorHAnsi" w:cstheme="minorBidi"/>
              <w:sz w:val="22"/>
              <w:szCs w:val="22"/>
              <w:lang w:val="en-US" w:eastAsia="zh-CN" w:bidi="he-IL"/>
            </w:rPr>
          </w:pPr>
          <w:ins w:id="314" w:author="Author">
            <w:del w:id="315" w:author="Author">
              <w:r w:rsidRPr="00E17448" w:rsidDel="00D22139">
                <w:rPr>
                  <w:rStyle w:val="Hyperlink"/>
                  <w14:scene3d>
                    <w14:camera w14:prst="orthographicFront"/>
                    <w14:lightRig w14:rig="threePt" w14:dir="t">
                      <w14:rot w14:lat="0" w14:lon="0" w14:rev="0"/>
                    </w14:lightRig>
                  </w14:scene3d>
                </w:rPr>
                <w:delText>4.3.7</w:delText>
              </w:r>
              <w:r w:rsidRPr="00D22139" w:rsidDel="00D22139">
                <w:rPr>
                  <w:rStyle w:val="Hyperlink"/>
                </w:rPr>
                <w:delText xml:space="preserve"> Beamforming</w:delText>
              </w:r>
              <w:r w:rsidDel="00D22139">
                <w:rPr>
                  <w:webHidden/>
                </w:rPr>
                <w:tab/>
                <w:delText>50</w:delText>
              </w:r>
            </w:del>
          </w:ins>
        </w:p>
        <w:p w14:paraId="5ED919CA" w14:textId="60443D8C" w:rsidR="00C86F18" w:rsidDel="00D22139" w:rsidRDefault="00C86F18">
          <w:pPr>
            <w:pStyle w:val="TOC1"/>
            <w:rPr>
              <w:ins w:id="316" w:author="Author"/>
              <w:del w:id="317" w:author="Author"/>
              <w:rFonts w:asciiTheme="minorHAnsi" w:eastAsiaTheme="minorEastAsia" w:hAnsiTheme="minorHAnsi" w:cstheme="minorBidi"/>
              <w:szCs w:val="22"/>
              <w:lang w:val="en-US" w:eastAsia="zh-CN" w:bidi="he-IL"/>
            </w:rPr>
          </w:pPr>
          <w:ins w:id="318" w:author="Author">
            <w:del w:id="319" w:author="Author">
              <w:r w:rsidRPr="00E17448" w:rsidDel="00D22139">
                <w:rPr>
                  <w:rStyle w:val="Hyperlink"/>
                </w:rPr>
                <w:delText>Annex ZZZ : O-RAN Adopter License Agreem</w:delText>
              </w:r>
              <w:r w:rsidRPr="00D22139" w:rsidDel="00D22139">
                <w:rPr>
                  <w:rStyle w:val="Hyperlink"/>
                </w:rPr>
                <w:delText>ent</w:delText>
              </w:r>
              <w:r w:rsidDel="00D22139">
                <w:rPr>
                  <w:webHidden/>
                </w:rPr>
                <w:tab/>
                <w:delText>51</w:delText>
              </w:r>
            </w:del>
          </w:ins>
        </w:p>
        <w:p w14:paraId="49BF5185" w14:textId="4B871C2A" w:rsidR="00C86F18" w:rsidDel="00D22139" w:rsidRDefault="00C86F18">
          <w:pPr>
            <w:pStyle w:val="TOC2"/>
            <w:rPr>
              <w:ins w:id="320" w:author="Author"/>
              <w:del w:id="321" w:author="Author"/>
              <w:rFonts w:asciiTheme="minorHAnsi" w:eastAsiaTheme="minorEastAsia" w:hAnsiTheme="minorHAnsi" w:cstheme="minorBidi"/>
              <w:sz w:val="22"/>
              <w:szCs w:val="22"/>
              <w:lang w:val="en-US" w:eastAsia="zh-CN" w:bidi="he-IL"/>
            </w:rPr>
          </w:pPr>
          <w:ins w:id="322" w:author="Author">
            <w:del w:id="323" w:author="Author">
              <w:r w:rsidRPr="00E17448" w:rsidDel="00D22139">
                <w:rPr>
                  <w:rStyle w:val="Hyperlink"/>
                </w:rPr>
                <w:delText>Section 1: DEFINITIONS</w:delText>
              </w:r>
              <w:r w:rsidDel="00D22139">
                <w:rPr>
                  <w:webHidden/>
                </w:rPr>
                <w:tab/>
                <w:delText>51</w:delText>
              </w:r>
            </w:del>
          </w:ins>
        </w:p>
        <w:p w14:paraId="4BA72DD0" w14:textId="089B2F90" w:rsidR="00C86F18" w:rsidDel="00D22139" w:rsidRDefault="00C86F18">
          <w:pPr>
            <w:pStyle w:val="TOC2"/>
            <w:rPr>
              <w:ins w:id="324" w:author="Author"/>
              <w:del w:id="325" w:author="Author"/>
              <w:rFonts w:asciiTheme="minorHAnsi" w:eastAsiaTheme="minorEastAsia" w:hAnsiTheme="minorHAnsi" w:cstheme="minorBidi"/>
              <w:sz w:val="22"/>
              <w:szCs w:val="22"/>
              <w:lang w:val="en-US" w:eastAsia="zh-CN" w:bidi="he-IL"/>
            </w:rPr>
          </w:pPr>
          <w:ins w:id="326" w:author="Author">
            <w:del w:id="327" w:author="Author">
              <w:r w:rsidRPr="00E17448" w:rsidDel="00D22139">
                <w:rPr>
                  <w:rStyle w:val="Hyperlink"/>
                </w:rPr>
                <w:delText>Section 2: COPYRIGHT LICENSE</w:delText>
              </w:r>
              <w:r w:rsidDel="00D22139">
                <w:rPr>
                  <w:webHidden/>
                </w:rPr>
                <w:tab/>
                <w:delText>52</w:delText>
              </w:r>
            </w:del>
          </w:ins>
        </w:p>
        <w:p w14:paraId="67955DE0" w14:textId="3BDF21BB" w:rsidR="00C86F18" w:rsidDel="00D22139" w:rsidRDefault="00C86F18">
          <w:pPr>
            <w:pStyle w:val="TOC2"/>
            <w:rPr>
              <w:ins w:id="328" w:author="Author"/>
              <w:del w:id="329" w:author="Author"/>
              <w:rFonts w:asciiTheme="minorHAnsi" w:eastAsiaTheme="minorEastAsia" w:hAnsiTheme="minorHAnsi" w:cstheme="minorBidi"/>
              <w:sz w:val="22"/>
              <w:szCs w:val="22"/>
              <w:lang w:val="en-US" w:eastAsia="zh-CN" w:bidi="he-IL"/>
            </w:rPr>
          </w:pPr>
          <w:ins w:id="330" w:author="Author">
            <w:del w:id="331" w:author="Author">
              <w:r w:rsidRPr="00E17448" w:rsidDel="00D22139">
                <w:rPr>
                  <w:rStyle w:val="Hyperlink"/>
                </w:rPr>
                <w:delText>Section 3: FRAND LICENSE</w:delText>
              </w:r>
              <w:r w:rsidDel="00D22139">
                <w:rPr>
                  <w:webHidden/>
                </w:rPr>
                <w:tab/>
                <w:delText>52</w:delText>
              </w:r>
            </w:del>
          </w:ins>
        </w:p>
        <w:p w14:paraId="683F47FE" w14:textId="0B883C25" w:rsidR="00C86F18" w:rsidDel="00D22139" w:rsidRDefault="00C86F18">
          <w:pPr>
            <w:pStyle w:val="TOC2"/>
            <w:rPr>
              <w:ins w:id="332" w:author="Author"/>
              <w:del w:id="333" w:author="Author"/>
              <w:rFonts w:asciiTheme="minorHAnsi" w:eastAsiaTheme="minorEastAsia" w:hAnsiTheme="minorHAnsi" w:cstheme="minorBidi"/>
              <w:sz w:val="22"/>
              <w:szCs w:val="22"/>
              <w:lang w:val="en-US" w:eastAsia="zh-CN" w:bidi="he-IL"/>
            </w:rPr>
          </w:pPr>
          <w:ins w:id="334" w:author="Author">
            <w:del w:id="335" w:author="Author">
              <w:r w:rsidRPr="00E17448" w:rsidDel="00D22139">
                <w:rPr>
                  <w:rStyle w:val="Hyperlink"/>
                </w:rPr>
                <w:delText>Section 4: TERM AND TERMINATION</w:delText>
              </w:r>
              <w:r w:rsidDel="00D22139">
                <w:rPr>
                  <w:webHidden/>
                </w:rPr>
                <w:tab/>
                <w:delText>53</w:delText>
              </w:r>
            </w:del>
          </w:ins>
        </w:p>
        <w:p w14:paraId="5EB9D182" w14:textId="3B24A9E3" w:rsidR="00C86F18" w:rsidDel="00D22139" w:rsidRDefault="00C86F18">
          <w:pPr>
            <w:pStyle w:val="TOC2"/>
            <w:rPr>
              <w:ins w:id="336" w:author="Author"/>
              <w:del w:id="337" w:author="Author"/>
              <w:rFonts w:asciiTheme="minorHAnsi" w:eastAsiaTheme="minorEastAsia" w:hAnsiTheme="minorHAnsi" w:cstheme="minorBidi"/>
              <w:sz w:val="22"/>
              <w:szCs w:val="22"/>
              <w:lang w:val="en-US" w:eastAsia="zh-CN" w:bidi="he-IL"/>
            </w:rPr>
          </w:pPr>
          <w:ins w:id="338" w:author="Author">
            <w:del w:id="339" w:author="Author">
              <w:r w:rsidRPr="00E17448" w:rsidDel="00D22139">
                <w:rPr>
                  <w:rStyle w:val="Hyperlink"/>
                </w:rPr>
                <w:delText>Section 5: CONFIDENTIALITY</w:delText>
              </w:r>
              <w:r w:rsidDel="00D22139">
                <w:rPr>
                  <w:webHidden/>
                </w:rPr>
                <w:tab/>
                <w:delText>53</w:delText>
              </w:r>
            </w:del>
          </w:ins>
        </w:p>
        <w:p w14:paraId="19A75A32" w14:textId="34D15A0D" w:rsidR="00C86F18" w:rsidDel="00D22139" w:rsidRDefault="00C86F18">
          <w:pPr>
            <w:pStyle w:val="TOC2"/>
            <w:rPr>
              <w:ins w:id="340" w:author="Author"/>
              <w:del w:id="341" w:author="Author"/>
              <w:rFonts w:asciiTheme="minorHAnsi" w:eastAsiaTheme="minorEastAsia" w:hAnsiTheme="minorHAnsi" w:cstheme="minorBidi"/>
              <w:sz w:val="22"/>
              <w:szCs w:val="22"/>
              <w:lang w:val="en-US" w:eastAsia="zh-CN" w:bidi="he-IL"/>
            </w:rPr>
          </w:pPr>
          <w:ins w:id="342" w:author="Author">
            <w:del w:id="343" w:author="Author">
              <w:r w:rsidRPr="00E17448" w:rsidDel="00D22139">
                <w:rPr>
                  <w:rStyle w:val="Hyperlink"/>
                </w:rPr>
                <w:delText>Section 6: INDEMNIFICATION</w:delText>
              </w:r>
              <w:r w:rsidDel="00D22139">
                <w:rPr>
                  <w:webHidden/>
                </w:rPr>
                <w:tab/>
                <w:delText>53</w:delText>
              </w:r>
            </w:del>
          </w:ins>
        </w:p>
        <w:p w14:paraId="443BEE34" w14:textId="530005D8" w:rsidR="00C86F18" w:rsidDel="00D22139" w:rsidRDefault="00C86F18">
          <w:pPr>
            <w:pStyle w:val="TOC2"/>
            <w:rPr>
              <w:ins w:id="344" w:author="Author"/>
              <w:del w:id="345" w:author="Author"/>
              <w:rFonts w:asciiTheme="minorHAnsi" w:eastAsiaTheme="minorEastAsia" w:hAnsiTheme="minorHAnsi" w:cstheme="minorBidi"/>
              <w:sz w:val="22"/>
              <w:szCs w:val="22"/>
              <w:lang w:val="en-US" w:eastAsia="zh-CN" w:bidi="he-IL"/>
            </w:rPr>
          </w:pPr>
          <w:ins w:id="346" w:author="Author">
            <w:del w:id="347" w:author="Author">
              <w:r w:rsidRPr="00E17448" w:rsidDel="00D22139">
                <w:rPr>
                  <w:rStyle w:val="Hyperlink"/>
                </w:rPr>
                <w:delText>Section 7: LIMITATIONS ON LIAB</w:delText>
              </w:r>
              <w:r w:rsidRPr="00D22139" w:rsidDel="00D22139">
                <w:rPr>
                  <w:rStyle w:val="Hyperlink"/>
                </w:rPr>
                <w:delText>ILITY; NO WARRANTY</w:delText>
              </w:r>
              <w:r w:rsidDel="00D22139">
                <w:rPr>
                  <w:webHidden/>
                </w:rPr>
                <w:tab/>
                <w:delText>53</w:delText>
              </w:r>
            </w:del>
          </w:ins>
        </w:p>
        <w:p w14:paraId="4A2E2A04" w14:textId="42B1369A" w:rsidR="00C86F18" w:rsidDel="00D22139" w:rsidRDefault="00C86F18">
          <w:pPr>
            <w:pStyle w:val="TOC2"/>
            <w:rPr>
              <w:ins w:id="348" w:author="Author"/>
              <w:del w:id="349" w:author="Author"/>
              <w:rFonts w:asciiTheme="minorHAnsi" w:eastAsiaTheme="minorEastAsia" w:hAnsiTheme="minorHAnsi" w:cstheme="minorBidi"/>
              <w:sz w:val="22"/>
              <w:szCs w:val="22"/>
              <w:lang w:val="en-US" w:eastAsia="zh-CN" w:bidi="he-IL"/>
            </w:rPr>
          </w:pPr>
          <w:ins w:id="350" w:author="Author">
            <w:del w:id="351" w:author="Author">
              <w:r w:rsidRPr="00E17448" w:rsidDel="00D22139">
                <w:rPr>
                  <w:rStyle w:val="Hyperlink"/>
                </w:rPr>
                <w:delText>Section 8: ASSIGNMENT</w:delText>
              </w:r>
              <w:r w:rsidDel="00D22139">
                <w:rPr>
                  <w:webHidden/>
                </w:rPr>
                <w:tab/>
                <w:delText>53</w:delText>
              </w:r>
            </w:del>
          </w:ins>
        </w:p>
        <w:p w14:paraId="680EAF39" w14:textId="3E756BCA" w:rsidR="00C86F18" w:rsidDel="00D22139" w:rsidRDefault="00C86F18">
          <w:pPr>
            <w:pStyle w:val="TOC2"/>
            <w:rPr>
              <w:ins w:id="352" w:author="Author"/>
              <w:del w:id="353" w:author="Author"/>
              <w:rFonts w:asciiTheme="minorHAnsi" w:eastAsiaTheme="minorEastAsia" w:hAnsiTheme="minorHAnsi" w:cstheme="minorBidi"/>
              <w:sz w:val="22"/>
              <w:szCs w:val="22"/>
              <w:lang w:val="en-US" w:eastAsia="zh-CN" w:bidi="he-IL"/>
            </w:rPr>
          </w:pPr>
          <w:ins w:id="354" w:author="Author">
            <w:del w:id="355" w:author="Author">
              <w:r w:rsidRPr="00E17448" w:rsidDel="00D22139">
                <w:rPr>
                  <w:rStyle w:val="Hyperlink"/>
                </w:rPr>
                <w:delText>Section 9: THIRD-PARTY BENEFICIARY RIGHTS</w:delText>
              </w:r>
              <w:r w:rsidDel="00D22139">
                <w:rPr>
                  <w:webHidden/>
                </w:rPr>
                <w:tab/>
                <w:delText>54</w:delText>
              </w:r>
            </w:del>
          </w:ins>
        </w:p>
        <w:p w14:paraId="1664FA65" w14:textId="28AB60FC" w:rsidR="00C86F18" w:rsidDel="00D22139" w:rsidRDefault="00C86F18">
          <w:pPr>
            <w:pStyle w:val="TOC2"/>
            <w:rPr>
              <w:ins w:id="356" w:author="Author"/>
              <w:del w:id="357" w:author="Author"/>
              <w:rFonts w:asciiTheme="minorHAnsi" w:eastAsiaTheme="minorEastAsia" w:hAnsiTheme="minorHAnsi" w:cstheme="minorBidi"/>
              <w:sz w:val="22"/>
              <w:szCs w:val="22"/>
              <w:lang w:val="en-US" w:eastAsia="zh-CN" w:bidi="he-IL"/>
            </w:rPr>
          </w:pPr>
          <w:ins w:id="358" w:author="Author">
            <w:del w:id="359" w:author="Author">
              <w:r w:rsidRPr="00E17448" w:rsidDel="00D22139">
                <w:rPr>
                  <w:rStyle w:val="Hyperlink"/>
                </w:rPr>
                <w:delText>Section 10: BINDING ON AFFILIATES</w:delText>
              </w:r>
              <w:r w:rsidDel="00D22139">
                <w:rPr>
                  <w:webHidden/>
                </w:rPr>
                <w:tab/>
                <w:delText>54</w:delText>
              </w:r>
            </w:del>
          </w:ins>
        </w:p>
        <w:p w14:paraId="3AE6C29E" w14:textId="179173E8" w:rsidR="00C86F18" w:rsidDel="00D22139" w:rsidRDefault="00C86F18">
          <w:pPr>
            <w:pStyle w:val="TOC2"/>
            <w:rPr>
              <w:ins w:id="360" w:author="Author"/>
              <w:del w:id="361" w:author="Author"/>
              <w:rFonts w:asciiTheme="minorHAnsi" w:eastAsiaTheme="minorEastAsia" w:hAnsiTheme="minorHAnsi" w:cstheme="minorBidi"/>
              <w:sz w:val="22"/>
              <w:szCs w:val="22"/>
              <w:lang w:val="en-US" w:eastAsia="zh-CN" w:bidi="he-IL"/>
            </w:rPr>
          </w:pPr>
          <w:ins w:id="362" w:author="Author">
            <w:del w:id="363" w:author="Author">
              <w:r w:rsidRPr="00E17448" w:rsidDel="00D22139">
                <w:rPr>
                  <w:rStyle w:val="Hyperlink"/>
                </w:rPr>
                <w:delText>Section 11: GENERAL</w:delText>
              </w:r>
              <w:r w:rsidDel="00D22139">
                <w:rPr>
                  <w:webHidden/>
                </w:rPr>
                <w:tab/>
                <w:delText>54</w:delText>
              </w:r>
            </w:del>
          </w:ins>
        </w:p>
        <w:p w14:paraId="674C12DC" w14:textId="41C4FDA4" w:rsidR="007D5F41" w:rsidDel="00D22139" w:rsidRDefault="007D5F41">
          <w:pPr>
            <w:pStyle w:val="TOC1"/>
            <w:rPr>
              <w:del w:id="364" w:author="Author"/>
              <w:rFonts w:asciiTheme="minorHAnsi" w:eastAsiaTheme="minorEastAsia" w:hAnsiTheme="minorHAnsi" w:cstheme="minorBidi"/>
              <w:szCs w:val="22"/>
              <w:lang w:val="en-US" w:eastAsia="zh-CN" w:bidi="he-IL"/>
            </w:rPr>
          </w:pPr>
          <w:del w:id="365" w:author="Author">
            <w:r w:rsidRPr="00C86F18" w:rsidDel="00D22139">
              <w:rPr>
                <w:rPrChange w:id="366" w:author="Author">
                  <w:rPr>
                    <w:rStyle w:val="Hyperlink"/>
                  </w:rPr>
                </w:rPrChange>
              </w:rPr>
              <w:delText>Revision History</w:delText>
            </w:r>
            <w:r w:rsidDel="00D22139">
              <w:rPr>
                <w:webHidden/>
              </w:rPr>
              <w:tab/>
              <w:delText>2</w:delText>
            </w:r>
          </w:del>
        </w:p>
        <w:p w14:paraId="6C7C6FB0" w14:textId="50BC7775" w:rsidR="007D5F41" w:rsidDel="00D22139" w:rsidRDefault="007D5F41">
          <w:pPr>
            <w:pStyle w:val="TOC1"/>
            <w:rPr>
              <w:del w:id="367" w:author="Author"/>
              <w:rFonts w:asciiTheme="minorHAnsi" w:eastAsiaTheme="minorEastAsia" w:hAnsiTheme="minorHAnsi" w:cstheme="minorBidi"/>
              <w:szCs w:val="22"/>
              <w:lang w:val="en-US" w:eastAsia="zh-CN" w:bidi="he-IL"/>
            </w:rPr>
          </w:pPr>
          <w:del w:id="368" w:author="Author">
            <w:r w:rsidRPr="00C86F18" w:rsidDel="00D22139">
              <w:rPr>
                <w:rPrChange w:id="369" w:author="Author">
                  <w:rPr>
                    <w:rStyle w:val="Hyperlink"/>
                  </w:rPr>
                </w:rPrChange>
              </w:rPr>
              <w:delText>Chapter 1 Introductory Material</w:delText>
            </w:r>
            <w:r w:rsidDel="00D22139">
              <w:rPr>
                <w:webHidden/>
              </w:rPr>
              <w:tab/>
              <w:delText>4</w:delText>
            </w:r>
          </w:del>
        </w:p>
        <w:p w14:paraId="7CD5B71C" w14:textId="2CCABBF0" w:rsidR="007D5F41" w:rsidDel="00D22139" w:rsidRDefault="007D5F41">
          <w:pPr>
            <w:pStyle w:val="TOC2"/>
            <w:rPr>
              <w:del w:id="370" w:author="Author"/>
              <w:rFonts w:asciiTheme="minorHAnsi" w:eastAsiaTheme="minorEastAsia" w:hAnsiTheme="minorHAnsi" w:cstheme="minorBidi"/>
              <w:sz w:val="22"/>
              <w:szCs w:val="22"/>
              <w:lang w:val="en-US" w:eastAsia="zh-CN" w:bidi="he-IL"/>
            </w:rPr>
          </w:pPr>
          <w:del w:id="371" w:author="Author">
            <w:r w:rsidRPr="00C86F18" w:rsidDel="00D22139">
              <w:rPr>
                <w:rPrChange w:id="372" w:author="Author">
                  <w:rPr>
                    <w:rStyle w:val="Hyperlink"/>
                    <w14:scene3d>
                      <w14:camera w14:prst="orthographicFront"/>
                      <w14:lightRig w14:rig="threePt" w14:dir="t">
                        <w14:rot w14:lat="0" w14:lon="0" w14:rev="0"/>
                      </w14:lightRig>
                    </w14:scene3d>
                  </w:rPr>
                </w:rPrChange>
              </w:rPr>
              <w:delText>1.1</w:delText>
            </w:r>
            <w:r w:rsidRPr="00C86F18" w:rsidDel="00D22139">
              <w:rPr>
                <w:rPrChange w:id="373" w:author="Author">
                  <w:rPr>
                    <w:rStyle w:val="Hyperlink"/>
                  </w:rPr>
                </w:rPrChange>
              </w:rPr>
              <w:delText xml:space="preserve"> Scope</w:delText>
            </w:r>
            <w:r w:rsidDel="00D22139">
              <w:rPr>
                <w:webHidden/>
              </w:rPr>
              <w:tab/>
              <w:delText>4</w:delText>
            </w:r>
          </w:del>
        </w:p>
        <w:p w14:paraId="2DDE96E6" w14:textId="5439FD92" w:rsidR="007D5F41" w:rsidDel="00D22139" w:rsidRDefault="007D5F41">
          <w:pPr>
            <w:pStyle w:val="TOC2"/>
            <w:rPr>
              <w:del w:id="374" w:author="Author"/>
              <w:rFonts w:asciiTheme="minorHAnsi" w:eastAsiaTheme="minorEastAsia" w:hAnsiTheme="minorHAnsi" w:cstheme="minorBidi"/>
              <w:sz w:val="22"/>
              <w:szCs w:val="22"/>
              <w:lang w:val="en-US" w:eastAsia="zh-CN" w:bidi="he-IL"/>
            </w:rPr>
          </w:pPr>
          <w:del w:id="375" w:author="Author">
            <w:r w:rsidRPr="00C86F18" w:rsidDel="00D22139">
              <w:rPr>
                <w:rPrChange w:id="376" w:author="Author">
                  <w:rPr>
                    <w:rStyle w:val="Hyperlink"/>
                    <w14:scene3d>
                      <w14:camera w14:prst="orthographicFront"/>
                      <w14:lightRig w14:rig="threePt" w14:dir="t">
                        <w14:rot w14:lat="0" w14:lon="0" w14:rev="0"/>
                      </w14:lightRig>
                    </w14:scene3d>
                  </w:rPr>
                </w:rPrChange>
              </w:rPr>
              <w:delText>1.2</w:delText>
            </w:r>
            <w:r w:rsidRPr="00C86F18" w:rsidDel="00D22139">
              <w:rPr>
                <w:rPrChange w:id="377" w:author="Author">
                  <w:rPr>
                    <w:rStyle w:val="Hyperlink"/>
                  </w:rPr>
                </w:rPrChange>
              </w:rPr>
              <w:delText xml:space="preserve"> References</w:delText>
            </w:r>
            <w:r w:rsidDel="00D22139">
              <w:rPr>
                <w:webHidden/>
              </w:rPr>
              <w:tab/>
              <w:delText>4</w:delText>
            </w:r>
          </w:del>
        </w:p>
        <w:p w14:paraId="4F4FB46B" w14:textId="0A71EE70" w:rsidR="007D5F41" w:rsidDel="00D22139" w:rsidRDefault="007D5F41">
          <w:pPr>
            <w:pStyle w:val="TOC2"/>
            <w:rPr>
              <w:del w:id="378" w:author="Author"/>
              <w:rFonts w:asciiTheme="minorHAnsi" w:eastAsiaTheme="minorEastAsia" w:hAnsiTheme="minorHAnsi" w:cstheme="minorBidi"/>
              <w:sz w:val="22"/>
              <w:szCs w:val="22"/>
              <w:lang w:val="en-US" w:eastAsia="zh-CN" w:bidi="he-IL"/>
            </w:rPr>
          </w:pPr>
          <w:del w:id="379" w:author="Author">
            <w:r w:rsidRPr="00C86F18" w:rsidDel="00D22139">
              <w:rPr>
                <w:rPrChange w:id="380" w:author="Author">
                  <w:rPr>
                    <w:rStyle w:val="Hyperlink"/>
                    <w14:scene3d>
                      <w14:camera w14:prst="orthographicFront"/>
                      <w14:lightRig w14:rig="threePt" w14:dir="t">
                        <w14:rot w14:lat="0" w14:lon="0" w14:rev="0"/>
                      </w14:lightRig>
                    </w14:scene3d>
                  </w:rPr>
                </w:rPrChange>
              </w:rPr>
              <w:delText>1.3</w:delText>
            </w:r>
            <w:r w:rsidRPr="00C86F18" w:rsidDel="00D22139">
              <w:rPr>
                <w:rPrChange w:id="381" w:author="Author">
                  <w:rPr>
                    <w:rStyle w:val="Hyperlink"/>
                  </w:rPr>
                </w:rPrChange>
              </w:rPr>
              <w:delText xml:space="preserve"> Definitions and Abbreviations</w:delText>
            </w:r>
            <w:r w:rsidDel="00D22139">
              <w:rPr>
                <w:webHidden/>
              </w:rPr>
              <w:tab/>
              <w:delText>4</w:delText>
            </w:r>
          </w:del>
        </w:p>
        <w:p w14:paraId="3FC955EC" w14:textId="0F51034C" w:rsidR="007D5F41" w:rsidDel="00D22139" w:rsidRDefault="007D5F41">
          <w:pPr>
            <w:pStyle w:val="TOC3"/>
            <w:rPr>
              <w:del w:id="382" w:author="Author"/>
              <w:rFonts w:asciiTheme="minorHAnsi" w:eastAsiaTheme="minorEastAsia" w:hAnsiTheme="minorHAnsi" w:cstheme="minorBidi"/>
              <w:sz w:val="22"/>
              <w:szCs w:val="22"/>
              <w:lang w:val="en-US" w:eastAsia="zh-CN" w:bidi="he-IL"/>
            </w:rPr>
          </w:pPr>
          <w:del w:id="383" w:author="Author">
            <w:r w:rsidRPr="00C86F18" w:rsidDel="00D22139">
              <w:rPr>
                <w:rPrChange w:id="384" w:author="Author">
                  <w:rPr>
                    <w:rStyle w:val="Hyperlink"/>
                    <w14:scene3d>
                      <w14:camera w14:prst="orthographicFront"/>
                      <w14:lightRig w14:rig="threePt" w14:dir="t">
                        <w14:rot w14:lat="0" w14:lon="0" w14:rev="0"/>
                      </w14:lightRig>
                    </w14:scene3d>
                  </w:rPr>
                </w:rPrChange>
              </w:rPr>
              <w:delText>1.3.1</w:delText>
            </w:r>
            <w:r w:rsidRPr="00C86F18" w:rsidDel="00D22139">
              <w:rPr>
                <w:rPrChange w:id="385" w:author="Author">
                  <w:rPr>
                    <w:rStyle w:val="Hyperlink"/>
                  </w:rPr>
                </w:rPrChange>
              </w:rPr>
              <w:delText xml:space="preserve"> Definitions</w:delText>
            </w:r>
            <w:r w:rsidDel="00D22139">
              <w:rPr>
                <w:webHidden/>
              </w:rPr>
              <w:tab/>
              <w:delText>4</w:delText>
            </w:r>
          </w:del>
        </w:p>
        <w:p w14:paraId="29F20B8A" w14:textId="24174729" w:rsidR="007D5F41" w:rsidDel="00D22139" w:rsidRDefault="007D5F41">
          <w:pPr>
            <w:pStyle w:val="TOC3"/>
            <w:rPr>
              <w:del w:id="386" w:author="Author"/>
              <w:rFonts w:asciiTheme="minorHAnsi" w:eastAsiaTheme="minorEastAsia" w:hAnsiTheme="minorHAnsi" w:cstheme="minorBidi"/>
              <w:sz w:val="22"/>
              <w:szCs w:val="22"/>
              <w:lang w:val="en-US" w:eastAsia="zh-CN" w:bidi="he-IL"/>
            </w:rPr>
          </w:pPr>
          <w:del w:id="387" w:author="Author">
            <w:r w:rsidRPr="00C86F18" w:rsidDel="00D22139">
              <w:rPr>
                <w:rPrChange w:id="388" w:author="Author">
                  <w:rPr>
                    <w:rStyle w:val="Hyperlink"/>
                    <w14:scene3d>
                      <w14:camera w14:prst="orthographicFront"/>
                      <w14:lightRig w14:rig="threePt" w14:dir="t">
                        <w14:rot w14:lat="0" w14:lon="0" w14:rev="0"/>
                      </w14:lightRig>
                    </w14:scene3d>
                  </w:rPr>
                </w:rPrChange>
              </w:rPr>
              <w:delText>1.3.2</w:delText>
            </w:r>
            <w:r w:rsidRPr="00C86F18" w:rsidDel="00D22139">
              <w:rPr>
                <w:rPrChange w:id="389" w:author="Author">
                  <w:rPr>
                    <w:rStyle w:val="Hyperlink"/>
                  </w:rPr>
                </w:rPrChange>
              </w:rPr>
              <w:delText xml:space="preserve"> Abbreviations</w:delText>
            </w:r>
            <w:r w:rsidDel="00D22139">
              <w:rPr>
                <w:webHidden/>
              </w:rPr>
              <w:tab/>
              <w:delText>4</w:delText>
            </w:r>
          </w:del>
        </w:p>
        <w:p w14:paraId="45B16794" w14:textId="74F6546D" w:rsidR="007D5F41" w:rsidDel="00D22139" w:rsidRDefault="007D5F41">
          <w:pPr>
            <w:pStyle w:val="TOC1"/>
            <w:rPr>
              <w:del w:id="390" w:author="Author"/>
              <w:rFonts w:asciiTheme="minorHAnsi" w:eastAsiaTheme="minorEastAsia" w:hAnsiTheme="minorHAnsi" w:cstheme="minorBidi"/>
              <w:szCs w:val="22"/>
              <w:lang w:val="en-US" w:eastAsia="zh-CN" w:bidi="he-IL"/>
            </w:rPr>
          </w:pPr>
          <w:del w:id="391" w:author="Author">
            <w:r w:rsidRPr="00C86F18" w:rsidDel="00D22139">
              <w:rPr>
                <w:rPrChange w:id="392" w:author="Author">
                  <w:rPr>
                    <w:rStyle w:val="Hyperlink"/>
                  </w:rPr>
                </w:rPrChange>
              </w:rPr>
              <w:delText>Chapter 2 Overview</w:delText>
            </w:r>
            <w:r w:rsidDel="00D22139">
              <w:rPr>
                <w:webHidden/>
              </w:rPr>
              <w:tab/>
              <w:delText>6</w:delText>
            </w:r>
          </w:del>
        </w:p>
        <w:p w14:paraId="41DF6651" w14:textId="05FF3336" w:rsidR="007D5F41" w:rsidDel="00D22139" w:rsidRDefault="007D5F41">
          <w:pPr>
            <w:pStyle w:val="TOC2"/>
            <w:rPr>
              <w:del w:id="393" w:author="Author"/>
              <w:rFonts w:asciiTheme="minorHAnsi" w:eastAsiaTheme="minorEastAsia" w:hAnsiTheme="minorHAnsi" w:cstheme="minorBidi"/>
              <w:sz w:val="22"/>
              <w:szCs w:val="22"/>
              <w:lang w:val="en-US" w:eastAsia="zh-CN" w:bidi="he-IL"/>
            </w:rPr>
          </w:pPr>
          <w:del w:id="394" w:author="Author">
            <w:r w:rsidRPr="00C86F18" w:rsidDel="00D22139">
              <w:rPr>
                <w:rPrChange w:id="395" w:author="Author">
                  <w:rPr>
                    <w:rStyle w:val="Hyperlink"/>
                    <w14:scene3d>
                      <w14:camera w14:prst="orthographicFront"/>
                      <w14:lightRig w14:rig="threePt" w14:dir="t">
                        <w14:rot w14:lat="0" w14:lon="0" w14:rev="0"/>
                      </w14:lightRig>
                    </w14:scene3d>
                  </w:rPr>
                </w:rPrChange>
              </w:rPr>
              <w:delText>2.1</w:delText>
            </w:r>
            <w:r w:rsidRPr="00C86F18" w:rsidDel="00D22139">
              <w:rPr>
                <w:rPrChange w:id="396" w:author="Author">
                  <w:rPr>
                    <w:rStyle w:val="Hyperlink"/>
                  </w:rPr>
                </w:rPrChange>
              </w:rPr>
              <w:delText xml:space="preserve"> Purpose</w:delText>
            </w:r>
            <w:r w:rsidDel="00D22139">
              <w:rPr>
                <w:webHidden/>
              </w:rPr>
              <w:tab/>
              <w:delText>6</w:delText>
            </w:r>
          </w:del>
        </w:p>
        <w:p w14:paraId="32650B31" w14:textId="7A669F8D" w:rsidR="007D5F41" w:rsidDel="00D22139" w:rsidRDefault="007D5F41">
          <w:pPr>
            <w:pStyle w:val="TOC2"/>
            <w:rPr>
              <w:del w:id="397" w:author="Author"/>
              <w:rFonts w:asciiTheme="minorHAnsi" w:eastAsiaTheme="minorEastAsia" w:hAnsiTheme="minorHAnsi" w:cstheme="minorBidi"/>
              <w:sz w:val="22"/>
              <w:szCs w:val="22"/>
              <w:lang w:val="en-US" w:eastAsia="zh-CN" w:bidi="he-IL"/>
            </w:rPr>
          </w:pPr>
          <w:del w:id="398" w:author="Author">
            <w:r w:rsidRPr="00C86F18" w:rsidDel="00D22139">
              <w:rPr>
                <w:rPrChange w:id="399" w:author="Author">
                  <w:rPr>
                    <w:rStyle w:val="Hyperlink"/>
                    <w14:scene3d>
                      <w14:camera w14:prst="orthographicFront"/>
                      <w14:lightRig w14:rig="threePt" w14:dir="t">
                        <w14:rot w14:lat="0" w14:lon="0" w14:rev="0"/>
                      </w14:lightRig>
                    </w14:scene3d>
                  </w:rPr>
                </w:rPrChange>
              </w:rPr>
              <w:delText>2.2</w:delText>
            </w:r>
            <w:r w:rsidRPr="00C86F18" w:rsidDel="00D22139">
              <w:rPr>
                <w:rPrChange w:id="400" w:author="Author">
                  <w:rPr>
                    <w:rStyle w:val="Hyperlink"/>
                  </w:rPr>
                </w:rPrChange>
              </w:rPr>
              <w:delText xml:space="preserve"> Document Structure</w:delText>
            </w:r>
            <w:r w:rsidDel="00D22139">
              <w:rPr>
                <w:webHidden/>
              </w:rPr>
              <w:tab/>
              <w:delText>7</w:delText>
            </w:r>
          </w:del>
        </w:p>
        <w:p w14:paraId="696B2181" w14:textId="193BA939" w:rsidR="007D5F41" w:rsidDel="00D22139" w:rsidRDefault="007D5F41">
          <w:pPr>
            <w:pStyle w:val="TOC1"/>
            <w:rPr>
              <w:del w:id="401" w:author="Author"/>
              <w:rFonts w:asciiTheme="minorHAnsi" w:eastAsiaTheme="minorEastAsia" w:hAnsiTheme="minorHAnsi" w:cstheme="minorBidi"/>
              <w:szCs w:val="22"/>
              <w:lang w:val="en-US" w:eastAsia="zh-CN" w:bidi="he-IL"/>
            </w:rPr>
          </w:pPr>
          <w:del w:id="402" w:author="Author">
            <w:r w:rsidRPr="00C86F18" w:rsidDel="00D22139">
              <w:rPr>
                <w:rPrChange w:id="403" w:author="Author">
                  <w:rPr>
                    <w:rStyle w:val="Hyperlink"/>
                  </w:rPr>
                </w:rPrChange>
              </w:rPr>
              <w:delText>Chapter 3 AALi Configuration and Management</w:delText>
            </w:r>
            <w:r w:rsidDel="00D22139">
              <w:rPr>
                <w:webHidden/>
              </w:rPr>
              <w:tab/>
              <w:delText>8</w:delText>
            </w:r>
          </w:del>
        </w:p>
        <w:p w14:paraId="4DF12F60" w14:textId="45970942" w:rsidR="007D5F41" w:rsidDel="00D22139" w:rsidRDefault="007D5F41">
          <w:pPr>
            <w:pStyle w:val="TOC1"/>
            <w:rPr>
              <w:del w:id="404" w:author="Author"/>
              <w:rFonts w:asciiTheme="minorHAnsi" w:eastAsiaTheme="minorEastAsia" w:hAnsiTheme="minorHAnsi" w:cstheme="minorBidi"/>
              <w:szCs w:val="22"/>
              <w:lang w:val="en-US" w:eastAsia="zh-CN" w:bidi="he-IL"/>
            </w:rPr>
          </w:pPr>
          <w:del w:id="405" w:author="Author">
            <w:r w:rsidRPr="00C86F18" w:rsidDel="00D22139">
              <w:rPr>
                <w:rPrChange w:id="406" w:author="Author">
                  <w:rPr>
                    <w:rStyle w:val="Hyperlink"/>
                  </w:rPr>
                </w:rPrChange>
              </w:rPr>
              <w:delText>Chapter 4 AAL Profile Specifications</w:delText>
            </w:r>
            <w:r w:rsidDel="00D22139">
              <w:rPr>
                <w:webHidden/>
              </w:rPr>
              <w:tab/>
              <w:delText>8</w:delText>
            </w:r>
          </w:del>
        </w:p>
        <w:p w14:paraId="38B343BA" w14:textId="6D3437ED" w:rsidR="007D5F41" w:rsidDel="00D22139" w:rsidRDefault="007D5F41">
          <w:pPr>
            <w:pStyle w:val="TOC2"/>
            <w:rPr>
              <w:del w:id="407" w:author="Author"/>
              <w:rFonts w:asciiTheme="minorHAnsi" w:eastAsiaTheme="minorEastAsia" w:hAnsiTheme="minorHAnsi" w:cstheme="minorBidi"/>
              <w:sz w:val="22"/>
              <w:szCs w:val="22"/>
              <w:lang w:val="en-US" w:eastAsia="zh-CN" w:bidi="he-IL"/>
            </w:rPr>
          </w:pPr>
          <w:del w:id="408" w:author="Author">
            <w:r w:rsidRPr="00C86F18" w:rsidDel="00D22139">
              <w:rPr>
                <w:rPrChange w:id="409" w:author="Author">
                  <w:rPr>
                    <w:rStyle w:val="Hyperlink"/>
                    <w14:scene3d>
                      <w14:camera w14:prst="orthographicFront"/>
                      <w14:lightRig w14:rig="threePt" w14:dir="t">
                        <w14:rot w14:lat="0" w14:lon="0" w14:rev="0"/>
                      </w14:lightRig>
                    </w14:scene3d>
                  </w:rPr>
                </w:rPrChange>
              </w:rPr>
              <w:delText>4.1</w:delText>
            </w:r>
            <w:r w:rsidRPr="00C86F18" w:rsidDel="00D22139">
              <w:rPr>
                <w:rPrChange w:id="410" w:author="Author">
                  <w:rPr>
                    <w:rStyle w:val="Hyperlink"/>
                  </w:rPr>
                </w:rPrChange>
              </w:rPr>
              <w:delText xml:space="preserve"> Profile Specifications Overview</w:delText>
            </w:r>
            <w:r w:rsidDel="00D22139">
              <w:rPr>
                <w:webHidden/>
              </w:rPr>
              <w:tab/>
              <w:delText>8</w:delText>
            </w:r>
          </w:del>
        </w:p>
        <w:p w14:paraId="503A05D8" w14:textId="4E93EF62" w:rsidR="007D5F41" w:rsidDel="00D22139" w:rsidRDefault="007D5F41">
          <w:pPr>
            <w:pStyle w:val="TOC3"/>
            <w:rPr>
              <w:del w:id="411" w:author="Author"/>
              <w:rFonts w:asciiTheme="minorHAnsi" w:eastAsiaTheme="minorEastAsia" w:hAnsiTheme="minorHAnsi" w:cstheme="minorBidi"/>
              <w:sz w:val="22"/>
              <w:szCs w:val="22"/>
              <w:lang w:val="en-US" w:eastAsia="zh-CN" w:bidi="he-IL"/>
            </w:rPr>
          </w:pPr>
          <w:del w:id="412" w:author="Author">
            <w:r w:rsidRPr="00C86F18" w:rsidDel="00D22139">
              <w:rPr>
                <w:rPrChange w:id="413" w:author="Author">
                  <w:rPr>
                    <w:rStyle w:val="Hyperlink"/>
                    <w14:scene3d>
                      <w14:camera w14:prst="orthographicFront"/>
                      <w14:lightRig w14:rig="threePt" w14:dir="t">
                        <w14:rot w14:lat="0" w14:lon="0" w14:rev="0"/>
                      </w14:lightRig>
                    </w14:scene3d>
                  </w:rPr>
                </w:rPrChange>
              </w:rPr>
              <w:delText>4.1.1</w:delText>
            </w:r>
            <w:r w:rsidRPr="00C86F18" w:rsidDel="00D22139">
              <w:rPr>
                <w:rPrChange w:id="414" w:author="Author">
                  <w:rPr>
                    <w:rStyle w:val="Hyperlink"/>
                  </w:rPr>
                </w:rPrChange>
              </w:rPr>
              <w:delText xml:space="preserve"> Operation Representation</w:delText>
            </w:r>
            <w:r w:rsidDel="00D22139">
              <w:rPr>
                <w:webHidden/>
              </w:rPr>
              <w:tab/>
              <w:delText>8</w:delText>
            </w:r>
          </w:del>
        </w:p>
        <w:p w14:paraId="5CFF100D" w14:textId="4B4E07D4" w:rsidR="007D5F41" w:rsidDel="00D22139" w:rsidRDefault="007D5F41">
          <w:pPr>
            <w:pStyle w:val="TOC2"/>
            <w:rPr>
              <w:del w:id="415" w:author="Author"/>
              <w:rFonts w:asciiTheme="minorHAnsi" w:eastAsiaTheme="minorEastAsia" w:hAnsiTheme="minorHAnsi" w:cstheme="minorBidi"/>
              <w:sz w:val="22"/>
              <w:szCs w:val="22"/>
              <w:lang w:val="en-US" w:eastAsia="zh-CN" w:bidi="he-IL"/>
            </w:rPr>
          </w:pPr>
          <w:del w:id="416" w:author="Author">
            <w:r w:rsidRPr="00C86F18" w:rsidDel="00D22139">
              <w:rPr>
                <w:rPrChange w:id="417" w:author="Author">
                  <w:rPr>
                    <w:rStyle w:val="Hyperlink"/>
                    <w14:scene3d>
                      <w14:camera w14:prst="orthographicFront"/>
                      <w14:lightRig w14:rig="threePt" w14:dir="t">
                        <w14:rot w14:lat="0" w14:lon="0" w14:rev="0"/>
                      </w14:lightRig>
                    </w14:scene3d>
                  </w:rPr>
                </w:rPrChange>
              </w:rPr>
              <w:delText>4.2</w:delText>
            </w:r>
            <w:r w:rsidRPr="00C86F18" w:rsidDel="00D22139">
              <w:rPr>
                <w:rPrChange w:id="418" w:author="Author">
                  <w:rPr>
                    <w:rStyle w:val="Hyperlink"/>
                  </w:rPr>
                </w:rPrChange>
              </w:rPr>
              <w:delText xml:space="preserve"> O-DU AAL DOWNLINK HI PHY Profile Specification</w:delText>
            </w:r>
            <w:r w:rsidDel="00D22139">
              <w:rPr>
                <w:webHidden/>
              </w:rPr>
              <w:tab/>
              <w:delText>8</w:delText>
            </w:r>
          </w:del>
        </w:p>
        <w:p w14:paraId="4017A1BB" w14:textId="0040F546" w:rsidR="007D5F41" w:rsidDel="00D22139" w:rsidRDefault="007D5F41">
          <w:pPr>
            <w:pStyle w:val="TOC3"/>
            <w:rPr>
              <w:del w:id="419" w:author="Author"/>
              <w:rFonts w:asciiTheme="minorHAnsi" w:eastAsiaTheme="minorEastAsia" w:hAnsiTheme="minorHAnsi" w:cstheme="minorBidi"/>
              <w:sz w:val="22"/>
              <w:szCs w:val="22"/>
              <w:lang w:val="en-US" w:eastAsia="zh-CN" w:bidi="he-IL"/>
            </w:rPr>
          </w:pPr>
          <w:del w:id="420" w:author="Author">
            <w:r w:rsidRPr="00C86F18" w:rsidDel="00D22139">
              <w:rPr>
                <w:rPrChange w:id="421" w:author="Author">
                  <w:rPr>
                    <w:rStyle w:val="Hyperlink"/>
                    <w14:scene3d>
                      <w14:camera w14:prst="orthographicFront"/>
                      <w14:lightRig w14:rig="threePt" w14:dir="t">
                        <w14:rot w14:lat="0" w14:lon="0" w14:rev="0"/>
                      </w14:lightRig>
                    </w14:scene3d>
                  </w:rPr>
                </w:rPrChange>
              </w:rPr>
              <w:delText>4.2.1</w:delText>
            </w:r>
            <w:r w:rsidRPr="00C86F18" w:rsidDel="00D22139">
              <w:rPr>
                <w:rPrChange w:id="422" w:author="Author">
                  <w:rPr>
                    <w:rStyle w:val="Hyperlink"/>
                  </w:rPr>
                </w:rPrChange>
              </w:rPr>
              <w:delText xml:space="preserve"> Profile Operation</w:delText>
            </w:r>
            <w:r w:rsidDel="00D22139">
              <w:rPr>
                <w:webHidden/>
              </w:rPr>
              <w:tab/>
              <w:delText>8</w:delText>
            </w:r>
          </w:del>
        </w:p>
        <w:p w14:paraId="65A4690F" w14:textId="59A4DB8D" w:rsidR="007D5F41" w:rsidDel="00D22139" w:rsidRDefault="007D5F41">
          <w:pPr>
            <w:pStyle w:val="TOC3"/>
            <w:rPr>
              <w:del w:id="423" w:author="Author"/>
              <w:rFonts w:asciiTheme="minorHAnsi" w:eastAsiaTheme="minorEastAsia" w:hAnsiTheme="minorHAnsi" w:cstheme="minorBidi"/>
              <w:sz w:val="22"/>
              <w:szCs w:val="22"/>
              <w:lang w:val="en-US" w:eastAsia="zh-CN" w:bidi="he-IL"/>
            </w:rPr>
          </w:pPr>
          <w:del w:id="424" w:author="Author">
            <w:r w:rsidRPr="00C86F18" w:rsidDel="00D22139">
              <w:rPr>
                <w:rPrChange w:id="425" w:author="Author">
                  <w:rPr>
                    <w:rStyle w:val="Hyperlink"/>
                    <w14:scene3d>
                      <w14:camera w14:prst="orthographicFront"/>
                      <w14:lightRig w14:rig="threePt" w14:dir="t">
                        <w14:rot w14:lat="0" w14:lon="0" w14:rev="0"/>
                      </w14:lightRig>
                    </w14:scene3d>
                  </w:rPr>
                </w:rPrChange>
              </w:rPr>
              <w:delText>4.2.2</w:delText>
            </w:r>
            <w:r w:rsidRPr="00C86F18" w:rsidDel="00D22139">
              <w:rPr>
                <w:rPrChange w:id="426" w:author="Author">
                  <w:rPr>
                    <w:rStyle w:val="Hyperlink"/>
                  </w:rPr>
                </w:rPrChange>
              </w:rPr>
              <w:delText xml:space="preserve"> Summary of Capabilities</w:delText>
            </w:r>
            <w:r w:rsidDel="00D22139">
              <w:rPr>
                <w:webHidden/>
              </w:rPr>
              <w:tab/>
              <w:delText>8</w:delText>
            </w:r>
          </w:del>
        </w:p>
        <w:p w14:paraId="6F5F5464" w14:textId="1371E75B" w:rsidR="007D5F41" w:rsidDel="00D22139" w:rsidRDefault="007D5F41">
          <w:pPr>
            <w:pStyle w:val="TOC3"/>
            <w:rPr>
              <w:del w:id="427" w:author="Author"/>
              <w:rFonts w:asciiTheme="minorHAnsi" w:eastAsiaTheme="minorEastAsia" w:hAnsiTheme="minorHAnsi" w:cstheme="minorBidi"/>
              <w:sz w:val="22"/>
              <w:szCs w:val="22"/>
              <w:lang w:val="en-US" w:eastAsia="zh-CN" w:bidi="he-IL"/>
            </w:rPr>
          </w:pPr>
          <w:del w:id="428" w:author="Author">
            <w:r w:rsidRPr="00C86F18" w:rsidDel="00D22139">
              <w:rPr>
                <w:rPrChange w:id="429" w:author="Author">
                  <w:rPr>
                    <w:rStyle w:val="Hyperlink"/>
                    <w14:scene3d>
                      <w14:camera w14:prst="orthographicFront"/>
                      <w14:lightRig w14:rig="threePt" w14:dir="t">
                        <w14:rot w14:lat="0" w14:lon="0" w14:rev="0"/>
                      </w14:lightRig>
                    </w14:scene3d>
                  </w:rPr>
                </w:rPrChange>
              </w:rPr>
              <w:delText>4.2.3</w:delText>
            </w:r>
            <w:r w:rsidRPr="00C86F18" w:rsidDel="00D22139">
              <w:rPr>
                <w:rPrChange w:id="430" w:author="Author">
                  <w:rPr>
                    <w:rStyle w:val="Hyperlink"/>
                  </w:rPr>
                </w:rPrChange>
              </w:rPr>
              <w:delText xml:space="preserve"> PDSCH Channel Model</w:delText>
            </w:r>
            <w:r w:rsidDel="00D22139">
              <w:rPr>
                <w:webHidden/>
              </w:rPr>
              <w:tab/>
              <w:delText>9</w:delText>
            </w:r>
          </w:del>
        </w:p>
        <w:p w14:paraId="37356868" w14:textId="73AF5FCE" w:rsidR="007D5F41" w:rsidDel="00D22139" w:rsidRDefault="007D5F41">
          <w:pPr>
            <w:pStyle w:val="TOC3"/>
            <w:rPr>
              <w:del w:id="431" w:author="Author"/>
              <w:rFonts w:asciiTheme="minorHAnsi" w:eastAsiaTheme="minorEastAsia" w:hAnsiTheme="minorHAnsi" w:cstheme="minorBidi"/>
              <w:sz w:val="22"/>
              <w:szCs w:val="22"/>
              <w:lang w:val="en-US" w:eastAsia="zh-CN" w:bidi="he-IL"/>
            </w:rPr>
          </w:pPr>
          <w:del w:id="432" w:author="Author">
            <w:r w:rsidRPr="00C86F18" w:rsidDel="00D22139">
              <w:rPr>
                <w:rPrChange w:id="433" w:author="Author">
                  <w:rPr>
                    <w:rStyle w:val="Hyperlink"/>
                    <w14:scene3d>
                      <w14:camera w14:prst="orthographicFront"/>
                      <w14:lightRig w14:rig="threePt" w14:dir="t">
                        <w14:rot w14:lat="0" w14:lon="0" w14:rev="0"/>
                      </w14:lightRig>
                    </w14:scene3d>
                  </w:rPr>
                </w:rPrChange>
              </w:rPr>
              <w:delText>4.2.4</w:delText>
            </w:r>
            <w:r w:rsidRPr="00C86F18" w:rsidDel="00D22139">
              <w:rPr>
                <w:rPrChange w:id="434" w:author="Author">
                  <w:rPr>
                    <w:rStyle w:val="Hyperlink"/>
                  </w:rPr>
                </w:rPrChange>
              </w:rPr>
              <w:delText xml:space="preserve"> PDCCH Channel Model</w:delText>
            </w:r>
            <w:r w:rsidDel="00D22139">
              <w:rPr>
                <w:webHidden/>
              </w:rPr>
              <w:tab/>
              <w:delText>17</w:delText>
            </w:r>
          </w:del>
        </w:p>
        <w:p w14:paraId="16F31CCC" w14:textId="012E3F4B" w:rsidR="007D5F41" w:rsidDel="00D22139" w:rsidRDefault="007D5F41">
          <w:pPr>
            <w:pStyle w:val="TOC3"/>
            <w:rPr>
              <w:del w:id="435" w:author="Author"/>
              <w:rFonts w:asciiTheme="minorHAnsi" w:eastAsiaTheme="minorEastAsia" w:hAnsiTheme="minorHAnsi" w:cstheme="minorBidi"/>
              <w:sz w:val="22"/>
              <w:szCs w:val="22"/>
              <w:lang w:val="en-US" w:eastAsia="zh-CN" w:bidi="he-IL"/>
            </w:rPr>
          </w:pPr>
          <w:del w:id="436" w:author="Author">
            <w:r w:rsidRPr="00C86F18" w:rsidDel="00D22139">
              <w:rPr>
                <w:rPrChange w:id="437" w:author="Author">
                  <w:rPr>
                    <w:rStyle w:val="Hyperlink"/>
                    <w14:scene3d>
                      <w14:camera w14:prst="orthographicFront"/>
                      <w14:lightRig w14:rig="threePt" w14:dir="t">
                        <w14:rot w14:lat="0" w14:lon="0" w14:rev="0"/>
                      </w14:lightRig>
                    </w14:scene3d>
                  </w:rPr>
                </w:rPrChange>
              </w:rPr>
              <w:delText>4.2.5</w:delText>
            </w:r>
            <w:r w:rsidRPr="00C86F18" w:rsidDel="00D22139">
              <w:rPr>
                <w:rPrChange w:id="438" w:author="Author">
                  <w:rPr>
                    <w:rStyle w:val="Hyperlink"/>
                  </w:rPr>
                </w:rPrChange>
              </w:rPr>
              <w:delText xml:space="preserve"> CSI-RS Channel Model</w:delText>
            </w:r>
            <w:r w:rsidDel="00D22139">
              <w:rPr>
                <w:webHidden/>
              </w:rPr>
              <w:tab/>
              <w:delText>22</w:delText>
            </w:r>
          </w:del>
        </w:p>
        <w:p w14:paraId="07A48EBC" w14:textId="5D1A728B" w:rsidR="007D5F41" w:rsidDel="00D22139" w:rsidRDefault="007D5F41">
          <w:pPr>
            <w:pStyle w:val="TOC3"/>
            <w:rPr>
              <w:del w:id="439" w:author="Author"/>
              <w:rFonts w:asciiTheme="minorHAnsi" w:eastAsiaTheme="minorEastAsia" w:hAnsiTheme="minorHAnsi" w:cstheme="minorBidi"/>
              <w:sz w:val="22"/>
              <w:szCs w:val="22"/>
              <w:lang w:val="en-US" w:eastAsia="zh-CN" w:bidi="he-IL"/>
            </w:rPr>
          </w:pPr>
          <w:del w:id="440" w:author="Author">
            <w:r w:rsidRPr="00C86F18" w:rsidDel="00D22139">
              <w:rPr>
                <w:rPrChange w:id="441" w:author="Author">
                  <w:rPr>
                    <w:rStyle w:val="Hyperlink"/>
                    <w14:scene3d>
                      <w14:camera w14:prst="orthographicFront"/>
                      <w14:lightRig w14:rig="threePt" w14:dir="t">
                        <w14:rot w14:lat="0" w14:lon="0" w14:rev="0"/>
                      </w14:lightRig>
                    </w14:scene3d>
                  </w:rPr>
                </w:rPrChange>
              </w:rPr>
              <w:delText>4.2.6</w:delText>
            </w:r>
            <w:r w:rsidRPr="00C86F18" w:rsidDel="00D22139">
              <w:rPr>
                <w:rPrChange w:id="442" w:author="Author">
                  <w:rPr>
                    <w:rStyle w:val="Hyperlink"/>
                  </w:rPr>
                </w:rPrChange>
              </w:rPr>
              <w:delText xml:space="preserve"> SSB Signal Model</w:delText>
            </w:r>
            <w:r w:rsidDel="00D22139">
              <w:rPr>
                <w:webHidden/>
              </w:rPr>
              <w:tab/>
              <w:delText>24</w:delText>
            </w:r>
          </w:del>
        </w:p>
        <w:p w14:paraId="4F0486DB" w14:textId="32E2C490" w:rsidR="007D5F41" w:rsidDel="00D22139" w:rsidRDefault="007D5F41">
          <w:pPr>
            <w:pStyle w:val="TOC2"/>
            <w:rPr>
              <w:del w:id="443" w:author="Author"/>
              <w:rFonts w:asciiTheme="minorHAnsi" w:eastAsiaTheme="minorEastAsia" w:hAnsiTheme="minorHAnsi" w:cstheme="minorBidi"/>
              <w:sz w:val="22"/>
              <w:szCs w:val="22"/>
              <w:lang w:val="en-US" w:eastAsia="zh-CN" w:bidi="he-IL"/>
            </w:rPr>
          </w:pPr>
          <w:del w:id="444" w:author="Author">
            <w:r w:rsidRPr="00C86F18" w:rsidDel="00D22139">
              <w:rPr>
                <w:rPrChange w:id="445" w:author="Author">
                  <w:rPr>
                    <w:rStyle w:val="Hyperlink"/>
                    <w14:scene3d>
                      <w14:camera w14:prst="orthographicFront"/>
                      <w14:lightRig w14:rig="threePt" w14:dir="t">
                        <w14:rot w14:lat="0" w14:lon="0" w14:rev="0"/>
                      </w14:lightRig>
                    </w14:scene3d>
                  </w:rPr>
                </w:rPrChange>
              </w:rPr>
              <w:delText>4.3</w:delText>
            </w:r>
            <w:r w:rsidRPr="00C86F18" w:rsidDel="00D22139">
              <w:rPr>
                <w:rPrChange w:id="446" w:author="Author">
                  <w:rPr>
                    <w:rStyle w:val="Hyperlink"/>
                  </w:rPr>
                </w:rPrChange>
              </w:rPr>
              <w:delText xml:space="preserve"> O-DU AAL UPLINK HI PHY Profile Specification</w:delText>
            </w:r>
            <w:r w:rsidDel="00D22139">
              <w:rPr>
                <w:webHidden/>
              </w:rPr>
              <w:tab/>
              <w:delText>29</w:delText>
            </w:r>
          </w:del>
        </w:p>
        <w:p w14:paraId="7BB6611D" w14:textId="3FEEC5DB" w:rsidR="007D5F41" w:rsidDel="00D22139" w:rsidRDefault="007D5F41">
          <w:pPr>
            <w:pStyle w:val="TOC3"/>
            <w:rPr>
              <w:del w:id="447" w:author="Author"/>
              <w:rFonts w:asciiTheme="minorHAnsi" w:eastAsiaTheme="minorEastAsia" w:hAnsiTheme="minorHAnsi" w:cstheme="minorBidi"/>
              <w:sz w:val="22"/>
              <w:szCs w:val="22"/>
              <w:lang w:val="en-US" w:eastAsia="zh-CN" w:bidi="he-IL"/>
            </w:rPr>
          </w:pPr>
          <w:del w:id="448" w:author="Author">
            <w:r w:rsidRPr="00C86F18" w:rsidDel="00D22139">
              <w:rPr>
                <w:rPrChange w:id="449" w:author="Author">
                  <w:rPr>
                    <w:rStyle w:val="Hyperlink"/>
                    <w14:scene3d>
                      <w14:camera w14:prst="orthographicFront"/>
                      <w14:lightRig w14:rig="threePt" w14:dir="t">
                        <w14:rot w14:lat="0" w14:lon="0" w14:rev="0"/>
                      </w14:lightRig>
                    </w14:scene3d>
                  </w:rPr>
                </w:rPrChange>
              </w:rPr>
              <w:delText>4.3.1</w:delText>
            </w:r>
            <w:r w:rsidRPr="00C86F18" w:rsidDel="00D22139">
              <w:rPr>
                <w:rPrChange w:id="450" w:author="Author">
                  <w:rPr>
                    <w:rStyle w:val="Hyperlink"/>
                  </w:rPr>
                </w:rPrChange>
              </w:rPr>
              <w:delText xml:space="preserve"> Profile Operation</w:delText>
            </w:r>
            <w:r w:rsidDel="00D22139">
              <w:rPr>
                <w:webHidden/>
              </w:rPr>
              <w:tab/>
              <w:delText>29</w:delText>
            </w:r>
          </w:del>
        </w:p>
        <w:p w14:paraId="1EB88269" w14:textId="7B09A436" w:rsidR="007D5F41" w:rsidDel="00D22139" w:rsidRDefault="007D5F41">
          <w:pPr>
            <w:pStyle w:val="TOC3"/>
            <w:rPr>
              <w:del w:id="451" w:author="Author"/>
              <w:rFonts w:asciiTheme="minorHAnsi" w:eastAsiaTheme="minorEastAsia" w:hAnsiTheme="minorHAnsi" w:cstheme="minorBidi"/>
              <w:sz w:val="22"/>
              <w:szCs w:val="22"/>
              <w:lang w:val="en-US" w:eastAsia="zh-CN" w:bidi="he-IL"/>
            </w:rPr>
          </w:pPr>
          <w:del w:id="452" w:author="Author">
            <w:r w:rsidRPr="00C86F18" w:rsidDel="00D22139">
              <w:rPr>
                <w:rPrChange w:id="453" w:author="Author">
                  <w:rPr>
                    <w:rStyle w:val="Hyperlink"/>
                    <w14:scene3d>
                      <w14:camera w14:prst="orthographicFront"/>
                      <w14:lightRig w14:rig="threePt" w14:dir="t">
                        <w14:rot w14:lat="0" w14:lon="0" w14:rev="0"/>
                      </w14:lightRig>
                    </w14:scene3d>
                  </w:rPr>
                </w:rPrChange>
              </w:rPr>
              <w:delText>4.3.2</w:delText>
            </w:r>
            <w:r w:rsidRPr="00C86F18" w:rsidDel="00D22139">
              <w:rPr>
                <w:rPrChange w:id="454" w:author="Author">
                  <w:rPr>
                    <w:rStyle w:val="Hyperlink"/>
                  </w:rPr>
                </w:rPrChange>
              </w:rPr>
              <w:delText xml:space="preserve"> Summary of Capabilities</w:delText>
            </w:r>
            <w:r w:rsidDel="00D22139">
              <w:rPr>
                <w:webHidden/>
              </w:rPr>
              <w:tab/>
              <w:delText>30</w:delText>
            </w:r>
          </w:del>
        </w:p>
        <w:p w14:paraId="276FA6C6" w14:textId="61F23502" w:rsidR="007D5F41" w:rsidDel="00D22139" w:rsidRDefault="007D5F41">
          <w:pPr>
            <w:pStyle w:val="TOC3"/>
            <w:rPr>
              <w:del w:id="455" w:author="Author"/>
              <w:rFonts w:asciiTheme="minorHAnsi" w:eastAsiaTheme="minorEastAsia" w:hAnsiTheme="minorHAnsi" w:cstheme="minorBidi"/>
              <w:sz w:val="22"/>
              <w:szCs w:val="22"/>
              <w:lang w:val="en-US" w:eastAsia="zh-CN" w:bidi="he-IL"/>
            </w:rPr>
          </w:pPr>
          <w:del w:id="456" w:author="Author">
            <w:r w:rsidRPr="00C86F18" w:rsidDel="00D22139">
              <w:rPr>
                <w:rPrChange w:id="457" w:author="Author">
                  <w:rPr>
                    <w:rStyle w:val="Hyperlink"/>
                    <w14:scene3d>
                      <w14:camera w14:prst="orthographicFront"/>
                      <w14:lightRig w14:rig="threePt" w14:dir="t">
                        <w14:rot w14:lat="0" w14:lon="0" w14:rev="0"/>
                      </w14:lightRig>
                    </w14:scene3d>
                  </w:rPr>
                </w:rPrChange>
              </w:rPr>
              <w:delText>4.3.3</w:delText>
            </w:r>
            <w:r w:rsidRPr="00C86F18" w:rsidDel="00D22139">
              <w:rPr>
                <w:rPrChange w:id="458" w:author="Author">
                  <w:rPr>
                    <w:rStyle w:val="Hyperlink"/>
                  </w:rPr>
                </w:rPrChange>
              </w:rPr>
              <w:delText xml:space="preserve"> PUSCH Channel Model</w:delText>
            </w:r>
            <w:r w:rsidDel="00D22139">
              <w:rPr>
                <w:webHidden/>
              </w:rPr>
              <w:tab/>
              <w:delText>30</w:delText>
            </w:r>
          </w:del>
        </w:p>
        <w:p w14:paraId="015DCF5A" w14:textId="5DCDA4EA" w:rsidR="007D5F41" w:rsidDel="00D22139" w:rsidRDefault="007D5F41">
          <w:pPr>
            <w:pStyle w:val="TOC3"/>
            <w:rPr>
              <w:del w:id="459" w:author="Author"/>
              <w:rFonts w:asciiTheme="minorHAnsi" w:eastAsiaTheme="minorEastAsia" w:hAnsiTheme="minorHAnsi" w:cstheme="minorBidi"/>
              <w:sz w:val="22"/>
              <w:szCs w:val="22"/>
              <w:lang w:val="en-US" w:eastAsia="zh-CN" w:bidi="he-IL"/>
            </w:rPr>
          </w:pPr>
          <w:del w:id="460" w:author="Author">
            <w:r w:rsidRPr="00C86F18" w:rsidDel="00D22139">
              <w:rPr>
                <w:rPrChange w:id="461" w:author="Author">
                  <w:rPr>
                    <w:rStyle w:val="Hyperlink"/>
                    <w14:scene3d>
                      <w14:camera w14:prst="orthographicFront"/>
                      <w14:lightRig w14:rig="threePt" w14:dir="t">
                        <w14:rot w14:lat="0" w14:lon="0" w14:rev="0"/>
                      </w14:lightRig>
                    </w14:scene3d>
                  </w:rPr>
                </w:rPrChange>
              </w:rPr>
              <w:lastRenderedPageBreak/>
              <w:delText>4.3.4</w:delText>
            </w:r>
            <w:r w:rsidRPr="00C86F18" w:rsidDel="00D22139">
              <w:rPr>
                <w:rPrChange w:id="462" w:author="Author">
                  <w:rPr>
                    <w:rStyle w:val="Hyperlink"/>
                  </w:rPr>
                </w:rPrChange>
              </w:rPr>
              <w:delText xml:space="preserve"> PUCCH Channel Model</w:delText>
            </w:r>
            <w:r w:rsidDel="00D22139">
              <w:rPr>
                <w:webHidden/>
              </w:rPr>
              <w:tab/>
              <w:delText>36</w:delText>
            </w:r>
          </w:del>
        </w:p>
        <w:p w14:paraId="06E865DF" w14:textId="0F356087" w:rsidR="007D5F41" w:rsidDel="00D22139" w:rsidRDefault="007D5F41">
          <w:pPr>
            <w:pStyle w:val="TOC3"/>
            <w:rPr>
              <w:del w:id="463" w:author="Author"/>
              <w:rFonts w:asciiTheme="minorHAnsi" w:eastAsiaTheme="minorEastAsia" w:hAnsiTheme="minorHAnsi" w:cstheme="minorBidi"/>
              <w:sz w:val="22"/>
              <w:szCs w:val="22"/>
              <w:lang w:val="en-US" w:eastAsia="zh-CN" w:bidi="he-IL"/>
            </w:rPr>
          </w:pPr>
          <w:del w:id="464" w:author="Author">
            <w:r w:rsidRPr="00C86F18" w:rsidDel="00D22139">
              <w:rPr>
                <w:rPrChange w:id="465" w:author="Author">
                  <w:rPr>
                    <w:rStyle w:val="Hyperlink"/>
                    <w14:scene3d>
                      <w14:camera w14:prst="orthographicFront"/>
                      <w14:lightRig w14:rig="threePt" w14:dir="t">
                        <w14:rot w14:lat="0" w14:lon="0" w14:rev="0"/>
                      </w14:lightRig>
                    </w14:scene3d>
                  </w:rPr>
                </w:rPrChange>
              </w:rPr>
              <w:delText>4.3.5</w:delText>
            </w:r>
            <w:r w:rsidRPr="00C86F18" w:rsidDel="00D22139">
              <w:rPr>
                <w:rPrChange w:id="466" w:author="Author">
                  <w:rPr>
                    <w:rStyle w:val="Hyperlink"/>
                  </w:rPr>
                </w:rPrChange>
              </w:rPr>
              <w:delText xml:space="preserve"> SRS Channel Model</w:delText>
            </w:r>
            <w:r w:rsidDel="00D22139">
              <w:rPr>
                <w:webHidden/>
              </w:rPr>
              <w:tab/>
              <w:delText>41</w:delText>
            </w:r>
          </w:del>
        </w:p>
        <w:p w14:paraId="1C98DC01" w14:textId="777AB59B" w:rsidR="007D5F41" w:rsidDel="00D22139" w:rsidRDefault="007D5F41">
          <w:pPr>
            <w:pStyle w:val="TOC3"/>
            <w:rPr>
              <w:del w:id="467" w:author="Author"/>
              <w:rFonts w:asciiTheme="minorHAnsi" w:eastAsiaTheme="minorEastAsia" w:hAnsiTheme="minorHAnsi" w:cstheme="minorBidi"/>
              <w:sz w:val="22"/>
              <w:szCs w:val="22"/>
              <w:lang w:val="en-US" w:eastAsia="zh-CN" w:bidi="he-IL"/>
            </w:rPr>
          </w:pPr>
          <w:del w:id="468" w:author="Author">
            <w:r w:rsidRPr="00C86F18" w:rsidDel="00D22139">
              <w:rPr>
                <w:rPrChange w:id="469" w:author="Author">
                  <w:rPr>
                    <w:rStyle w:val="Hyperlink"/>
                    <w14:scene3d>
                      <w14:camera w14:prst="orthographicFront"/>
                      <w14:lightRig w14:rig="threePt" w14:dir="t">
                        <w14:rot w14:lat="0" w14:lon="0" w14:rev="0"/>
                      </w14:lightRig>
                    </w14:scene3d>
                  </w:rPr>
                </w:rPrChange>
              </w:rPr>
              <w:delText>4.3.6</w:delText>
            </w:r>
            <w:r w:rsidRPr="00C86F18" w:rsidDel="00D22139">
              <w:rPr>
                <w:rPrChange w:id="470" w:author="Author">
                  <w:rPr>
                    <w:rStyle w:val="Hyperlink"/>
                  </w:rPr>
                </w:rPrChange>
              </w:rPr>
              <w:delText xml:space="preserve"> PRACH Channel Model</w:delText>
            </w:r>
            <w:r w:rsidDel="00D22139">
              <w:rPr>
                <w:webHidden/>
              </w:rPr>
              <w:tab/>
              <w:delText>43</w:delText>
            </w:r>
          </w:del>
        </w:p>
        <w:p w14:paraId="2F3CD5FD" w14:textId="235AC862" w:rsidR="007D5F41" w:rsidDel="00D22139" w:rsidRDefault="007D5F41">
          <w:pPr>
            <w:pStyle w:val="TOC1"/>
            <w:rPr>
              <w:del w:id="471" w:author="Author"/>
              <w:rFonts w:asciiTheme="minorHAnsi" w:eastAsiaTheme="minorEastAsia" w:hAnsiTheme="minorHAnsi" w:cstheme="minorBidi"/>
              <w:szCs w:val="22"/>
              <w:lang w:val="en-US" w:eastAsia="zh-CN" w:bidi="he-IL"/>
            </w:rPr>
          </w:pPr>
          <w:del w:id="472" w:author="Author">
            <w:r w:rsidRPr="00C86F18" w:rsidDel="00D22139">
              <w:rPr>
                <w:rPrChange w:id="473" w:author="Author">
                  <w:rPr>
                    <w:rStyle w:val="Hyperlink"/>
                  </w:rPr>
                </w:rPrChange>
              </w:rPr>
              <w:delText>Annex ZZZ : O-RAN Adopter License Agreement</w:delText>
            </w:r>
            <w:r w:rsidDel="00D22139">
              <w:rPr>
                <w:webHidden/>
              </w:rPr>
              <w:tab/>
              <w:delText>45</w:delText>
            </w:r>
          </w:del>
        </w:p>
        <w:p w14:paraId="4BEA0EE8" w14:textId="0AFC286B" w:rsidR="007D5F41" w:rsidDel="00D22139" w:rsidRDefault="007D5F41">
          <w:pPr>
            <w:pStyle w:val="TOC2"/>
            <w:rPr>
              <w:del w:id="474" w:author="Author"/>
              <w:rFonts w:asciiTheme="minorHAnsi" w:eastAsiaTheme="minorEastAsia" w:hAnsiTheme="minorHAnsi" w:cstheme="minorBidi"/>
              <w:sz w:val="22"/>
              <w:szCs w:val="22"/>
              <w:lang w:val="en-US" w:eastAsia="zh-CN" w:bidi="he-IL"/>
            </w:rPr>
          </w:pPr>
          <w:del w:id="475" w:author="Author">
            <w:r w:rsidRPr="00C86F18" w:rsidDel="00D22139">
              <w:rPr>
                <w:rPrChange w:id="476" w:author="Author">
                  <w:rPr>
                    <w:rStyle w:val="Hyperlink"/>
                  </w:rPr>
                </w:rPrChange>
              </w:rPr>
              <w:delText>Section 1: DEFINITIONS</w:delText>
            </w:r>
            <w:r w:rsidDel="00D22139">
              <w:rPr>
                <w:webHidden/>
              </w:rPr>
              <w:tab/>
              <w:delText>45</w:delText>
            </w:r>
          </w:del>
        </w:p>
        <w:p w14:paraId="6D4AC11E" w14:textId="2E7AC356" w:rsidR="007D5F41" w:rsidDel="00D22139" w:rsidRDefault="007D5F41">
          <w:pPr>
            <w:pStyle w:val="TOC2"/>
            <w:rPr>
              <w:del w:id="477" w:author="Author"/>
              <w:rFonts w:asciiTheme="minorHAnsi" w:eastAsiaTheme="minorEastAsia" w:hAnsiTheme="minorHAnsi" w:cstheme="minorBidi"/>
              <w:sz w:val="22"/>
              <w:szCs w:val="22"/>
              <w:lang w:val="en-US" w:eastAsia="zh-CN" w:bidi="he-IL"/>
            </w:rPr>
          </w:pPr>
          <w:del w:id="478" w:author="Author">
            <w:r w:rsidRPr="00C86F18" w:rsidDel="00D22139">
              <w:rPr>
                <w:rPrChange w:id="479" w:author="Author">
                  <w:rPr>
                    <w:rStyle w:val="Hyperlink"/>
                  </w:rPr>
                </w:rPrChange>
              </w:rPr>
              <w:delText>Section 2: COPYRIGHT LICENSE</w:delText>
            </w:r>
            <w:r w:rsidDel="00D22139">
              <w:rPr>
                <w:webHidden/>
              </w:rPr>
              <w:tab/>
              <w:delText>46</w:delText>
            </w:r>
          </w:del>
        </w:p>
        <w:p w14:paraId="67DF9488" w14:textId="230B9C5B" w:rsidR="007D5F41" w:rsidDel="00D22139" w:rsidRDefault="007D5F41">
          <w:pPr>
            <w:pStyle w:val="TOC2"/>
            <w:rPr>
              <w:del w:id="480" w:author="Author"/>
              <w:rFonts w:asciiTheme="minorHAnsi" w:eastAsiaTheme="minorEastAsia" w:hAnsiTheme="minorHAnsi" w:cstheme="minorBidi"/>
              <w:sz w:val="22"/>
              <w:szCs w:val="22"/>
              <w:lang w:val="en-US" w:eastAsia="zh-CN" w:bidi="he-IL"/>
            </w:rPr>
          </w:pPr>
          <w:del w:id="481" w:author="Author">
            <w:r w:rsidRPr="00C86F18" w:rsidDel="00D22139">
              <w:rPr>
                <w:rPrChange w:id="482" w:author="Author">
                  <w:rPr>
                    <w:rStyle w:val="Hyperlink"/>
                  </w:rPr>
                </w:rPrChange>
              </w:rPr>
              <w:delText>Section 3: FRAND LICENSE</w:delText>
            </w:r>
            <w:r w:rsidDel="00D22139">
              <w:rPr>
                <w:webHidden/>
              </w:rPr>
              <w:tab/>
              <w:delText>46</w:delText>
            </w:r>
          </w:del>
        </w:p>
        <w:p w14:paraId="07521055" w14:textId="75F29360" w:rsidR="007D5F41" w:rsidDel="00D22139" w:rsidRDefault="007D5F41">
          <w:pPr>
            <w:pStyle w:val="TOC2"/>
            <w:rPr>
              <w:del w:id="483" w:author="Author"/>
              <w:rFonts w:asciiTheme="minorHAnsi" w:eastAsiaTheme="minorEastAsia" w:hAnsiTheme="minorHAnsi" w:cstheme="minorBidi"/>
              <w:sz w:val="22"/>
              <w:szCs w:val="22"/>
              <w:lang w:val="en-US" w:eastAsia="zh-CN" w:bidi="he-IL"/>
            </w:rPr>
          </w:pPr>
          <w:del w:id="484" w:author="Author">
            <w:r w:rsidRPr="00C86F18" w:rsidDel="00D22139">
              <w:rPr>
                <w:rPrChange w:id="485" w:author="Author">
                  <w:rPr>
                    <w:rStyle w:val="Hyperlink"/>
                  </w:rPr>
                </w:rPrChange>
              </w:rPr>
              <w:delText>Section 4: TERM AND TERMINATION</w:delText>
            </w:r>
            <w:r w:rsidDel="00D22139">
              <w:rPr>
                <w:webHidden/>
              </w:rPr>
              <w:tab/>
              <w:delText>47</w:delText>
            </w:r>
          </w:del>
        </w:p>
        <w:p w14:paraId="72494812" w14:textId="7E9327C6" w:rsidR="007D5F41" w:rsidDel="00D22139" w:rsidRDefault="007D5F41">
          <w:pPr>
            <w:pStyle w:val="TOC2"/>
            <w:rPr>
              <w:del w:id="486" w:author="Author"/>
              <w:rFonts w:asciiTheme="minorHAnsi" w:eastAsiaTheme="minorEastAsia" w:hAnsiTheme="minorHAnsi" w:cstheme="minorBidi"/>
              <w:sz w:val="22"/>
              <w:szCs w:val="22"/>
              <w:lang w:val="en-US" w:eastAsia="zh-CN" w:bidi="he-IL"/>
            </w:rPr>
          </w:pPr>
          <w:del w:id="487" w:author="Author">
            <w:r w:rsidRPr="00C86F18" w:rsidDel="00D22139">
              <w:rPr>
                <w:rPrChange w:id="488" w:author="Author">
                  <w:rPr>
                    <w:rStyle w:val="Hyperlink"/>
                  </w:rPr>
                </w:rPrChange>
              </w:rPr>
              <w:delText>Section 5: CONFIDENTIALITY</w:delText>
            </w:r>
            <w:r w:rsidDel="00D22139">
              <w:rPr>
                <w:webHidden/>
              </w:rPr>
              <w:tab/>
              <w:delText>47</w:delText>
            </w:r>
          </w:del>
        </w:p>
        <w:p w14:paraId="005EC76A" w14:textId="522993F4" w:rsidR="007D5F41" w:rsidDel="00D22139" w:rsidRDefault="007D5F41">
          <w:pPr>
            <w:pStyle w:val="TOC2"/>
            <w:rPr>
              <w:del w:id="489" w:author="Author"/>
              <w:rFonts w:asciiTheme="minorHAnsi" w:eastAsiaTheme="minorEastAsia" w:hAnsiTheme="minorHAnsi" w:cstheme="minorBidi"/>
              <w:sz w:val="22"/>
              <w:szCs w:val="22"/>
              <w:lang w:val="en-US" w:eastAsia="zh-CN" w:bidi="he-IL"/>
            </w:rPr>
          </w:pPr>
          <w:del w:id="490" w:author="Author">
            <w:r w:rsidRPr="00C86F18" w:rsidDel="00D22139">
              <w:rPr>
                <w:rPrChange w:id="491" w:author="Author">
                  <w:rPr>
                    <w:rStyle w:val="Hyperlink"/>
                  </w:rPr>
                </w:rPrChange>
              </w:rPr>
              <w:delText>Section 6: INDEMNIFICATION</w:delText>
            </w:r>
            <w:r w:rsidDel="00D22139">
              <w:rPr>
                <w:webHidden/>
              </w:rPr>
              <w:tab/>
              <w:delText>47</w:delText>
            </w:r>
          </w:del>
        </w:p>
        <w:p w14:paraId="4F14DE23" w14:textId="31FC6DC5" w:rsidR="007D5F41" w:rsidDel="00D22139" w:rsidRDefault="007D5F41">
          <w:pPr>
            <w:pStyle w:val="TOC2"/>
            <w:rPr>
              <w:del w:id="492" w:author="Author"/>
              <w:rFonts w:asciiTheme="minorHAnsi" w:eastAsiaTheme="minorEastAsia" w:hAnsiTheme="minorHAnsi" w:cstheme="minorBidi"/>
              <w:sz w:val="22"/>
              <w:szCs w:val="22"/>
              <w:lang w:val="en-US" w:eastAsia="zh-CN" w:bidi="he-IL"/>
            </w:rPr>
          </w:pPr>
          <w:del w:id="493" w:author="Author">
            <w:r w:rsidRPr="00C86F18" w:rsidDel="00D22139">
              <w:rPr>
                <w:rPrChange w:id="494" w:author="Author">
                  <w:rPr>
                    <w:rStyle w:val="Hyperlink"/>
                  </w:rPr>
                </w:rPrChange>
              </w:rPr>
              <w:delText>Section 7: LIMITATIONS ON LIABILITY; NO WARRANTY</w:delText>
            </w:r>
            <w:r w:rsidDel="00D22139">
              <w:rPr>
                <w:webHidden/>
              </w:rPr>
              <w:tab/>
              <w:delText>47</w:delText>
            </w:r>
          </w:del>
        </w:p>
        <w:p w14:paraId="6E9ABA22" w14:textId="141A40EF" w:rsidR="007D5F41" w:rsidDel="00D22139" w:rsidRDefault="007D5F41">
          <w:pPr>
            <w:pStyle w:val="TOC2"/>
            <w:rPr>
              <w:del w:id="495" w:author="Author"/>
              <w:rFonts w:asciiTheme="minorHAnsi" w:eastAsiaTheme="minorEastAsia" w:hAnsiTheme="minorHAnsi" w:cstheme="minorBidi"/>
              <w:sz w:val="22"/>
              <w:szCs w:val="22"/>
              <w:lang w:val="en-US" w:eastAsia="zh-CN" w:bidi="he-IL"/>
            </w:rPr>
          </w:pPr>
          <w:del w:id="496" w:author="Author">
            <w:r w:rsidRPr="00C86F18" w:rsidDel="00D22139">
              <w:rPr>
                <w:rPrChange w:id="497" w:author="Author">
                  <w:rPr>
                    <w:rStyle w:val="Hyperlink"/>
                  </w:rPr>
                </w:rPrChange>
              </w:rPr>
              <w:delText>Section 8: ASSIGNMENT</w:delText>
            </w:r>
            <w:r w:rsidDel="00D22139">
              <w:rPr>
                <w:webHidden/>
              </w:rPr>
              <w:tab/>
              <w:delText>47</w:delText>
            </w:r>
          </w:del>
        </w:p>
        <w:p w14:paraId="40E39546" w14:textId="04A26148" w:rsidR="007D5F41" w:rsidDel="00D22139" w:rsidRDefault="007D5F41">
          <w:pPr>
            <w:pStyle w:val="TOC2"/>
            <w:rPr>
              <w:del w:id="498" w:author="Author"/>
              <w:rFonts w:asciiTheme="minorHAnsi" w:eastAsiaTheme="minorEastAsia" w:hAnsiTheme="minorHAnsi" w:cstheme="minorBidi"/>
              <w:sz w:val="22"/>
              <w:szCs w:val="22"/>
              <w:lang w:val="en-US" w:eastAsia="zh-CN" w:bidi="he-IL"/>
            </w:rPr>
          </w:pPr>
          <w:del w:id="499" w:author="Author">
            <w:r w:rsidRPr="00C86F18" w:rsidDel="00D22139">
              <w:rPr>
                <w:rPrChange w:id="500" w:author="Author">
                  <w:rPr>
                    <w:rStyle w:val="Hyperlink"/>
                  </w:rPr>
                </w:rPrChange>
              </w:rPr>
              <w:delText>Section 9: THIRD-PARTY BENEFICIARY RIGHTS</w:delText>
            </w:r>
            <w:r w:rsidDel="00D22139">
              <w:rPr>
                <w:webHidden/>
              </w:rPr>
              <w:tab/>
              <w:delText>48</w:delText>
            </w:r>
          </w:del>
        </w:p>
        <w:p w14:paraId="75E2800F" w14:textId="6D729FD5" w:rsidR="007D5F41" w:rsidDel="00D22139" w:rsidRDefault="007D5F41">
          <w:pPr>
            <w:pStyle w:val="TOC2"/>
            <w:rPr>
              <w:del w:id="501" w:author="Author"/>
              <w:rFonts w:asciiTheme="minorHAnsi" w:eastAsiaTheme="minorEastAsia" w:hAnsiTheme="minorHAnsi" w:cstheme="minorBidi"/>
              <w:sz w:val="22"/>
              <w:szCs w:val="22"/>
              <w:lang w:val="en-US" w:eastAsia="zh-CN" w:bidi="he-IL"/>
            </w:rPr>
          </w:pPr>
          <w:del w:id="502" w:author="Author">
            <w:r w:rsidRPr="00C86F18" w:rsidDel="00D22139">
              <w:rPr>
                <w:rPrChange w:id="503" w:author="Author">
                  <w:rPr>
                    <w:rStyle w:val="Hyperlink"/>
                  </w:rPr>
                </w:rPrChange>
              </w:rPr>
              <w:delText>Section 10: BINDING ON AFFILIATES</w:delText>
            </w:r>
            <w:r w:rsidDel="00D22139">
              <w:rPr>
                <w:webHidden/>
              </w:rPr>
              <w:tab/>
              <w:delText>48</w:delText>
            </w:r>
          </w:del>
        </w:p>
        <w:p w14:paraId="0D57B34B" w14:textId="4E3B9AFD" w:rsidR="007D5F41" w:rsidDel="00D22139" w:rsidRDefault="007D5F41">
          <w:pPr>
            <w:pStyle w:val="TOC2"/>
            <w:rPr>
              <w:del w:id="504" w:author="Author"/>
              <w:rFonts w:asciiTheme="minorHAnsi" w:eastAsiaTheme="minorEastAsia" w:hAnsiTheme="minorHAnsi" w:cstheme="minorBidi"/>
              <w:sz w:val="22"/>
              <w:szCs w:val="22"/>
              <w:lang w:val="en-US" w:eastAsia="zh-CN" w:bidi="he-IL"/>
            </w:rPr>
          </w:pPr>
          <w:del w:id="505" w:author="Author">
            <w:r w:rsidRPr="00C86F18" w:rsidDel="00D22139">
              <w:rPr>
                <w:rPrChange w:id="506" w:author="Author">
                  <w:rPr>
                    <w:rStyle w:val="Hyperlink"/>
                  </w:rPr>
                </w:rPrChange>
              </w:rPr>
              <w:delText>Section 11: GENERAL</w:delText>
            </w:r>
            <w:r w:rsidDel="00D22139">
              <w:rPr>
                <w:webHidden/>
              </w:rPr>
              <w:tab/>
              <w:delText>48</w:delText>
            </w:r>
          </w:del>
        </w:p>
        <w:p w14:paraId="77F6F7F4" w14:textId="7885F0D3" w:rsidR="008B5936" w:rsidRDefault="008B5936">
          <w:r>
            <w:rPr>
              <w:b/>
              <w:bCs/>
              <w:noProof/>
            </w:rPr>
            <w:fldChar w:fldCharType="end"/>
          </w:r>
        </w:p>
      </w:sdtContent>
    </w:sdt>
    <w:p w14:paraId="243C2187" w14:textId="77777777" w:rsidR="003A3534" w:rsidRPr="006017CB" w:rsidRDefault="003A3534"/>
    <w:p w14:paraId="6276157E" w14:textId="77777777" w:rsidR="00C27770" w:rsidRPr="00286492" w:rsidRDefault="00080512" w:rsidP="00C27770">
      <w:pPr>
        <w:pStyle w:val="Heading1"/>
        <w:numPr>
          <w:ilvl w:val="0"/>
          <w:numId w:val="1"/>
        </w:numPr>
        <w:rPr>
          <w:lang w:val="en-US"/>
        </w:rPr>
      </w:pPr>
      <w:r w:rsidRPr="00286492">
        <w:rPr>
          <w:lang w:val="en-US"/>
        </w:rPr>
        <w:br w:type="page"/>
      </w:r>
      <w:bookmarkStart w:id="507" w:name="_Toc10554274"/>
      <w:bookmarkStart w:id="508" w:name="_Toc86871595"/>
      <w:r w:rsidR="00C27770" w:rsidRPr="00286492">
        <w:rPr>
          <w:lang w:val="en-US"/>
        </w:rPr>
        <w:lastRenderedPageBreak/>
        <w:t xml:space="preserve">Introductory </w:t>
      </w:r>
      <w:r w:rsidR="00C27770" w:rsidRPr="00C75D0F">
        <w:t>Material</w:t>
      </w:r>
      <w:bookmarkEnd w:id="507"/>
      <w:bookmarkEnd w:id="508"/>
    </w:p>
    <w:p w14:paraId="672362D4" w14:textId="77777777" w:rsidR="00C27770" w:rsidRPr="00FF6FCA" w:rsidRDefault="00C27770" w:rsidP="00C27770">
      <w:pPr>
        <w:pStyle w:val="Heading2"/>
      </w:pPr>
      <w:bookmarkStart w:id="509" w:name="_Toc10554189"/>
      <w:bookmarkStart w:id="510" w:name="_Toc10554275"/>
      <w:bookmarkStart w:id="511" w:name="_Toc86871596"/>
      <w:r w:rsidRPr="00FF6FCA">
        <w:t>Scope</w:t>
      </w:r>
      <w:bookmarkEnd w:id="509"/>
      <w:bookmarkEnd w:id="510"/>
      <w:bookmarkEnd w:id="511"/>
    </w:p>
    <w:p w14:paraId="539359F9" w14:textId="77777777" w:rsidR="00C27770" w:rsidRPr="00286492" w:rsidRDefault="00C27770" w:rsidP="00C27770">
      <w:pPr>
        <w:spacing w:after="120"/>
        <w:jc w:val="both"/>
      </w:pPr>
      <w:r w:rsidRPr="006017CB">
        <w:t xml:space="preserve">This Technical Specification has been produced by the </w:t>
      </w:r>
      <w:r>
        <w:t>O-RAN Alliance</w:t>
      </w:r>
      <w:r w:rsidRPr="00286492">
        <w:t>.</w:t>
      </w:r>
    </w:p>
    <w:p w14:paraId="56EF8211" w14:textId="77777777" w:rsidR="00C27770" w:rsidRPr="00286492" w:rsidRDefault="00C27770" w:rsidP="00C27770">
      <w:pPr>
        <w:spacing w:after="120"/>
        <w:jc w:val="both"/>
      </w:pPr>
      <w:r w:rsidRPr="00286492">
        <w:t xml:space="preserve">The contents of the present document are subject to continuing work within </w:t>
      </w:r>
      <w:r>
        <w:t>O-</w:t>
      </w:r>
      <w:r w:rsidRPr="00286492">
        <w:t xml:space="preserve">RAN and may change following formal </w:t>
      </w:r>
      <w:r>
        <w:t>O-</w:t>
      </w:r>
      <w:r w:rsidRPr="00286492">
        <w:t xml:space="preserve">RAN approval. Should the </w:t>
      </w:r>
      <w:r>
        <w:t>O-</w:t>
      </w:r>
      <w:r w:rsidRPr="00286492">
        <w:t>RAN</w:t>
      </w:r>
      <w:r>
        <w:t xml:space="preserve"> Alliance</w:t>
      </w:r>
      <w:r w:rsidRPr="00286492">
        <w:t xml:space="preserve"> modify the contents of the present document, it will be re-released by </w:t>
      </w:r>
      <w:r>
        <w:t>O-</w:t>
      </w:r>
      <w:r w:rsidRPr="00286492">
        <w:t>RAN with an identifying change of release date and an increase in version number as follows:</w:t>
      </w:r>
    </w:p>
    <w:p w14:paraId="3D5DB37F" w14:textId="77777777" w:rsidR="00C27770" w:rsidRPr="00286492" w:rsidRDefault="00C27770" w:rsidP="00C27770">
      <w:pPr>
        <w:pStyle w:val="B1"/>
        <w:spacing w:after="120"/>
        <w:jc w:val="both"/>
      </w:pPr>
      <w:r w:rsidRPr="00286492">
        <w:t xml:space="preserve">Release </w:t>
      </w:r>
      <w:proofErr w:type="spellStart"/>
      <w:r w:rsidRPr="00286492">
        <w:t>x.y.z</w:t>
      </w:r>
      <w:proofErr w:type="spellEnd"/>
    </w:p>
    <w:p w14:paraId="4EBBE980" w14:textId="77777777" w:rsidR="00C27770" w:rsidRPr="00286492" w:rsidRDefault="00C27770" w:rsidP="00C27770">
      <w:pPr>
        <w:pStyle w:val="B1"/>
        <w:spacing w:after="120"/>
        <w:jc w:val="both"/>
      </w:pPr>
      <w:r w:rsidRPr="00286492">
        <w:t>where:</w:t>
      </w:r>
    </w:p>
    <w:p w14:paraId="19F9AF97" w14:textId="77777777" w:rsidR="00C27770" w:rsidRPr="00286492" w:rsidRDefault="00C27770" w:rsidP="00C27770">
      <w:pPr>
        <w:pStyle w:val="B2"/>
        <w:spacing w:after="120"/>
        <w:ind w:left="850" w:hanging="288"/>
        <w:jc w:val="both"/>
      </w:pPr>
      <w:r w:rsidRPr="00286492">
        <w:t>x</w:t>
      </w:r>
      <w:r w:rsidRPr="00286492">
        <w:tab/>
        <w:t xml:space="preserve">the first digit is incremented for all changes of substance, </w:t>
      </w:r>
      <w:proofErr w:type="gramStart"/>
      <w:r w:rsidRPr="00286492">
        <w:t>i.e.</w:t>
      </w:r>
      <w:proofErr w:type="gramEnd"/>
      <w:r w:rsidRPr="00286492">
        <w:t xml:space="preserve"> technical enhancements, corrections, updates, etc. (the initial approved document will have x=01).</w:t>
      </w:r>
    </w:p>
    <w:p w14:paraId="1AD1F066" w14:textId="77777777" w:rsidR="00C27770" w:rsidRPr="00286492" w:rsidRDefault="00C27770" w:rsidP="00C27770">
      <w:pPr>
        <w:pStyle w:val="B2"/>
        <w:spacing w:after="120"/>
        <w:jc w:val="both"/>
      </w:pPr>
      <w:proofErr w:type="spellStart"/>
      <w:r w:rsidRPr="00286492">
        <w:t>y</w:t>
      </w:r>
      <w:proofErr w:type="spellEnd"/>
      <w:r w:rsidRPr="00286492">
        <w:tab/>
        <w:t>the second digit is incremented when editorial only changes have been incorporated in the document.</w:t>
      </w:r>
    </w:p>
    <w:p w14:paraId="030049E8" w14:textId="77777777" w:rsidR="00C27770" w:rsidRDefault="00C27770" w:rsidP="00C27770">
      <w:pPr>
        <w:pStyle w:val="B2"/>
        <w:spacing w:after="120"/>
        <w:jc w:val="both"/>
      </w:pPr>
      <w:r w:rsidRPr="00286492">
        <w:t>z</w:t>
      </w:r>
      <w:r w:rsidRPr="00286492">
        <w:tab/>
        <w:t>the third digit included only in working versions of the document indicating incremental changes during the editing process.</w:t>
      </w:r>
    </w:p>
    <w:p w14:paraId="3D1FFC62" w14:textId="7F361FF8" w:rsidR="00C27770" w:rsidRDefault="00C27770" w:rsidP="00C27770">
      <w:pPr>
        <w:spacing w:after="120"/>
        <w:jc w:val="both"/>
      </w:pPr>
      <w:r w:rsidRPr="00286492">
        <w:t xml:space="preserve">The present document </w:t>
      </w:r>
      <w:r>
        <w:t xml:space="preserve">focuses on the Acceleration Abstraction Layer for the </w:t>
      </w:r>
      <w:proofErr w:type="spellStart"/>
      <w:ins w:id="512" w:author="Author">
        <w:r w:rsidR="00A31245">
          <w:t>AAL_DOWNLINK_H</w:t>
        </w:r>
        <w:del w:id="513" w:author="Author">
          <w:r w:rsidR="00A31245" w:rsidDel="00C86F18">
            <w:delText>I</w:delText>
          </w:r>
        </w:del>
        <w:r w:rsidR="00C86F18">
          <w:t>igh</w:t>
        </w:r>
        <w:proofErr w:type="spellEnd"/>
        <w:r w:rsidR="00C86F18">
          <w:t>-</w:t>
        </w:r>
        <w:del w:id="514" w:author="Author">
          <w:r w:rsidR="00A31245" w:rsidDel="00C86F18">
            <w:delText>_</w:delText>
          </w:r>
        </w:del>
        <w:r w:rsidR="00A31245">
          <w:t xml:space="preserve">PHY </w:t>
        </w:r>
      </w:ins>
      <w:del w:id="515" w:author="Author">
        <w:r w:rsidDel="00A31245">
          <w:delText xml:space="preserve">AAL_PDSCH_FEC </w:delText>
        </w:r>
      </w:del>
      <w:r>
        <w:t xml:space="preserve">and </w:t>
      </w:r>
      <w:proofErr w:type="spellStart"/>
      <w:ins w:id="516" w:author="Author">
        <w:r w:rsidR="00A31245">
          <w:t>AAL_</w:t>
        </w:r>
        <w:commentRangeStart w:id="517"/>
        <w:r w:rsidR="00A31245">
          <w:t>DOWNLINK</w:t>
        </w:r>
      </w:ins>
      <w:commentRangeEnd w:id="517"/>
      <w:r w:rsidR="002C4A81">
        <w:rPr>
          <w:rStyle w:val="CommentReference"/>
        </w:rPr>
        <w:commentReference w:id="517"/>
      </w:r>
      <w:ins w:id="518" w:author="Author">
        <w:r w:rsidR="00A31245">
          <w:t>_H</w:t>
        </w:r>
        <w:r w:rsidR="00C86F18">
          <w:t>igh</w:t>
        </w:r>
        <w:proofErr w:type="spellEnd"/>
        <w:r w:rsidR="00C86F18">
          <w:t>-</w:t>
        </w:r>
        <w:del w:id="519" w:author="Author">
          <w:r w:rsidR="00A31245" w:rsidDel="00C86F18">
            <w:delText>I_</w:delText>
          </w:r>
        </w:del>
        <w:r w:rsidR="00A31245">
          <w:t xml:space="preserve">PHY </w:t>
        </w:r>
      </w:ins>
      <w:del w:id="520" w:author="Author">
        <w:r w:rsidDel="00A31245">
          <w:delText xml:space="preserve">AAL_PUSCH_FEC </w:delText>
        </w:r>
      </w:del>
      <w:r>
        <w:t>Profiles</w:t>
      </w:r>
      <w:del w:id="521" w:author="Author">
        <w:r w:rsidDel="006C56BD">
          <w:delText xml:space="preserve"> as defined in </w:delText>
        </w:r>
        <w:r w:rsidDel="006C56BD">
          <w:fldChar w:fldCharType="begin"/>
        </w:r>
        <w:r w:rsidDel="006C56BD">
          <w:delInstrText xml:space="preserve"> REF _Ref71106698 \r \h </w:delInstrText>
        </w:r>
        <w:r w:rsidDel="006C56BD">
          <w:fldChar w:fldCharType="separate"/>
        </w:r>
        <w:r w:rsidDel="006C56BD">
          <w:delText>[7]</w:delText>
        </w:r>
        <w:r w:rsidDel="006C56BD">
          <w:fldChar w:fldCharType="end"/>
        </w:r>
        <w:r w:rsidDel="00347AD2">
          <w:delText>, including the AALI and the management and orchestration requirements of AAL-LPUs providing HW Accelation for the fore mentioned AAL profiles</w:delText>
        </w:r>
      </w:del>
      <w:r>
        <w:t xml:space="preserve">. </w:t>
      </w:r>
    </w:p>
    <w:p w14:paraId="0F2210CD" w14:textId="77777777" w:rsidR="00C27770" w:rsidRPr="00FF6FCA" w:rsidRDefault="00C27770" w:rsidP="00C27770">
      <w:pPr>
        <w:pStyle w:val="Heading2"/>
      </w:pPr>
      <w:bookmarkStart w:id="522" w:name="_Toc10554276"/>
      <w:bookmarkStart w:id="523" w:name="_Toc86871597"/>
      <w:r w:rsidRPr="00FF6FCA">
        <w:t>References</w:t>
      </w:r>
      <w:bookmarkEnd w:id="522"/>
      <w:bookmarkEnd w:id="523"/>
    </w:p>
    <w:p w14:paraId="28EB40BF" w14:textId="77777777" w:rsidR="00C27770" w:rsidRPr="00405541" w:rsidRDefault="00C27770" w:rsidP="00C27770">
      <w:pPr>
        <w:spacing w:after="120"/>
        <w:jc w:val="both"/>
      </w:pPr>
      <w:bookmarkStart w:id="524" w:name="_Toc10554277"/>
      <w:r w:rsidRPr="006017CB">
        <w:t xml:space="preserve">The following documents contain provisions which, through reference in this text, constitute provisions of </w:t>
      </w:r>
      <w:r w:rsidRPr="00405541">
        <w:t>the present document.</w:t>
      </w:r>
      <w:r>
        <w:t xml:space="preserve"> 3GPP references refer to 3GPP release 16. </w:t>
      </w:r>
    </w:p>
    <w:p w14:paraId="641FA2AC" w14:textId="77777777" w:rsidR="00C27770" w:rsidRPr="00286492" w:rsidRDefault="00C27770" w:rsidP="00C27770">
      <w:pPr>
        <w:pStyle w:val="EX"/>
        <w:numPr>
          <w:ilvl w:val="0"/>
          <w:numId w:val="19"/>
        </w:numPr>
        <w:spacing w:after="120"/>
      </w:pPr>
      <w:r w:rsidRPr="00286492">
        <w:t>3GPP TR 21.905: “Vocabulary for 3GPP Specifications”.</w:t>
      </w:r>
    </w:p>
    <w:p w14:paraId="2CB07EAC" w14:textId="77777777" w:rsidR="00C27770" w:rsidRDefault="00C27770" w:rsidP="00C27770">
      <w:pPr>
        <w:pStyle w:val="EX"/>
        <w:numPr>
          <w:ilvl w:val="0"/>
          <w:numId w:val="19"/>
        </w:numPr>
        <w:spacing w:after="120"/>
      </w:pPr>
      <w:bookmarkStart w:id="525" w:name="_Ref10403301"/>
      <w:r>
        <w:t>Cloud Architecture and Deployment Scenarios for O-RAN Virtualized RAN, 2019.</w:t>
      </w:r>
      <w:bookmarkEnd w:id="525"/>
    </w:p>
    <w:p w14:paraId="09F84C54" w14:textId="77777777" w:rsidR="00C27770" w:rsidRDefault="00C27770" w:rsidP="00C27770">
      <w:pPr>
        <w:pStyle w:val="EX"/>
        <w:numPr>
          <w:ilvl w:val="0"/>
          <w:numId w:val="19"/>
        </w:numPr>
        <w:spacing w:after="120"/>
      </w:pPr>
      <w:r>
        <w:t>WG6 2020 Use Case for BBU Pooling, 2019.</w:t>
      </w:r>
    </w:p>
    <w:p w14:paraId="1594DCB4" w14:textId="77777777" w:rsidR="00C27770" w:rsidRDefault="00C27770" w:rsidP="00C27770">
      <w:pPr>
        <w:pStyle w:val="EX"/>
        <w:numPr>
          <w:ilvl w:val="0"/>
          <w:numId w:val="19"/>
        </w:numPr>
        <w:spacing w:after="120"/>
        <w:ind w:right="113"/>
      </w:pPr>
      <w:bookmarkStart w:id="526" w:name="_Ref13472096"/>
      <w:r>
        <w:t xml:space="preserve">3GPP TS 38.211: "NR; </w:t>
      </w:r>
      <w:r w:rsidRPr="003950C5">
        <w:t>Physical channels and modulation</w:t>
      </w:r>
      <w:r>
        <w:t>".</w:t>
      </w:r>
      <w:bookmarkEnd w:id="526"/>
    </w:p>
    <w:p w14:paraId="0AE3A2FC" w14:textId="77777777" w:rsidR="00C27770" w:rsidRDefault="00C27770" w:rsidP="00C27770">
      <w:pPr>
        <w:pStyle w:val="EX"/>
        <w:numPr>
          <w:ilvl w:val="0"/>
          <w:numId w:val="19"/>
        </w:numPr>
        <w:spacing w:after="120"/>
        <w:ind w:right="113"/>
      </w:pPr>
      <w:bookmarkStart w:id="527" w:name="_Ref13473726"/>
      <w:r>
        <w:t xml:space="preserve">3GPP TS 38.212: </w:t>
      </w:r>
      <w:r w:rsidRPr="00C12953">
        <w:t>"</w:t>
      </w:r>
      <w:r>
        <w:t xml:space="preserve">NR; </w:t>
      </w:r>
      <w:r w:rsidRPr="003950C5">
        <w:t>Multiplexing and channel coding</w:t>
      </w:r>
      <w:r w:rsidRPr="00C12953">
        <w:t>"</w:t>
      </w:r>
      <w:r>
        <w:t>.</w:t>
      </w:r>
      <w:bookmarkEnd w:id="527"/>
    </w:p>
    <w:p w14:paraId="59F05CDC" w14:textId="77777777" w:rsidR="00C27770" w:rsidRDefault="00C27770" w:rsidP="00C27770">
      <w:pPr>
        <w:pStyle w:val="EX"/>
        <w:numPr>
          <w:ilvl w:val="0"/>
          <w:numId w:val="19"/>
        </w:numPr>
        <w:spacing w:after="120"/>
        <w:ind w:right="113"/>
      </w:pPr>
      <w:bookmarkStart w:id="528" w:name="_Ref13429963"/>
      <w:r w:rsidRPr="00F973A8">
        <w:rPr>
          <w:rFonts w:eastAsia="Times New Roman"/>
          <w:lang w:val="en-GB" w:eastAsia="ja-JP"/>
        </w:rPr>
        <w:t>3GPP T</w:t>
      </w:r>
      <w:r w:rsidRPr="00F973A8">
        <w:rPr>
          <w:rFonts w:eastAsia="Times New Roman" w:hint="eastAsia"/>
          <w:lang w:val="en-GB" w:eastAsia="ja-JP"/>
        </w:rPr>
        <w:t>R</w:t>
      </w:r>
      <w:r w:rsidRPr="00F973A8">
        <w:rPr>
          <w:rFonts w:eastAsia="Times New Roman"/>
          <w:lang w:val="en-GB" w:eastAsia="ja-JP"/>
        </w:rPr>
        <w:t xml:space="preserve"> 38.</w:t>
      </w:r>
      <w:r>
        <w:rPr>
          <w:rFonts w:eastAsia="Times New Roman"/>
          <w:lang w:val="en-GB" w:eastAsia="ja-JP"/>
        </w:rPr>
        <w:t>300</w:t>
      </w:r>
      <w:r w:rsidRPr="00F973A8">
        <w:rPr>
          <w:rFonts w:eastAsia="SimSun" w:hint="eastAsia"/>
          <w:lang w:val="en-GB" w:eastAsia="zh-CN"/>
        </w:rPr>
        <w:t xml:space="preserve">: </w:t>
      </w:r>
      <w:r w:rsidRPr="00F973A8">
        <w:rPr>
          <w:rFonts w:eastAsia="Times New Roman"/>
          <w:lang w:val="en-GB" w:eastAsia="ja-JP"/>
        </w:rPr>
        <w:t>"</w:t>
      </w:r>
      <w:r w:rsidRPr="00FC7989">
        <w:rPr>
          <w:rFonts w:eastAsia="Times New Roman"/>
          <w:lang w:val="en-GB" w:eastAsia="ja-JP"/>
        </w:rPr>
        <w:t>NR; NR and NG-RAN Overall Description</w:t>
      </w:r>
      <w:r w:rsidRPr="00F973A8">
        <w:rPr>
          <w:rFonts w:eastAsia="Times New Roman"/>
          <w:lang w:val="en-GB" w:eastAsia="ja-JP"/>
        </w:rPr>
        <w:t>"</w:t>
      </w:r>
      <w:r w:rsidRPr="00F973A8">
        <w:rPr>
          <w:rFonts w:eastAsia="SimSun" w:hint="eastAsia"/>
          <w:lang w:val="en-GB" w:eastAsia="zh-CN"/>
        </w:rPr>
        <w:t>.</w:t>
      </w:r>
      <w:bookmarkEnd w:id="528"/>
    </w:p>
    <w:p w14:paraId="7527506A" w14:textId="0C491B1D" w:rsidR="00C27770" w:rsidRDefault="00C27770" w:rsidP="00C27770">
      <w:pPr>
        <w:pStyle w:val="EX"/>
        <w:numPr>
          <w:ilvl w:val="0"/>
          <w:numId w:val="19"/>
        </w:numPr>
        <w:spacing w:after="120"/>
        <w:rPr>
          <w:ins w:id="529" w:author="Author"/>
        </w:rPr>
      </w:pPr>
      <w:bookmarkStart w:id="530" w:name="_Ref71106698"/>
      <w:r>
        <w:t>O-RAN WG6 Acceleration Abstraction Layer General Aspects and Principles</w:t>
      </w:r>
      <w:bookmarkEnd w:id="530"/>
      <w:r>
        <w:t xml:space="preserve"> </w:t>
      </w:r>
    </w:p>
    <w:p w14:paraId="7F9CEDE5" w14:textId="3E3C7090" w:rsidR="00EF75E0" w:rsidRPr="00286492" w:rsidDel="00843F62" w:rsidRDefault="00EF75E0">
      <w:pPr>
        <w:pStyle w:val="EX"/>
        <w:numPr>
          <w:ilvl w:val="0"/>
          <w:numId w:val="19"/>
        </w:numPr>
        <w:spacing w:after="120"/>
        <w:rPr>
          <w:ins w:id="531" w:author="Author"/>
          <w:del w:id="532" w:author="Author"/>
        </w:rPr>
      </w:pPr>
      <w:ins w:id="533" w:author="Author">
        <w:r>
          <w:t xml:space="preserve">O-RAN WG4 </w:t>
        </w:r>
        <w:r w:rsidRPr="00EF75E0">
          <w:t>Control, User and Synchronization Plane Specification</w:t>
        </w:r>
      </w:ins>
    </w:p>
    <w:p w14:paraId="6BA1DD08" w14:textId="77777777" w:rsidR="00EF75E0" w:rsidRPr="00286492" w:rsidRDefault="00EF75E0" w:rsidP="004F5886">
      <w:pPr>
        <w:pStyle w:val="EX"/>
        <w:numPr>
          <w:ilvl w:val="0"/>
          <w:numId w:val="19"/>
        </w:numPr>
        <w:spacing w:after="120"/>
      </w:pPr>
      <w:bookmarkStart w:id="534" w:name="_Ref86758626"/>
    </w:p>
    <w:p w14:paraId="0044F350" w14:textId="77777777" w:rsidR="00C27770" w:rsidRPr="00FF6FCA" w:rsidRDefault="00C27770" w:rsidP="00C27770">
      <w:pPr>
        <w:pStyle w:val="Heading2"/>
      </w:pPr>
      <w:bookmarkStart w:id="535" w:name="_Toc86871598"/>
      <w:bookmarkEnd w:id="534"/>
      <w:r w:rsidRPr="00FF6FCA">
        <w:t>Definitions and Abbreviations</w:t>
      </w:r>
      <w:bookmarkEnd w:id="524"/>
      <w:bookmarkEnd w:id="535"/>
    </w:p>
    <w:p w14:paraId="703700D4" w14:textId="77777777" w:rsidR="00C27770" w:rsidRPr="00286492" w:rsidRDefault="00C27770" w:rsidP="00C27770">
      <w:pPr>
        <w:pStyle w:val="Heading3"/>
      </w:pPr>
      <w:bookmarkStart w:id="536" w:name="_Toc10554278"/>
      <w:bookmarkStart w:id="537" w:name="_Toc86871599"/>
      <w:bookmarkStart w:id="538" w:name="_Hlk516846039"/>
      <w:r w:rsidRPr="00286492">
        <w:t>Definitions</w:t>
      </w:r>
      <w:bookmarkEnd w:id="536"/>
      <w:bookmarkEnd w:id="537"/>
    </w:p>
    <w:p w14:paraId="0927AAC6" w14:textId="77777777" w:rsidR="00C27770" w:rsidRPr="00286492" w:rsidRDefault="00C27770" w:rsidP="00C27770">
      <w:pPr>
        <w:spacing w:after="120"/>
      </w:pPr>
      <w:r w:rsidRPr="006017CB">
        <w:t>For the purposes of the present document, the</w:t>
      </w:r>
      <w:r w:rsidRPr="00286492">
        <w:t xml:space="preserve"> </w:t>
      </w:r>
      <w:r w:rsidRPr="006017CB">
        <w:t>terms and definitions</w:t>
      </w:r>
      <w:r w:rsidRPr="00286492">
        <w:t xml:space="preserve"> </w:t>
      </w:r>
      <w:r>
        <w:t xml:space="preserve">given in </w:t>
      </w:r>
      <w:r>
        <w:fldChar w:fldCharType="begin"/>
      </w:r>
      <w:r>
        <w:instrText xml:space="preserve"> REF _Ref71106698 \r \h </w:instrText>
      </w:r>
      <w:r>
        <w:fldChar w:fldCharType="separate"/>
      </w:r>
      <w:r>
        <w:t>[7]</w:t>
      </w:r>
      <w:r>
        <w:fldChar w:fldCharType="end"/>
      </w:r>
      <w:r>
        <w:t xml:space="preserve"> apply</w:t>
      </w:r>
      <w:r w:rsidRPr="00286492">
        <w:t xml:space="preserve">. </w:t>
      </w:r>
    </w:p>
    <w:p w14:paraId="51CF230E" w14:textId="77777777" w:rsidR="00C27770" w:rsidRPr="00286492" w:rsidRDefault="00C27770" w:rsidP="00C27770">
      <w:pPr>
        <w:pStyle w:val="Heading3"/>
      </w:pPr>
      <w:bookmarkStart w:id="539" w:name="_Toc10554279"/>
      <w:bookmarkStart w:id="540" w:name="_Toc86871600"/>
      <w:bookmarkStart w:id="541" w:name="_Hlk503292963"/>
      <w:r w:rsidRPr="00286492">
        <w:t>Abbreviations</w:t>
      </w:r>
      <w:bookmarkEnd w:id="539"/>
      <w:bookmarkEnd w:id="540"/>
    </w:p>
    <w:p w14:paraId="1280A19C" w14:textId="77777777" w:rsidR="00C27770" w:rsidRPr="00286492" w:rsidRDefault="00C27770" w:rsidP="00C27770">
      <w:pPr>
        <w:keepNext/>
        <w:spacing w:after="120"/>
      </w:pPr>
      <w:r w:rsidRPr="006017CB">
        <w:t>F</w:t>
      </w:r>
      <w:r w:rsidRPr="00405541">
        <w:t xml:space="preserve">or the purposes of the present document, the </w:t>
      </w:r>
      <w:r w:rsidRPr="00286492">
        <w:t xml:space="preserve">following </w:t>
      </w:r>
      <w:r w:rsidRPr="00405541">
        <w:t xml:space="preserve">abbreviations </w:t>
      </w:r>
      <w:r w:rsidRPr="00286492">
        <w:t xml:space="preserve">apply. </w:t>
      </w:r>
    </w:p>
    <w:p w14:paraId="6BC4A91F" w14:textId="77777777" w:rsidR="00C27770" w:rsidRDefault="00C27770" w:rsidP="00C27770">
      <w:pPr>
        <w:pStyle w:val="EW"/>
        <w:spacing w:after="120"/>
        <w:rPr>
          <w:lang w:eastAsia="ja-JP"/>
        </w:rPr>
      </w:pPr>
      <w:r>
        <w:rPr>
          <w:lang w:eastAsia="ja-JP"/>
        </w:rPr>
        <w:t>AAL</w:t>
      </w:r>
      <w:r>
        <w:rPr>
          <w:lang w:eastAsia="ja-JP"/>
        </w:rPr>
        <w:tab/>
        <w:t>Acceleration Abstraction Layer</w:t>
      </w:r>
    </w:p>
    <w:p w14:paraId="72990717" w14:textId="77777777" w:rsidR="00C27770" w:rsidRDefault="00C27770" w:rsidP="00C27770">
      <w:pPr>
        <w:pStyle w:val="EW"/>
        <w:spacing w:after="120"/>
        <w:rPr>
          <w:lang w:eastAsia="ja-JP"/>
        </w:rPr>
      </w:pPr>
      <w:commentRangeStart w:id="542"/>
      <w:proofErr w:type="spellStart"/>
      <w:r>
        <w:rPr>
          <w:lang w:eastAsia="ja-JP"/>
        </w:rPr>
        <w:t>AALi</w:t>
      </w:r>
      <w:commentRangeEnd w:id="542"/>
      <w:proofErr w:type="spellEnd"/>
      <w:r w:rsidR="002C4A81">
        <w:rPr>
          <w:rStyle w:val="CommentReference"/>
        </w:rPr>
        <w:commentReference w:id="542"/>
      </w:r>
      <w:r>
        <w:rPr>
          <w:lang w:eastAsia="ja-JP"/>
        </w:rPr>
        <w:tab/>
        <w:t>Acceleration Abstraction Layer interface</w:t>
      </w:r>
    </w:p>
    <w:p w14:paraId="73B1EEDE" w14:textId="77777777" w:rsidR="00C27770" w:rsidRPr="003D6C32" w:rsidRDefault="00C27770" w:rsidP="00C27770">
      <w:pPr>
        <w:pStyle w:val="EW"/>
        <w:spacing w:after="120"/>
      </w:pPr>
      <w:r w:rsidRPr="07BEC9A2">
        <w:rPr>
          <w:lang w:eastAsia="ja-JP"/>
        </w:rPr>
        <w:t xml:space="preserve">AAL-LPU </w:t>
      </w:r>
      <w:r>
        <w:tab/>
      </w:r>
      <w:r w:rsidRPr="07BEC9A2">
        <w:rPr>
          <w:lang w:eastAsia="ja-JP"/>
        </w:rPr>
        <w:t xml:space="preserve">Acceleration Abstraction Layer Logical Processing Unit </w:t>
      </w:r>
    </w:p>
    <w:p w14:paraId="0C25C20C" w14:textId="77777777" w:rsidR="00C27770" w:rsidRDefault="00C27770" w:rsidP="00C27770">
      <w:pPr>
        <w:pStyle w:val="EW"/>
        <w:spacing w:after="120"/>
        <w:rPr>
          <w:lang w:eastAsia="ja-JP"/>
        </w:rPr>
      </w:pPr>
      <w:r>
        <w:rPr>
          <w:lang w:eastAsia="ja-JP"/>
        </w:rPr>
        <w:t>CB</w:t>
      </w:r>
      <w:r>
        <w:rPr>
          <w:lang w:eastAsia="ja-JP"/>
        </w:rPr>
        <w:tab/>
      </w:r>
      <w:r>
        <w:rPr>
          <w:lang w:eastAsia="ja-JP"/>
        </w:rPr>
        <w:tab/>
        <w:t xml:space="preserve">Code Block </w:t>
      </w:r>
    </w:p>
    <w:p w14:paraId="1F920287" w14:textId="77777777" w:rsidR="00C27770" w:rsidRDefault="00C27770" w:rsidP="00C27770">
      <w:pPr>
        <w:pStyle w:val="EW"/>
        <w:spacing w:after="120"/>
        <w:rPr>
          <w:lang w:eastAsia="ja-JP"/>
        </w:rPr>
      </w:pPr>
      <w:r>
        <w:rPr>
          <w:lang w:eastAsia="ja-JP"/>
        </w:rPr>
        <w:lastRenderedPageBreak/>
        <w:t>CNF</w:t>
      </w:r>
      <w:r>
        <w:rPr>
          <w:lang w:eastAsia="ja-JP"/>
        </w:rPr>
        <w:tab/>
        <w:t>Containerized Network Function</w:t>
      </w:r>
    </w:p>
    <w:p w14:paraId="3F77C96A" w14:textId="77777777" w:rsidR="00C27770" w:rsidRDefault="00C27770" w:rsidP="00C27770">
      <w:pPr>
        <w:pStyle w:val="EW"/>
        <w:spacing w:after="120"/>
        <w:rPr>
          <w:lang w:eastAsia="ja-JP"/>
        </w:rPr>
      </w:pPr>
      <w:r>
        <w:rPr>
          <w:lang w:eastAsia="ja-JP"/>
        </w:rPr>
        <w:t>NF</w:t>
      </w:r>
      <w:r>
        <w:rPr>
          <w:lang w:eastAsia="ja-JP"/>
        </w:rPr>
        <w:tab/>
        <w:t>Network Function</w:t>
      </w:r>
    </w:p>
    <w:p w14:paraId="7176AF36" w14:textId="77777777" w:rsidR="00C27770" w:rsidRDefault="00C27770" w:rsidP="00C27770">
      <w:pPr>
        <w:pStyle w:val="EW"/>
        <w:spacing w:after="120"/>
        <w:rPr>
          <w:lang w:eastAsia="ja-JP"/>
        </w:rPr>
      </w:pPr>
      <w:r>
        <w:rPr>
          <w:lang w:eastAsia="ja-JP"/>
        </w:rPr>
        <w:t>O-CU</w:t>
      </w:r>
      <w:r>
        <w:rPr>
          <w:lang w:eastAsia="ja-JP"/>
        </w:rPr>
        <w:tab/>
        <w:t>O-RAN Centralized Unit</w:t>
      </w:r>
    </w:p>
    <w:p w14:paraId="712CA44C" w14:textId="77777777" w:rsidR="00C27770" w:rsidRPr="00286492" w:rsidRDefault="00C27770" w:rsidP="00C27770">
      <w:pPr>
        <w:pStyle w:val="EW"/>
        <w:spacing w:after="120"/>
        <w:rPr>
          <w:lang w:eastAsia="ja-JP"/>
        </w:rPr>
      </w:pPr>
      <w:r>
        <w:rPr>
          <w:lang w:eastAsia="ja-JP"/>
        </w:rPr>
        <w:t>O-DU</w:t>
      </w:r>
      <w:r w:rsidRPr="00286492">
        <w:rPr>
          <w:lang w:eastAsia="ja-JP"/>
        </w:rPr>
        <w:tab/>
      </w:r>
      <w:r>
        <w:rPr>
          <w:lang w:eastAsia="ja-JP"/>
        </w:rPr>
        <w:t>O-RAN</w:t>
      </w:r>
      <w:r w:rsidRPr="00286492">
        <w:rPr>
          <w:lang w:eastAsia="ja-JP"/>
        </w:rPr>
        <w:t xml:space="preserve"> </w:t>
      </w:r>
      <w:r>
        <w:rPr>
          <w:lang w:eastAsia="ja-JP"/>
        </w:rPr>
        <w:t>Distributed</w:t>
      </w:r>
      <w:r w:rsidRPr="00286492">
        <w:rPr>
          <w:lang w:eastAsia="ja-JP"/>
        </w:rPr>
        <w:t xml:space="preserve"> Unit</w:t>
      </w:r>
    </w:p>
    <w:p w14:paraId="58A7F736" w14:textId="77777777" w:rsidR="00C27770" w:rsidRDefault="00C27770" w:rsidP="00C27770">
      <w:pPr>
        <w:pStyle w:val="EW"/>
        <w:spacing w:after="120"/>
        <w:rPr>
          <w:lang w:eastAsia="ja-JP"/>
        </w:rPr>
      </w:pPr>
      <w:r>
        <w:rPr>
          <w:lang w:eastAsia="ja-JP"/>
        </w:rPr>
        <w:t>O-</w:t>
      </w:r>
      <w:r w:rsidRPr="00286492">
        <w:rPr>
          <w:lang w:eastAsia="ja-JP"/>
        </w:rPr>
        <w:t>RU</w:t>
      </w:r>
      <w:r w:rsidRPr="00286492">
        <w:rPr>
          <w:lang w:eastAsia="ja-JP"/>
        </w:rPr>
        <w:tab/>
      </w:r>
      <w:r>
        <w:rPr>
          <w:lang w:eastAsia="ja-JP"/>
        </w:rPr>
        <w:t xml:space="preserve">O-RAN </w:t>
      </w:r>
      <w:r w:rsidRPr="00286492">
        <w:rPr>
          <w:lang w:eastAsia="ja-JP"/>
        </w:rPr>
        <w:t>Radio Unit</w:t>
      </w:r>
      <w:bookmarkEnd w:id="541"/>
    </w:p>
    <w:p w14:paraId="3EC3B958" w14:textId="77777777" w:rsidR="00C27770" w:rsidRDefault="00C27770" w:rsidP="00C27770">
      <w:pPr>
        <w:pStyle w:val="EW"/>
        <w:spacing w:after="120"/>
        <w:rPr>
          <w:lang w:eastAsia="ja-JP"/>
        </w:rPr>
      </w:pPr>
      <w:r>
        <w:rPr>
          <w:lang w:eastAsia="ja-JP"/>
        </w:rPr>
        <w:t>OS</w:t>
      </w:r>
      <w:r>
        <w:rPr>
          <w:lang w:eastAsia="ja-JP"/>
        </w:rPr>
        <w:tab/>
        <w:t>Operating System</w:t>
      </w:r>
    </w:p>
    <w:p w14:paraId="75AA3FEE" w14:textId="77777777" w:rsidR="00C27770" w:rsidRDefault="00C27770" w:rsidP="00C27770">
      <w:pPr>
        <w:pStyle w:val="EW"/>
        <w:spacing w:after="120"/>
        <w:rPr>
          <w:lang w:eastAsia="ja-JP"/>
        </w:rPr>
      </w:pPr>
      <w:r>
        <w:rPr>
          <w:lang w:eastAsia="ja-JP"/>
        </w:rPr>
        <w:t>TB</w:t>
      </w:r>
      <w:r>
        <w:rPr>
          <w:lang w:eastAsia="ja-JP"/>
        </w:rPr>
        <w:tab/>
        <w:t>Transport Block</w:t>
      </w:r>
    </w:p>
    <w:p w14:paraId="1F637AEF" w14:textId="77777777" w:rsidR="00C27770" w:rsidRDefault="00C27770" w:rsidP="00C27770">
      <w:pPr>
        <w:pStyle w:val="EW"/>
        <w:spacing w:after="120"/>
        <w:rPr>
          <w:lang w:eastAsia="ja-JP"/>
        </w:rPr>
      </w:pPr>
      <w:r>
        <w:rPr>
          <w:lang w:eastAsia="ja-JP"/>
        </w:rPr>
        <w:br w:type="page"/>
      </w:r>
    </w:p>
    <w:p w14:paraId="466FE4D6" w14:textId="77777777" w:rsidR="00C27770" w:rsidRDefault="00C27770" w:rsidP="00C27770">
      <w:pPr>
        <w:pStyle w:val="Heading1"/>
        <w:rPr>
          <w:lang w:val="en-US"/>
        </w:rPr>
      </w:pPr>
      <w:bookmarkStart w:id="543" w:name="_Toc86871601"/>
      <w:bookmarkEnd w:id="538"/>
      <w:r>
        <w:rPr>
          <w:lang w:val="en-US"/>
        </w:rPr>
        <w:lastRenderedPageBreak/>
        <w:t>Overview</w:t>
      </w:r>
      <w:bookmarkEnd w:id="543"/>
    </w:p>
    <w:p w14:paraId="4DAAC08E" w14:textId="77777777" w:rsidR="00C27770" w:rsidRDefault="00C27770" w:rsidP="00C27770">
      <w:pPr>
        <w:pStyle w:val="Heading2"/>
      </w:pPr>
      <w:bookmarkStart w:id="544" w:name="_Toc86871602"/>
      <w:r>
        <w:t>Purpose</w:t>
      </w:r>
      <w:bookmarkEnd w:id="544"/>
    </w:p>
    <w:p w14:paraId="2AA9E71F" w14:textId="13B63EAB" w:rsidR="00C27770" w:rsidRDefault="00C27770" w:rsidP="00C27770">
      <w:r>
        <w:t xml:space="preserve">The AAL General Aspects and Principles is described in </w:t>
      </w:r>
      <w:r>
        <w:fldChar w:fldCharType="begin"/>
      </w:r>
      <w:r>
        <w:instrText xml:space="preserve"> REF _Ref71106698 \r \h </w:instrText>
      </w:r>
      <w:r>
        <w:fldChar w:fldCharType="separate"/>
      </w:r>
      <w:r>
        <w:t>[7]</w:t>
      </w:r>
      <w:r>
        <w:fldChar w:fldCharType="end"/>
      </w:r>
      <w:r>
        <w:t xml:space="preserve"> including a </w:t>
      </w:r>
      <w:proofErr w:type="gramStart"/>
      <w:r>
        <w:t>high level</w:t>
      </w:r>
      <w:proofErr w:type="gramEnd"/>
      <w:r>
        <w:t xml:space="preserve"> architecture of the AAL and definition of the AAL profiles. This document details the AAL specification consisting of </w:t>
      </w:r>
      <w:r>
        <w:rPr>
          <w:lang w:eastAsia="ja-JP"/>
        </w:rPr>
        <w:t xml:space="preserve">the description of the interface, information models and requirements to implement an </w:t>
      </w:r>
      <w:proofErr w:type="spellStart"/>
      <w:r>
        <w:rPr>
          <w:lang w:eastAsia="ja-JP"/>
        </w:rPr>
        <w:t>AALi</w:t>
      </w:r>
      <w:proofErr w:type="spellEnd"/>
      <w:r w:rsidRPr="7F03FE21">
        <w:rPr>
          <w:lang w:eastAsia="ja-JP"/>
        </w:rPr>
        <w:t>,</w:t>
      </w:r>
      <w:r>
        <w:t xml:space="preserve"> for the </w:t>
      </w:r>
      <w:proofErr w:type="spellStart"/>
      <w:r>
        <w:t>AAL_DOWNLINK_</w:t>
      </w:r>
      <w:del w:id="545" w:author="Author">
        <w:r w:rsidDel="00D842DB">
          <w:delText>HI_</w:delText>
        </w:r>
      </w:del>
      <w:ins w:id="546" w:author="Author">
        <w:r w:rsidR="00D842DB">
          <w:t>High</w:t>
        </w:r>
        <w:proofErr w:type="spellEnd"/>
        <w:r w:rsidR="00D842DB">
          <w:t>-</w:t>
        </w:r>
      </w:ins>
      <w:r>
        <w:t xml:space="preserve">PHY and </w:t>
      </w:r>
      <w:proofErr w:type="spellStart"/>
      <w:r>
        <w:t>AAL_UPLINK_</w:t>
      </w:r>
      <w:del w:id="547" w:author="Author">
        <w:r w:rsidDel="00D842DB">
          <w:delText>HI_</w:delText>
        </w:r>
      </w:del>
      <w:ins w:id="548" w:author="Author">
        <w:r w:rsidR="00D842DB">
          <w:t>High</w:t>
        </w:r>
        <w:proofErr w:type="spellEnd"/>
        <w:r w:rsidR="00D842DB">
          <w:t>-</w:t>
        </w:r>
      </w:ins>
      <w:r>
        <w:t>PHY profiles.</w:t>
      </w:r>
    </w:p>
    <w:p w14:paraId="53145A71" w14:textId="32032AC1" w:rsidR="00C27770" w:rsidRDefault="00C27770" w:rsidP="00C27770">
      <w:commentRangeStart w:id="549"/>
      <w:r>
        <w:t xml:space="preserve">This release requires inline AF to implement both </w:t>
      </w:r>
      <w:proofErr w:type="spellStart"/>
      <w:r>
        <w:t>AAL_DOWNLINK_</w:t>
      </w:r>
      <w:del w:id="550" w:author="Author">
        <w:r w:rsidDel="00D842DB">
          <w:delText>HI_</w:delText>
        </w:r>
      </w:del>
      <w:ins w:id="551" w:author="Author">
        <w:r w:rsidR="00D842DB">
          <w:t>High</w:t>
        </w:r>
        <w:proofErr w:type="spellEnd"/>
        <w:r w:rsidR="00D842DB">
          <w:t>-</w:t>
        </w:r>
      </w:ins>
      <w:r>
        <w:t xml:space="preserve">PHY and </w:t>
      </w:r>
      <w:proofErr w:type="spellStart"/>
      <w:r>
        <w:t>AAL_UPLINK_</w:t>
      </w:r>
      <w:del w:id="552" w:author="Author">
        <w:r w:rsidDel="00D842DB">
          <w:delText>HI_</w:delText>
        </w:r>
      </w:del>
      <w:ins w:id="553" w:author="Author">
        <w:r w:rsidR="00D842DB">
          <w:t>High</w:t>
        </w:r>
        <w:proofErr w:type="spellEnd"/>
        <w:r w:rsidR="00D842DB">
          <w:t>-</w:t>
        </w:r>
      </w:ins>
      <w:r>
        <w:t>PHY profiles. Partial profiles are FFS.</w:t>
      </w:r>
      <w:commentRangeEnd w:id="549"/>
      <w:r w:rsidR="00217D6F">
        <w:rPr>
          <w:rStyle w:val="CommentReference"/>
        </w:rPr>
        <w:commentReference w:id="549"/>
      </w:r>
    </w:p>
    <w:p w14:paraId="4EDE7425" w14:textId="77777777" w:rsidR="00C27770" w:rsidRDefault="00C27770" w:rsidP="00C27770">
      <w:r>
        <w:t xml:space="preserve">These profiles are illustrated below in </w:t>
      </w:r>
      <w:r>
        <w:fldChar w:fldCharType="begin"/>
      </w:r>
      <w:r>
        <w:instrText xml:space="preserve"> REF _Ref71113236 \h </w:instrText>
      </w:r>
      <w:r>
        <w:fldChar w:fldCharType="separate"/>
      </w:r>
      <w:r>
        <w:t xml:space="preserve">Figure </w:t>
      </w:r>
      <w:r>
        <w:rPr>
          <w:noProof/>
        </w:rPr>
        <w:t>2</w:t>
      </w:r>
      <w:r>
        <w:t>.</w:t>
      </w:r>
      <w:r>
        <w:rPr>
          <w:noProof/>
        </w:rPr>
        <w:t>1</w:t>
      </w:r>
      <w:r>
        <w:fldChar w:fldCharType="end"/>
      </w:r>
      <w:r>
        <w:t xml:space="preserve"> and </w:t>
      </w:r>
      <w:r>
        <w:fldChar w:fldCharType="begin"/>
      </w:r>
      <w:r>
        <w:instrText xml:space="preserve"> REF _Ref71113239 \h </w:instrText>
      </w:r>
      <w:r>
        <w:fldChar w:fldCharType="separate"/>
      </w:r>
      <w:r>
        <w:t xml:space="preserve">Figure </w:t>
      </w:r>
      <w:r>
        <w:rPr>
          <w:noProof/>
        </w:rPr>
        <w:t>2</w:t>
      </w:r>
      <w:r>
        <w:t>.</w:t>
      </w:r>
      <w:r>
        <w:rPr>
          <w:noProof/>
        </w:rPr>
        <w:t>2</w:t>
      </w:r>
      <w:r>
        <w:fldChar w:fldCharType="end"/>
      </w:r>
      <w:r>
        <w:t>.</w:t>
      </w:r>
    </w:p>
    <w:p w14:paraId="471A9A24" w14:textId="77777777" w:rsidR="00C27770" w:rsidRDefault="00C27770" w:rsidP="00C27770"/>
    <w:p w14:paraId="629823BA" w14:textId="77777777" w:rsidR="00C27770" w:rsidRDefault="00C27770" w:rsidP="00C27770"/>
    <w:bookmarkStart w:id="554" w:name="_Ref71113236"/>
    <w:p w14:paraId="019F8FCF" w14:textId="77777777" w:rsidR="00C27770" w:rsidRDefault="00C27770" w:rsidP="00C27770">
      <w:pPr>
        <w:pStyle w:val="Caption"/>
      </w:pPr>
      <w:r>
        <w:object w:dxaOrig="13401" w:dyaOrig="7741" w14:anchorId="7CD4E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8pt;height:297.55pt" o:ole="">
            <v:imagedata r:id="rId23" o:title=""/>
          </v:shape>
          <o:OLEObject Type="Embed" ProgID="Visio.Drawing.15" ShapeID="_x0000_i1025" DrawAspect="Content" ObjectID="_1698440730" r:id="rId24"/>
        </w:object>
      </w:r>
    </w:p>
    <w:p w14:paraId="615CA7A1" w14:textId="77777777" w:rsidR="00C27770" w:rsidRDefault="00C27770" w:rsidP="00C27770">
      <w:pPr>
        <w:pStyle w:val="Caption"/>
      </w:pPr>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1</w:t>
      </w:r>
      <w:r>
        <w:fldChar w:fldCharType="end"/>
      </w:r>
      <w:bookmarkEnd w:id="554"/>
      <w:r>
        <w:t xml:space="preserve"> </w:t>
      </w:r>
      <w:commentRangeStart w:id="555"/>
      <w:r>
        <w:t xml:space="preserve">Downlink Channel </w:t>
      </w:r>
      <w:commentRangeEnd w:id="555"/>
      <w:r w:rsidR="002C4A81">
        <w:rPr>
          <w:rStyle w:val="CommentReference"/>
          <w:b w:val="0"/>
          <w:bCs w:val="0"/>
        </w:rPr>
        <w:commentReference w:id="555"/>
      </w:r>
      <w:r>
        <w:t>Profile</w:t>
      </w:r>
    </w:p>
    <w:p w14:paraId="3A97A481" w14:textId="77777777" w:rsidR="00C27770" w:rsidRDefault="00C27770" w:rsidP="00C27770"/>
    <w:bookmarkStart w:id="556" w:name="_Ref71113239"/>
    <w:commentRangeStart w:id="557"/>
    <w:p w14:paraId="668EC612" w14:textId="77777777" w:rsidR="00C27770" w:rsidRDefault="00C27770" w:rsidP="00C27770">
      <w:pPr>
        <w:pStyle w:val="Caption"/>
      </w:pPr>
      <w:r>
        <w:object w:dxaOrig="14211" w:dyaOrig="8951" w14:anchorId="0FF03C4D">
          <v:shape id="_x0000_i1026" type="#_x0000_t75" style="width:515.85pt;height:325.5pt" o:ole="">
            <v:imagedata r:id="rId25" o:title=""/>
          </v:shape>
          <o:OLEObject Type="Embed" ProgID="Visio.Drawing.15" ShapeID="_x0000_i1026" DrawAspect="Content" ObjectID="_1698440731" r:id="rId26"/>
        </w:object>
      </w:r>
      <w:commentRangeEnd w:id="557"/>
      <w:r w:rsidR="00217D6F">
        <w:rPr>
          <w:rStyle w:val="CommentReference"/>
          <w:b w:val="0"/>
          <w:bCs w:val="0"/>
        </w:rPr>
        <w:commentReference w:id="557"/>
      </w:r>
    </w:p>
    <w:p w14:paraId="0E519F3F" w14:textId="77777777" w:rsidR="00C27770" w:rsidRDefault="00C27770" w:rsidP="00C27770">
      <w:pPr>
        <w:pStyle w:val="Caption"/>
      </w:pPr>
      <w:r>
        <w:t xml:space="preserve">Figure </w:t>
      </w:r>
      <w:r>
        <w:fldChar w:fldCharType="begin"/>
      </w:r>
      <w:r>
        <w:instrText>STYLEREF 1 \s</w:instrText>
      </w:r>
      <w:r>
        <w:fldChar w:fldCharType="separate"/>
      </w:r>
      <w:r>
        <w:rPr>
          <w:noProof/>
        </w:rPr>
        <w:t>2</w:t>
      </w:r>
      <w:r>
        <w:fldChar w:fldCharType="end"/>
      </w:r>
      <w:r>
        <w:t>.</w:t>
      </w:r>
      <w:r>
        <w:fldChar w:fldCharType="begin"/>
      </w:r>
      <w:r>
        <w:instrText>SEQ Figure \* ARABIC \s 1</w:instrText>
      </w:r>
      <w:r>
        <w:fldChar w:fldCharType="separate"/>
      </w:r>
      <w:r>
        <w:rPr>
          <w:noProof/>
        </w:rPr>
        <w:t>2</w:t>
      </w:r>
      <w:r>
        <w:fldChar w:fldCharType="end"/>
      </w:r>
      <w:bookmarkEnd w:id="556"/>
      <w:r>
        <w:t xml:space="preserve"> </w:t>
      </w:r>
      <w:commentRangeStart w:id="558"/>
      <w:r>
        <w:t xml:space="preserve">Uplink Channel </w:t>
      </w:r>
      <w:commentRangeEnd w:id="558"/>
      <w:r w:rsidR="00217D6F">
        <w:rPr>
          <w:rStyle w:val="CommentReference"/>
          <w:b w:val="0"/>
          <w:bCs w:val="0"/>
        </w:rPr>
        <w:commentReference w:id="558"/>
      </w:r>
      <w:r>
        <w:t xml:space="preserve">Profile </w:t>
      </w:r>
    </w:p>
    <w:p w14:paraId="6C56ED48" w14:textId="77777777" w:rsidR="00C27770" w:rsidRDefault="00C27770" w:rsidP="00C27770">
      <w:pPr>
        <w:pStyle w:val="Heading2"/>
      </w:pPr>
      <w:bookmarkStart w:id="559" w:name="_Toc86871603"/>
      <w:r>
        <w:t>Document Structure</w:t>
      </w:r>
      <w:bookmarkEnd w:id="559"/>
    </w:p>
    <w:p w14:paraId="5DD9C23D" w14:textId="2EE35E8F" w:rsidR="00C27770" w:rsidRPr="000A4A3C" w:rsidRDefault="00C27770" w:rsidP="00C27770">
      <w:r>
        <w:t>This present document is structured as follows: chapter 2 presents the overvie</w:t>
      </w:r>
      <w:r w:rsidRPr="001646DC">
        <w:t xml:space="preserve">w and main purpose of this specification. </w:t>
      </w:r>
      <w:commentRangeStart w:id="560"/>
      <w:r w:rsidRPr="001646DC">
        <w:t xml:space="preserve">Chapter 3 will present the AAL Hardware Acceleration Management specification for the </w:t>
      </w:r>
      <w:proofErr w:type="spellStart"/>
      <w:r w:rsidRPr="001646DC">
        <w:t>AAL_DOWNLINK_</w:t>
      </w:r>
      <w:del w:id="561" w:author="Author">
        <w:r w:rsidRPr="001646DC" w:rsidDel="00D842DB">
          <w:delText>HI_</w:delText>
        </w:r>
      </w:del>
      <w:ins w:id="562" w:author="Author">
        <w:r w:rsidR="00D842DB">
          <w:t>High</w:t>
        </w:r>
        <w:proofErr w:type="spellEnd"/>
        <w:r w:rsidR="00D842DB">
          <w:t>-</w:t>
        </w:r>
      </w:ins>
      <w:r w:rsidRPr="001646DC">
        <w:t xml:space="preserve">PHY and </w:t>
      </w:r>
      <w:proofErr w:type="spellStart"/>
      <w:r w:rsidRPr="001646DC">
        <w:t>AAL_UPLINK_</w:t>
      </w:r>
      <w:del w:id="563" w:author="Author">
        <w:r w:rsidRPr="001646DC" w:rsidDel="00D842DB">
          <w:delText>HI_</w:delText>
        </w:r>
      </w:del>
      <w:ins w:id="564" w:author="Author">
        <w:r w:rsidR="00D842DB">
          <w:t>High</w:t>
        </w:r>
        <w:proofErr w:type="spellEnd"/>
        <w:r w:rsidR="00D842DB">
          <w:t>-</w:t>
        </w:r>
      </w:ins>
      <w:r w:rsidRPr="001646DC">
        <w:t>PHY Profiles</w:t>
      </w:r>
      <w:commentRangeEnd w:id="560"/>
      <w:r w:rsidR="00DF3D20">
        <w:rPr>
          <w:rStyle w:val="CommentReference"/>
        </w:rPr>
        <w:commentReference w:id="560"/>
      </w:r>
      <w:r w:rsidRPr="001646DC">
        <w:t xml:space="preserve">. Chapter 4 presents the </w:t>
      </w:r>
      <w:r w:rsidR="007D5F41">
        <w:t xml:space="preserve">Profile Overview for these two profiles, sample capabilities, inputs and outputs as well as </w:t>
      </w:r>
      <w:proofErr w:type="spellStart"/>
      <w:r w:rsidRPr="001646DC">
        <w:t>AALi</w:t>
      </w:r>
      <w:proofErr w:type="spellEnd"/>
      <w:r w:rsidRPr="001646DC">
        <w:t xml:space="preserve"> </w:t>
      </w:r>
      <w:r w:rsidR="00DE678E" w:rsidRPr="001646DC">
        <w:t>param</w:t>
      </w:r>
      <w:r w:rsidR="007D5F41">
        <w:t>e</w:t>
      </w:r>
      <w:r w:rsidR="00DE678E" w:rsidRPr="001646DC">
        <w:t>ters for the channel</w:t>
      </w:r>
      <w:r w:rsidR="007D5F41">
        <w:t>s</w:t>
      </w:r>
      <w:r w:rsidR="00DE678E" w:rsidRPr="001646DC">
        <w:t xml:space="preserve"> </w:t>
      </w:r>
      <w:r w:rsidR="007D5F41">
        <w:t xml:space="preserve">constituting </w:t>
      </w:r>
      <w:r w:rsidR="00DE678E" w:rsidRPr="001646DC">
        <w:t>the profiles</w:t>
      </w:r>
      <w:r w:rsidR="001646DC" w:rsidRPr="001646DC">
        <w:t>.</w:t>
      </w:r>
      <w:r w:rsidRPr="000A4A3C">
        <w:t xml:space="preserve">  </w:t>
      </w:r>
    </w:p>
    <w:p w14:paraId="05FD8B56" w14:textId="77777777" w:rsidR="00C27770" w:rsidRDefault="00C27770" w:rsidP="00C27770">
      <w:pPr>
        <w:spacing w:after="0"/>
      </w:pPr>
    </w:p>
    <w:p w14:paraId="6AD7084E" w14:textId="77777777" w:rsidR="00C27770" w:rsidRDefault="00C27770" w:rsidP="00C27770">
      <w:pPr>
        <w:spacing w:after="0"/>
        <w:rPr>
          <w:color w:val="FF0000"/>
          <w:lang w:val="en-GB" w:eastAsia="zh-CN"/>
        </w:rPr>
      </w:pPr>
      <w:r>
        <w:rPr>
          <w:color w:val="FF0000"/>
          <w:lang w:val="en-GB" w:eastAsia="zh-CN"/>
        </w:rPr>
        <w:br w:type="page"/>
      </w:r>
    </w:p>
    <w:p w14:paraId="56667CAA" w14:textId="77777777" w:rsidR="00C27770" w:rsidRDefault="00C27770" w:rsidP="00C27770">
      <w:pPr>
        <w:pStyle w:val="Heading1"/>
      </w:pPr>
      <w:bookmarkStart w:id="565" w:name="_Toc86871604"/>
      <w:commentRangeStart w:id="566"/>
      <w:proofErr w:type="spellStart"/>
      <w:r>
        <w:lastRenderedPageBreak/>
        <w:t>AALi</w:t>
      </w:r>
      <w:proofErr w:type="spellEnd"/>
      <w:r>
        <w:t xml:space="preserve"> Configuration and Management</w:t>
      </w:r>
      <w:bookmarkEnd w:id="565"/>
      <w:r>
        <w:t xml:space="preserve"> </w:t>
      </w:r>
    </w:p>
    <w:p w14:paraId="34C967FD" w14:textId="77777777" w:rsidR="00C27770" w:rsidRDefault="00C27770" w:rsidP="00C27770">
      <w:r>
        <w:t xml:space="preserve">The chapter is expected to define configuration and management aspects of the </w:t>
      </w:r>
      <w:proofErr w:type="spellStart"/>
      <w:r>
        <w:t>AALi</w:t>
      </w:r>
      <w:proofErr w:type="spellEnd"/>
      <w:r>
        <w:t xml:space="preserve"> as they relate to the </w:t>
      </w:r>
      <w:proofErr w:type="spellStart"/>
      <w:r>
        <w:t>the</w:t>
      </w:r>
      <w:proofErr w:type="spellEnd"/>
      <w:r>
        <w:t xml:space="preserve"> inline profiles defined in </w:t>
      </w:r>
      <w:r>
        <w:fldChar w:fldCharType="begin"/>
      </w:r>
      <w:r>
        <w:instrText xml:space="preserve"> REF _Ref86140978 \r \h </w:instrText>
      </w:r>
      <w:r>
        <w:fldChar w:fldCharType="separate"/>
      </w:r>
      <w:r>
        <w:rPr>
          <w:cs/>
        </w:rPr>
        <w:t>‎</w:t>
      </w:r>
      <w:r>
        <w:t>Chapter 4</w:t>
      </w:r>
      <w:r>
        <w:fldChar w:fldCharType="end"/>
      </w:r>
      <w:r>
        <w:t xml:space="preserve">. The </w:t>
      </w:r>
      <w:proofErr w:type="spellStart"/>
      <w:r>
        <w:t>AALi</w:t>
      </w:r>
      <w:proofErr w:type="spellEnd"/>
      <w:r>
        <w:t xml:space="preserve"> configuration and management </w:t>
      </w:r>
      <w:proofErr w:type="gramStart"/>
      <w:r>
        <w:t>API’s</w:t>
      </w:r>
      <w:proofErr w:type="gramEnd"/>
      <w:r>
        <w:t xml:space="preserve"> are the API’s that an application (O-DU) executes to configure and manage the AAL-LPU(s) that have been allocated to the application by the O-Cloud. The high-level Configuration and Management Principles are presented in </w:t>
      </w:r>
      <w:r>
        <w:fldChar w:fldCharType="begin"/>
      </w:r>
      <w:r>
        <w:instrText xml:space="preserve"> REF _Ref71106698 \r \h </w:instrText>
      </w:r>
      <w:r>
        <w:fldChar w:fldCharType="separate"/>
      </w:r>
      <w:r>
        <w:t>[7]</w:t>
      </w:r>
      <w:r>
        <w:fldChar w:fldCharType="end"/>
      </w:r>
      <w:r>
        <w:t xml:space="preserve">. </w:t>
      </w:r>
      <w:commentRangeEnd w:id="566"/>
      <w:r w:rsidR="00DF3D20">
        <w:rPr>
          <w:rStyle w:val="CommentReference"/>
        </w:rPr>
        <w:commentReference w:id="566"/>
      </w:r>
    </w:p>
    <w:p w14:paraId="2DA733C5" w14:textId="585BCDB5" w:rsidR="00C27770" w:rsidRPr="00A84D4D" w:rsidDel="00C16AAC" w:rsidRDefault="00C27770" w:rsidP="00C27770">
      <w:pPr>
        <w:rPr>
          <w:del w:id="567" w:author="Author"/>
        </w:rPr>
      </w:pPr>
      <w:bookmarkStart w:id="568" w:name="_Toc76409387"/>
      <w:bookmarkStart w:id="569" w:name="_Toc76471246"/>
      <w:bookmarkStart w:id="570" w:name="_Toc76668193"/>
      <w:bookmarkStart w:id="571" w:name="_Toc77345905"/>
      <w:bookmarkEnd w:id="568"/>
      <w:bookmarkEnd w:id="569"/>
      <w:bookmarkEnd w:id="570"/>
      <w:bookmarkEnd w:id="571"/>
      <w:del w:id="572" w:author="Author">
        <w:r w:rsidRPr="00A84D4D" w:rsidDel="00C16AAC">
          <w:delText>FFS</w:delText>
        </w:r>
      </w:del>
    </w:p>
    <w:p w14:paraId="0279E4C3" w14:textId="77777777" w:rsidR="00C27770" w:rsidRDefault="00C27770" w:rsidP="00C27770">
      <w:pPr>
        <w:pStyle w:val="Heading1"/>
      </w:pPr>
      <w:bookmarkStart w:id="573" w:name="_Toc76409667"/>
      <w:bookmarkStart w:id="574" w:name="_Toc76409668"/>
      <w:bookmarkStart w:id="575" w:name="_Toc76409684"/>
      <w:bookmarkStart w:id="576" w:name="_Toc76409685"/>
      <w:bookmarkStart w:id="577" w:name="_Toc76409686"/>
      <w:bookmarkStart w:id="578" w:name="_Toc76409687"/>
      <w:bookmarkStart w:id="579" w:name="_Toc76409708"/>
      <w:bookmarkStart w:id="580" w:name="_Toc76409709"/>
      <w:bookmarkStart w:id="581" w:name="_Toc76409749"/>
      <w:bookmarkStart w:id="582" w:name="_Toc76409750"/>
      <w:bookmarkStart w:id="583" w:name="_Toc76409796"/>
      <w:bookmarkStart w:id="584" w:name="_Toc76409797"/>
      <w:bookmarkStart w:id="585" w:name="_Toc76409842"/>
      <w:bookmarkStart w:id="586" w:name="_Toc76409843"/>
      <w:bookmarkStart w:id="587" w:name="_Toc76409875"/>
      <w:bookmarkStart w:id="588" w:name="_Toc76409876"/>
      <w:bookmarkStart w:id="589" w:name="_Toc76409908"/>
      <w:bookmarkStart w:id="590" w:name="_Toc76409909"/>
      <w:bookmarkStart w:id="591" w:name="_Toc76409956"/>
      <w:bookmarkStart w:id="592" w:name="_Toc76409957"/>
      <w:bookmarkStart w:id="593" w:name="_Toc76409958"/>
      <w:bookmarkStart w:id="594" w:name="_Toc76409959"/>
      <w:bookmarkStart w:id="595" w:name="_Toc76409960"/>
      <w:bookmarkStart w:id="596" w:name="_Toc76409961"/>
      <w:bookmarkStart w:id="597" w:name="_Toc76409982"/>
      <w:bookmarkStart w:id="598" w:name="_Toc76471528"/>
      <w:bookmarkStart w:id="599" w:name="_Toc76668475"/>
      <w:bookmarkStart w:id="600" w:name="_Toc77346187"/>
      <w:bookmarkStart w:id="601" w:name="_Ref86140978"/>
      <w:bookmarkStart w:id="602" w:name="_Toc86871605"/>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AAL Profile Specifications</w:t>
      </w:r>
      <w:bookmarkEnd w:id="601"/>
      <w:bookmarkEnd w:id="602"/>
    </w:p>
    <w:p w14:paraId="1949B84D" w14:textId="77777777" w:rsidR="00C27770" w:rsidRDefault="00C27770" w:rsidP="00C27770">
      <w:pPr>
        <w:pStyle w:val="Heading2"/>
      </w:pPr>
      <w:bookmarkStart w:id="603" w:name="_Toc32864626"/>
      <w:bookmarkStart w:id="604" w:name="_Toc32864674"/>
      <w:bookmarkStart w:id="605" w:name="_Toc32864722"/>
      <w:bookmarkStart w:id="606" w:name="_Toc31359610"/>
      <w:bookmarkStart w:id="607" w:name="_Toc31372128"/>
      <w:bookmarkStart w:id="608" w:name="_Toc32864627"/>
      <w:bookmarkStart w:id="609" w:name="_Toc32864675"/>
      <w:bookmarkStart w:id="610" w:name="_Toc32864723"/>
      <w:bookmarkStart w:id="611" w:name="_Toc86871606"/>
      <w:bookmarkEnd w:id="603"/>
      <w:bookmarkEnd w:id="604"/>
      <w:bookmarkEnd w:id="605"/>
      <w:bookmarkEnd w:id="606"/>
      <w:bookmarkEnd w:id="607"/>
      <w:bookmarkEnd w:id="608"/>
      <w:bookmarkEnd w:id="609"/>
      <w:bookmarkEnd w:id="610"/>
      <w:r>
        <w:t>Profile Specifications Overview</w:t>
      </w:r>
      <w:bookmarkEnd w:id="611"/>
      <w:r>
        <w:t xml:space="preserve">  </w:t>
      </w:r>
    </w:p>
    <w:p w14:paraId="3C3022F0" w14:textId="77777777" w:rsidR="00C27770" w:rsidRDefault="00C27770" w:rsidP="00C27770">
      <w:pPr>
        <w:rPr>
          <w:lang w:val="en-GB" w:eastAsia="zh-CN"/>
        </w:rPr>
      </w:pPr>
      <w:r>
        <w:rPr>
          <w:lang w:val="en-GB" w:eastAsia="zh-CN"/>
        </w:rPr>
        <w:t xml:space="preserve">This section contains information for each AAL profile that is supported. A profile can provide several APIs for specific profile configuration that may be required in addition to the general AAL configuration APIs. Profile specific configuration shall be done on </w:t>
      </w:r>
      <w:commentRangeStart w:id="612"/>
      <w:r>
        <w:rPr>
          <w:lang w:val="en-GB" w:eastAsia="zh-CN"/>
        </w:rPr>
        <w:t xml:space="preserve">a per accelerator basis </w:t>
      </w:r>
      <w:commentRangeEnd w:id="612"/>
      <w:r w:rsidR="00446F6D">
        <w:rPr>
          <w:rStyle w:val="CommentReference"/>
        </w:rPr>
        <w:commentReference w:id="612"/>
      </w:r>
      <w:r>
        <w:rPr>
          <w:lang w:val="en-GB" w:eastAsia="zh-CN"/>
        </w:rPr>
        <w:t xml:space="preserve">and </w:t>
      </w:r>
      <w:commentRangeStart w:id="613"/>
      <w:r>
        <w:rPr>
          <w:lang w:val="en-GB" w:eastAsia="zh-CN"/>
        </w:rPr>
        <w:t>only for functionality that cannot be changed at run time</w:t>
      </w:r>
      <w:commentRangeEnd w:id="613"/>
      <w:r w:rsidR="004502B2">
        <w:rPr>
          <w:rStyle w:val="CommentReference"/>
        </w:rPr>
        <w:commentReference w:id="613"/>
      </w:r>
      <w:r>
        <w:rPr>
          <w:lang w:val="en-GB" w:eastAsia="zh-CN"/>
        </w:rPr>
        <w:t xml:space="preserve">. Each profile shall define a </w:t>
      </w:r>
      <w:commentRangeStart w:id="614"/>
      <w:r>
        <w:rPr>
          <w:lang w:val="en-GB" w:eastAsia="zh-CN"/>
        </w:rPr>
        <w:t xml:space="preserve">capabilities list </w:t>
      </w:r>
      <w:commentRangeEnd w:id="614"/>
      <w:r w:rsidR="00C552F9">
        <w:rPr>
          <w:rStyle w:val="CommentReference"/>
        </w:rPr>
        <w:commentReference w:id="614"/>
      </w:r>
      <w:r>
        <w:rPr>
          <w:lang w:val="en-GB" w:eastAsia="zh-CN"/>
        </w:rPr>
        <w:t xml:space="preserve">that will be used to define the operations supported by the AAL-LPU. </w:t>
      </w:r>
    </w:p>
    <w:p w14:paraId="1DB92E2D" w14:textId="77777777" w:rsidR="00C27770" w:rsidRPr="00315409" w:rsidRDefault="00C27770" w:rsidP="00C27770">
      <w:pPr>
        <w:pStyle w:val="Heading3"/>
      </w:pPr>
      <w:bookmarkStart w:id="615" w:name="_Toc86871607"/>
      <w:r w:rsidRPr="00315409">
        <w:t>Operation Representatio</w:t>
      </w:r>
      <w:r>
        <w:t>n</w:t>
      </w:r>
      <w:bookmarkEnd w:id="615"/>
      <w:r>
        <w:t xml:space="preserve"> </w:t>
      </w:r>
    </w:p>
    <w:p w14:paraId="642D37C8" w14:textId="77777777" w:rsidR="00C27770" w:rsidRPr="00315409" w:rsidRDefault="00C27770" w:rsidP="00C27770">
      <w:pPr>
        <w:rPr>
          <w:lang w:val="en-IE" w:eastAsia="en-IE"/>
        </w:rPr>
      </w:pPr>
      <w:commentRangeStart w:id="616"/>
      <w:r>
        <w:rPr>
          <w:lang w:val="en-IE" w:eastAsia="en-IE"/>
        </w:rPr>
        <w:t xml:space="preserve">Operations offloaded to the AAL-LPU </w:t>
      </w:r>
      <w:commentRangeEnd w:id="616"/>
      <w:r w:rsidR="00032CBF">
        <w:rPr>
          <w:rStyle w:val="CommentReference"/>
        </w:rPr>
        <w:commentReference w:id="616"/>
      </w:r>
      <w:r>
        <w:rPr>
          <w:lang w:val="en-IE" w:eastAsia="en-IE"/>
        </w:rPr>
        <w:t xml:space="preserve">are represented by </w:t>
      </w:r>
      <w:commentRangeStart w:id="617"/>
      <w:r>
        <w:rPr>
          <w:lang w:val="en-IE" w:eastAsia="en-IE"/>
        </w:rPr>
        <w:t xml:space="preserve">a single operation context </w:t>
      </w:r>
      <w:commentRangeEnd w:id="617"/>
      <w:r w:rsidR="00032CBF">
        <w:rPr>
          <w:rStyle w:val="CommentReference"/>
        </w:rPr>
        <w:commentReference w:id="617"/>
      </w:r>
      <w:r>
        <w:rPr>
          <w:lang w:val="en-IE" w:eastAsia="en-IE"/>
        </w:rPr>
        <w:t xml:space="preserve">that shall include all </w:t>
      </w:r>
      <w:r w:rsidRPr="00315409">
        <w:rPr>
          <w:lang w:val="en-IE" w:eastAsia="en-IE"/>
        </w:rPr>
        <w:t xml:space="preserve">necessary information required for the </w:t>
      </w:r>
      <w:r>
        <w:rPr>
          <w:lang w:val="en-IE" w:eastAsia="en-IE"/>
        </w:rPr>
        <w:t>AAL</w:t>
      </w:r>
      <w:r w:rsidRPr="00315409">
        <w:rPr>
          <w:lang w:val="en-IE" w:eastAsia="en-IE"/>
        </w:rPr>
        <w:t xml:space="preserve"> operation to be processed on a particular </w:t>
      </w:r>
      <w:r>
        <w:rPr>
          <w:lang w:val="en-IE" w:eastAsia="en-IE"/>
        </w:rPr>
        <w:t xml:space="preserve">AAL-LPU. </w:t>
      </w:r>
    </w:p>
    <w:p w14:paraId="35C1DFC7" w14:textId="31785B1C" w:rsidR="00C27770" w:rsidRDefault="00C27770" w:rsidP="00C27770">
      <w:pPr>
        <w:rPr>
          <w:ins w:id="618" w:author="Author"/>
          <w:lang w:val="en-IE" w:eastAsia="en-IE"/>
        </w:rPr>
      </w:pPr>
      <w:commentRangeStart w:id="619"/>
      <w:r w:rsidRPr="00315409">
        <w:rPr>
          <w:lang w:val="en-IE" w:eastAsia="en-IE"/>
        </w:rPr>
        <w:t xml:space="preserve">The operation </w:t>
      </w:r>
      <w:r>
        <w:rPr>
          <w:lang w:val="en-IE" w:eastAsia="en-IE"/>
        </w:rPr>
        <w:t>context</w:t>
      </w:r>
      <w:r w:rsidRPr="00315409">
        <w:rPr>
          <w:lang w:val="en-IE" w:eastAsia="en-IE"/>
        </w:rPr>
        <w:t xml:space="preserve"> by itself defines the operation type</w:t>
      </w:r>
      <w:r>
        <w:rPr>
          <w:lang w:val="en-IE" w:eastAsia="en-IE"/>
        </w:rPr>
        <w:t xml:space="preserve"> as supported by the AAL Profile</w:t>
      </w:r>
      <w:r w:rsidRPr="00315409">
        <w:rPr>
          <w:lang w:val="en-IE" w:eastAsia="en-IE"/>
        </w:rPr>
        <w:t>. It includes an operation status, a reference to the operation specific data, which can vary in size and content depending on the operation</w:t>
      </w:r>
      <w:r>
        <w:rPr>
          <w:lang w:val="en-IE" w:eastAsia="en-IE"/>
        </w:rPr>
        <w:t>/profile</w:t>
      </w:r>
      <w:r w:rsidRPr="00315409">
        <w:rPr>
          <w:lang w:val="en-IE" w:eastAsia="en-IE"/>
        </w:rPr>
        <w:t xml:space="preserve"> being provisioned. Application software is responsible for specifying all the operation specific fields in the which are then used by the </w:t>
      </w:r>
      <w:r>
        <w:rPr>
          <w:lang w:val="en-IE" w:eastAsia="en-IE"/>
        </w:rPr>
        <w:t>AAL-LPU</w:t>
      </w:r>
      <w:r w:rsidRPr="00315409">
        <w:rPr>
          <w:lang w:val="en-IE" w:eastAsia="en-IE"/>
        </w:rPr>
        <w:t xml:space="preserve"> to process the requested operation</w:t>
      </w:r>
      <w:commentRangeEnd w:id="619"/>
      <w:r w:rsidR="009C00B0">
        <w:rPr>
          <w:rStyle w:val="CommentReference"/>
        </w:rPr>
        <w:commentReference w:id="619"/>
      </w:r>
      <w:r w:rsidRPr="00315409">
        <w:rPr>
          <w:lang w:val="en-IE" w:eastAsia="en-IE"/>
        </w:rPr>
        <w:t>.</w:t>
      </w:r>
      <w:r>
        <w:rPr>
          <w:lang w:val="en-IE" w:eastAsia="en-IE"/>
        </w:rPr>
        <w:t xml:space="preserve"> </w:t>
      </w:r>
    </w:p>
    <w:p w14:paraId="19C4D133" w14:textId="77777777" w:rsidR="006B4112" w:rsidRDefault="006B4112" w:rsidP="00110012">
      <w:pPr>
        <w:pStyle w:val="Heading3"/>
        <w:rPr>
          <w:ins w:id="620" w:author="Author"/>
        </w:rPr>
      </w:pPr>
      <w:ins w:id="621" w:author="Author">
        <w:r>
          <w:t xml:space="preserve">Naming </w:t>
        </w:r>
      </w:ins>
    </w:p>
    <w:p w14:paraId="2E9A4FCB" w14:textId="44992BDE" w:rsidR="006B4112" w:rsidRDefault="006B4112" w:rsidP="006B4112">
      <w:pPr>
        <w:rPr>
          <w:ins w:id="622" w:author="Author"/>
          <w:lang w:val="en-GB" w:eastAsia="ja-JP"/>
        </w:rPr>
      </w:pPr>
      <w:ins w:id="623" w:author="Author">
        <w:r>
          <w:rPr>
            <w:lang w:val="en-GB" w:eastAsia="ja-JP"/>
          </w:rPr>
          <w:t>Parameters and capabilities based on this stage-2 specification should follow the following naming guidelines</w:t>
        </w:r>
        <w:r w:rsidR="00041770">
          <w:rPr>
            <w:lang w:val="en-GB" w:eastAsia="ja-JP"/>
          </w:rPr>
          <w:t>:</w:t>
        </w:r>
        <w:del w:id="624" w:author="Author">
          <w:r w:rsidDel="00041770">
            <w:rPr>
              <w:lang w:val="en-GB" w:eastAsia="ja-JP"/>
            </w:rPr>
            <w:delText xml:space="preserve"> </w:delText>
          </w:r>
        </w:del>
      </w:ins>
    </w:p>
    <w:p w14:paraId="5598347B" w14:textId="24796579" w:rsidR="00110012" w:rsidRDefault="00110012" w:rsidP="00110012">
      <w:pPr>
        <w:pStyle w:val="ListParagraph"/>
        <w:numPr>
          <w:ilvl w:val="0"/>
          <w:numId w:val="61"/>
        </w:numPr>
        <w:rPr>
          <w:ins w:id="625" w:author="Author"/>
        </w:rPr>
      </w:pPr>
      <w:commentRangeStart w:id="626"/>
      <w:ins w:id="627" w:author="Author">
        <w:r>
          <w:t xml:space="preserve">Parameter and capability names shall start with a lowercase </w:t>
        </w:r>
        <w:proofErr w:type="gramStart"/>
        <w:r>
          <w:t>letter</w:t>
        </w:r>
        <w:r w:rsidR="0079626F">
          <w:t>;</w:t>
        </w:r>
        <w:proofErr w:type="gramEnd"/>
      </w:ins>
    </w:p>
    <w:p w14:paraId="7C675817" w14:textId="1E34A6F8" w:rsidR="00110012" w:rsidRDefault="00110012" w:rsidP="00110012">
      <w:pPr>
        <w:pStyle w:val="ListParagraph"/>
        <w:numPr>
          <w:ilvl w:val="0"/>
          <w:numId w:val="61"/>
        </w:numPr>
        <w:rPr>
          <w:ins w:id="628" w:author="Author"/>
        </w:rPr>
      </w:pPr>
      <w:ins w:id="629" w:author="Author">
        <w:r>
          <w:t xml:space="preserve">No spaces may be used in the </w:t>
        </w:r>
        <w:proofErr w:type="gramStart"/>
        <w:r>
          <w:t>names</w:t>
        </w:r>
        <w:r w:rsidR="0079626F">
          <w:t>;</w:t>
        </w:r>
        <w:proofErr w:type="gramEnd"/>
      </w:ins>
    </w:p>
    <w:p w14:paraId="5F1D4BE2" w14:textId="3735C3D1" w:rsidR="00110012" w:rsidRDefault="00110012" w:rsidP="00110012">
      <w:pPr>
        <w:pStyle w:val="ListParagraph"/>
        <w:numPr>
          <w:ilvl w:val="0"/>
          <w:numId w:val="61"/>
        </w:numPr>
        <w:rPr>
          <w:ins w:id="630" w:author="Author"/>
        </w:rPr>
      </w:pPr>
      <w:ins w:id="631" w:author="Author">
        <w:r>
          <w:t xml:space="preserve">The names shall consist only of letters and </w:t>
        </w:r>
        <w:proofErr w:type="gramStart"/>
        <w:r>
          <w:t>digits</w:t>
        </w:r>
        <w:r w:rsidR="0079626F">
          <w:t>;</w:t>
        </w:r>
        <w:proofErr w:type="gramEnd"/>
      </w:ins>
    </w:p>
    <w:p w14:paraId="31261086" w14:textId="20E8BAC0" w:rsidR="006B4112" w:rsidRDefault="00110012" w:rsidP="00110012">
      <w:pPr>
        <w:pStyle w:val="ListParagraph"/>
        <w:numPr>
          <w:ilvl w:val="0"/>
          <w:numId w:val="61"/>
        </w:numPr>
        <w:rPr>
          <w:ins w:id="632" w:author="Author"/>
        </w:rPr>
      </w:pPr>
      <w:ins w:id="633" w:author="Author">
        <w:r>
          <w:t>The first letter of each non-initial word in a name shall be capitalized.</w:t>
        </w:r>
      </w:ins>
      <w:commentRangeEnd w:id="626"/>
      <w:r w:rsidR="00FE4973">
        <w:rPr>
          <w:rStyle w:val="CommentReference"/>
          <w:rFonts w:ascii="Times New Roman" w:eastAsia="Yu Mincho" w:hAnsi="Times New Roman" w:cs="Times New Roman"/>
          <w:lang w:eastAsia="en-US"/>
        </w:rPr>
        <w:commentReference w:id="626"/>
      </w:r>
    </w:p>
    <w:p w14:paraId="714C0C2C" w14:textId="77777777" w:rsidR="006B4112" w:rsidRPr="00110012" w:rsidRDefault="006B4112" w:rsidP="00C27770">
      <w:pPr>
        <w:rPr>
          <w:lang w:eastAsia="en-IE"/>
        </w:rPr>
      </w:pPr>
    </w:p>
    <w:p w14:paraId="69B2B340" w14:textId="77777777" w:rsidR="00C27770" w:rsidRDefault="00C27770" w:rsidP="00C27770">
      <w:pPr>
        <w:pStyle w:val="Heading2"/>
      </w:pPr>
      <w:bookmarkStart w:id="634" w:name="_Toc86871608"/>
      <w:r>
        <w:t>O-DU AAL DOWNLINK HI PHY Profile Specification</w:t>
      </w:r>
      <w:bookmarkEnd w:id="634"/>
    </w:p>
    <w:p w14:paraId="079395EA" w14:textId="77777777" w:rsidR="00C27770" w:rsidRDefault="00C27770" w:rsidP="00C27770">
      <w:pPr>
        <w:rPr>
          <w:lang w:val="en-GB" w:eastAsia="zh-CN"/>
        </w:rPr>
      </w:pPr>
      <w:r w:rsidRPr="07BEC9A2">
        <w:rPr>
          <w:lang w:val="en-GB" w:eastAsia="zh-CN"/>
        </w:rPr>
        <w:t>This profile provides acceleration functionality for the following channels and signals:</w:t>
      </w:r>
    </w:p>
    <w:p w14:paraId="43EAE88E" w14:textId="77777777" w:rsidR="00C27770" w:rsidRDefault="00C27770" w:rsidP="00C27770">
      <w:pPr>
        <w:pStyle w:val="ListParagraph"/>
        <w:numPr>
          <w:ilvl w:val="0"/>
          <w:numId w:val="51"/>
        </w:numPr>
        <w:rPr>
          <w:lang w:val="en-GB" w:eastAsia="zh-CN"/>
        </w:rPr>
      </w:pPr>
      <w:r>
        <w:rPr>
          <w:lang w:val="en-GB" w:eastAsia="zh-CN"/>
        </w:rPr>
        <w:t>PDSCH (including Data, DM-RS and PT-RS)</w:t>
      </w:r>
    </w:p>
    <w:p w14:paraId="25E8726B" w14:textId="77777777" w:rsidR="00C27770" w:rsidRDefault="00C27770" w:rsidP="00C27770">
      <w:pPr>
        <w:pStyle w:val="ListParagraph"/>
        <w:numPr>
          <w:ilvl w:val="0"/>
          <w:numId w:val="51"/>
        </w:numPr>
        <w:rPr>
          <w:lang w:val="en-GB" w:eastAsia="zh-CN"/>
        </w:rPr>
      </w:pPr>
      <w:r>
        <w:rPr>
          <w:lang w:val="en-GB" w:eastAsia="zh-CN"/>
        </w:rPr>
        <w:t>PDCCH (including Data and DM-RS)</w:t>
      </w:r>
    </w:p>
    <w:p w14:paraId="617A3CC0" w14:textId="77777777" w:rsidR="00C27770" w:rsidRDefault="00C27770" w:rsidP="00C27770">
      <w:pPr>
        <w:pStyle w:val="ListParagraph"/>
        <w:numPr>
          <w:ilvl w:val="0"/>
          <w:numId w:val="51"/>
        </w:numPr>
        <w:rPr>
          <w:lang w:val="en-GB" w:eastAsia="zh-CN"/>
        </w:rPr>
      </w:pPr>
      <w:r>
        <w:rPr>
          <w:lang w:val="en-GB" w:eastAsia="zh-CN"/>
        </w:rPr>
        <w:t>CSI-RS</w:t>
      </w:r>
    </w:p>
    <w:p w14:paraId="29796F56" w14:textId="77777777" w:rsidR="00C27770" w:rsidRDefault="00C27770" w:rsidP="00C27770">
      <w:pPr>
        <w:pStyle w:val="ListParagraph"/>
        <w:numPr>
          <w:ilvl w:val="0"/>
          <w:numId w:val="51"/>
        </w:numPr>
        <w:rPr>
          <w:lang w:val="en-GB" w:eastAsia="zh-CN"/>
        </w:rPr>
      </w:pPr>
      <w:r>
        <w:rPr>
          <w:lang w:val="en-GB" w:eastAsia="zh-CN"/>
        </w:rPr>
        <w:t>SSB (Including PSS, SSS and PBCH)</w:t>
      </w:r>
    </w:p>
    <w:p w14:paraId="32B10B10" w14:textId="77777777" w:rsidR="00C27770" w:rsidRDefault="00C27770" w:rsidP="00C27770">
      <w:pPr>
        <w:rPr>
          <w:lang w:val="en-GB" w:eastAsia="zh-CN"/>
        </w:rPr>
      </w:pPr>
      <w:r>
        <w:rPr>
          <w:lang w:val="en-GB" w:eastAsia="zh-CN"/>
        </w:rPr>
        <w:t>This section presents parametrization for each of these channels and signals.</w:t>
      </w:r>
    </w:p>
    <w:p w14:paraId="4D022FF7" w14:textId="77777777" w:rsidR="00C27770" w:rsidRPr="000962B3" w:rsidRDefault="00C27770" w:rsidP="00C27770">
      <w:pPr>
        <w:pStyle w:val="Heading3"/>
      </w:pPr>
      <w:bookmarkStart w:id="635" w:name="_Toc86871609"/>
      <w:r>
        <w:t>Profile Operation</w:t>
      </w:r>
      <w:bookmarkEnd w:id="635"/>
    </w:p>
    <w:p w14:paraId="67F6F7B0" w14:textId="7845AB29" w:rsidR="00C27770" w:rsidRDefault="00C27770" w:rsidP="00C27770">
      <w:pPr>
        <w:rPr>
          <w:ins w:id="636" w:author="Author"/>
        </w:rPr>
      </w:pPr>
      <w:r>
        <w:t xml:space="preserve">The </w:t>
      </w:r>
      <w:del w:id="637" w:author="Author">
        <w:r w:rsidDel="00A7030B">
          <w:delText xml:space="preserve">AAL Downlink </w:delText>
        </w:r>
      </w:del>
      <w:proofErr w:type="spellStart"/>
      <w:ins w:id="638" w:author="Author">
        <w:r w:rsidR="00A7030B">
          <w:t>AAL_DOWNLINK_</w:t>
        </w:r>
      </w:ins>
      <w:del w:id="639" w:author="Author">
        <w:r w:rsidDel="00D842DB">
          <w:delText>HI_</w:delText>
        </w:r>
      </w:del>
      <w:ins w:id="640" w:author="Author">
        <w:r w:rsidR="00D842DB">
          <w:t>High</w:t>
        </w:r>
        <w:proofErr w:type="spellEnd"/>
        <w:r w:rsidR="00D842DB">
          <w:t>-</w:t>
        </w:r>
      </w:ins>
      <w:r>
        <w:t xml:space="preserve">PHY Profile interface shall work on a slot basis. </w:t>
      </w:r>
      <w:commentRangeStart w:id="641"/>
      <w:r>
        <w:t>An operation can be performed one slot at a time</w:t>
      </w:r>
      <w:commentRangeEnd w:id="641"/>
      <w:r w:rsidR="002D6353">
        <w:rPr>
          <w:rStyle w:val="CommentReference"/>
        </w:rPr>
        <w:commentReference w:id="641"/>
      </w:r>
      <w:ins w:id="642" w:author="Author">
        <w:r w:rsidR="00C22938">
          <w:t xml:space="preserve">, where the </w:t>
        </w:r>
        <w:commentRangeStart w:id="643"/>
        <w:r w:rsidR="00C22938">
          <w:t>slot, numerology and SFN are signaled for the API</w:t>
        </w:r>
      </w:ins>
      <w:commentRangeEnd w:id="643"/>
      <w:r w:rsidR="00BF5462">
        <w:rPr>
          <w:rStyle w:val="CommentReference"/>
        </w:rPr>
        <w:commentReference w:id="643"/>
      </w:r>
      <w:r>
        <w:t>.</w:t>
      </w:r>
    </w:p>
    <w:p w14:paraId="74D00FD1" w14:textId="1F8F8A61" w:rsidR="00B61780" w:rsidDel="005C75A3" w:rsidRDefault="00132B05" w:rsidP="00C27770">
      <w:pPr>
        <w:rPr>
          <w:ins w:id="644" w:author="Author"/>
          <w:del w:id="645" w:author="Author"/>
        </w:rPr>
      </w:pPr>
      <w:ins w:id="646" w:author="Author">
        <w:del w:id="647" w:author="Author">
          <w:r w:rsidDel="005C75A3">
            <w:delText>Note</w:delText>
          </w:r>
          <w:r w:rsidR="00B61780" w:rsidDel="005C75A3">
            <w:delText>s</w:delText>
          </w:r>
          <w:r w:rsidDel="005C75A3">
            <w:delText xml:space="preserve">: </w:delText>
          </w:r>
        </w:del>
      </w:ins>
    </w:p>
    <w:p w14:paraId="780410F7" w14:textId="2D378C63" w:rsidR="00132B05" w:rsidDel="005C75A3" w:rsidRDefault="00132B05" w:rsidP="00B74D5B">
      <w:pPr>
        <w:pStyle w:val="ListParagraph"/>
        <w:numPr>
          <w:ilvl w:val="0"/>
          <w:numId w:val="51"/>
        </w:numPr>
        <w:rPr>
          <w:ins w:id="648" w:author="Author"/>
          <w:del w:id="649" w:author="Author"/>
        </w:rPr>
      </w:pPr>
      <w:ins w:id="650" w:author="Author">
        <w:del w:id="651" w:author="Author">
          <w:r w:rsidDel="005C75A3">
            <w:lastRenderedPageBreak/>
            <w:delText xml:space="preserve">parameters are applied per slot, and some parameters change from slot to slot. Handling of </w:delText>
          </w:r>
          <w:bookmarkStart w:id="652" w:name="_Hlk86858274"/>
          <w:r w:rsidDel="005C75A3">
            <w:delText xml:space="preserve">parameters that remain unchanged across multiple slots </w:delText>
          </w:r>
          <w:bookmarkEnd w:id="652"/>
          <w:r w:rsidDel="005C75A3">
            <w:delText xml:space="preserve">(e.g. HARQ retransmissions, or cell-specific parameters) is </w:delText>
          </w:r>
          <w:commentRangeStart w:id="653"/>
          <w:commentRangeStart w:id="654"/>
          <w:r w:rsidDel="005C75A3">
            <w:delText>FFS</w:delText>
          </w:r>
        </w:del>
      </w:ins>
      <w:commentRangeEnd w:id="653"/>
      <w:del w:id="655" w:author="Author">
        <w:r w:rsidR="005B4D4A" w:rsidDel="005C75A3">
          <w:rPr>
            <w:rStyle w:val="CommentReference"/>
            <w:rFonts w:ascii="Times New Roman" w:eastAsia="Yu Mincho" w:hAnsi="Times New Roman" w:cs="Times New Roman"/>
            <w:lang w:eastAsia="en-US"/>
          </w:rPr>
          <w:commentReference w:id="653"/>
        </w:r>
        <w:commentRangeEnd w:id="654"/>
        <w:r w:rsidR="006A62C9" w:rsidDel="005C75A3">
          <w:rPr>
            <w:rStyle w:val="CommentReference"/>
            <w:rFonts w:ascii="Times New Roman" w:eastAsia="Yu Mincho" w:hAnsi="Times New Roman" w:cs="Times New Roman"/>
            <w:lang w:eastAsia="en-US"/>
          </w:rPr>
          <w:commentReference w:id="654"/>
        </w:r>
      </w:del>
      <w:ins w:id="656" w:author="Author">
        <w:del w:id="657" w:author="Author">
          <w:r w:rsidDel="005C75A3">
            <w:delText>.</w:delText>
          </w:r>
        </w:del>
      </w:ins>
    </w:p>
    <w:p w14:paraId="1C42414E" w14:textId="3B685E71" w:rsidR="006D6727" w:rsidDel="005C75A3" w:rsidRDefault="00D02EA0" w:rsidP="00B74D5B">
      <w:pPr>
        <w:pStyle w:val="ListParagraph"/>
        <w:numPr>
          <w:ilvl w:val="0"/>
          <w:numId w:val="51"/>
        </w:numPr>
        <w:rPr>
          <w:ins w:id="658" w:author="Author"/>
          <w:del w:id="659" w:author="Author"/>
        </w:rPr>
      </w:pPr>
      <w:ins w:id="660" w:author="Author">
        <w:del w:id="661" w:author="Author">
          <w:r w:rsidDel="005C75A3">
            <w:delText>i</w:delText>
          </w:r>
          <w:r w:rsidR="006D6727" w:rsidDel="005C75A3">
            <w:delText>t is FFS whether parameters that rely on lookup tables in 3GPP are signaled via the lookup index, or direct values. The choice can be made, e.g. parameter by parameter; the group may also consider to keep signaling options flexible.</w:delText>
          </w:r>
        </w:del>
      </w:ins>
    </w:p>
    <w:p w14:paraId="517A668D" w14:textId="7C05CB4A" w:rsidR="00B61780" w:rsidDel="005C75A3" w:rsidRDefault="00B61780" w:rsidP="00B74D5B">
      <w:pPr>
        <w:pStyle w:val="ListParagraph"/>
        <w:numPr>
          <w:ilvl w:val="0"/>
          <w:numId w:val="51"/>
        </w:numPr>
        <w:rPr>
          <w:ins w:id="662" w:author="Author"/>
          <w:del w:id="663" w:author="Author"/>
        </w:rPr>
      </w:pPr>
      <w:ins w:id="664" w:author="Author">
        <w:del w:id="665" w:author="Author">
          <w:r w:rsidDel="005C75A3">
            <w:delText>suggested naming convention is to align with other O-RAN specs</w:delText>
          </w:r>
          <w:r w:rsidR="00B74D5B" w:rsidDel="005C75A3">
            <w:delText>;</w:delText>
          </w:r>
          <w:r w:rsidDel="005C75A3">
            <w:delText xml:space="preserve"> namely</w:delText>
          </w:r>
          <w:r w:rsidR="00B74D5B" w:rsidDel="005C75A3">
            <w:delText>, each parameter should follow the following convention:</w:delText>
          </w:r>
        </w:del>
      </w:ins>
    </w:p>
    <w:p w14:paraId="2208D38C" w14:textId="2291BC92" w:rsidR="00B74D5B" w:rsidDel="005C75A3" w:rsidRDefault="00B74D5B" w:rsidP="00B74D5B">
      <w:pPr>
        <w:pStyle w:val="ListParagraph"/>
        <w:numPr>
          <w:ilvl w:val="0"/>
          <w:numId w:val="51"/>
        </w:numPr>
        <w:ind w:left="928"/>
        <w:rPr>
          <w:ins w:id="666" w:author="Author"/>
          <w:del w:id="667" w:author="Author"/>
        </w:rPr>
      </w:pPr>
      <w:ins w:id="668" w:author="Author">
        <w:del w:id="669" w:author="Author">
          <w:r w:rsidDel="005C75A3">
            <w:delText>starting with lowercase</w:delText>
          </w:r>
        </w:del>
      </w:ins>
    </w:p>
    <w:p w14:paraId="47A86140" w14:textId="1D22689D" w:rsidR="00B74D5B" w:rsidDel="005C75A3" w:rsidRDefault="00B74D5B" w:rsidP="00B74D5B">
      <w:pPr>
        <w:pStyle w:val="ListParagraph"/>
        <w:numPr>
          <w:ilvl w:val="0"/>
          <w:numId w:val="51"/>
        </w:numPr>
        <w:ind w:left="928"/>
        <w:rPr>
          <w:ins w:id="670" w:author="Author"/>
          <w:del w:id="671" w:author="Author"/>
        </w:rPr>
      </w:pPr>
      <w:ins w:id="672" w:author="Author">
        <w:del w:id="673" w:author="Author">
          <w:r w:rsidDel="005C75A3">
            <w:delText xml:space="preserve">no spaces </w:delText>
          </w:r>
        </w:del>
      </w:ins>
    </w:p>
    <w:p w14:paraId="21A7A15A" w14:textId="38467B07" w:rsidR="00B74D5B" w:rsidDel="005C75A3" w:rsidRDefault="00B74D5B" w:rsidP="00B74D5B">
      <w:pPr>
        <w:pStyle w:val="ListParagraph"/>
        <w:numPr>
          <w:ilvl w:val="0"/>
          <w:numId w:val="51"/>
        </w:numPr>
        <w:ind w:left="928"/>
        <w:rPr>
          <w:ins w:id="674" w:author="Author"/>
          <w:del w:id="675" w:author="Author"/>
        </w:rPr>
      </w:pPr>
      <w:ins w:id="676" w:author="Author">
        <w:del w:id="677" w:author="Author">
          <w:r w:rsidDel="005C75A3">
            <w:delText>only letters and digits</w:delText>
          </w:r>
        </w:del>
      </w:ins>
    </w:p>
    <w:p w14:paraId="56240261" w14:textId="56176D2B" w:rsidR="00B74D5B" w:rsidDel="005C75A3" w:rsidRDefault="00B74D5B" w:rsidP="00B74D5B">
      <w:pPr>
        <w:pStyle w:val="ListParagraph"/>
        <w:numPr>
          <w:ilvl w:val="0"/>
          <w:numId w:val="51"/>
        </w:numPr>
        <w:ind w:left="928"/>
        <w:rPr>
          <w:del w:id="678" w:author="Author"/>
        </w:rPr>
      </w:pPr>
      <w:ins w:id="679" w:author="Author">
        <w:del w:id="680" w:author="Author">
          <w:r w:rsidDel="005C75A3">
            <w:delText>capitalization for each non-initial wor</w:delText>
          </w:r>
          <w:commentRangeStart w:id="681"/>
          <w:commentRangeStart w:id="682"/>
          <w:r w:rsidDel="005C75A3">
            <w:delText>d</w:delText>
          </w:r>
        </w:del>
      </w:ins>
      <w:commentRangeEnd w:id="681"/>
      <w:del w:id="683" w:author="Author">
        <w:r w:rsidR="00305885" w:rsidDel="005C75A3">
          <w:rPr>
            <w:rStyle w:val="CommentReference"/>
            <w:rFonts w:ascii="Times New Roman" w:eastAsia="Yu Mincho" w:hAnsi="Times New Roman" w:cs="Times New Roman"/>
            <w:lang w:eastAsia="en-US"/>
          </w:rPr>
          <w:commentReference w:id="681"/>
        </w:r>
        <w:commentRangeEnd w:id="682"/>
        <w:r w:rsidR="00305885" w:rsidDel="005C75A3">
          <w:rPr>
            <w:rStyle w:val="CommentReference"/>
            <w:rFonts w:ascii="Times New Roman" w:eastAsia="Yu Mincho" w:hAnsi="Times New Roman" w:cs="Times New Roman"/>
            <w:lang w:eastAsia="en-US"/>
          </w:rPr>
          <w:commentReference w:id="682"/>
        </w:r>
      </w:del>
    </w:p>
    <w:p w14:paraId="0888F66E" w14:textId="77777777" w:rsidR="00C27770" w:rsidRDefault="00C27770" w:rsidP="00B74D5B">
      <w:pPr>
        <w:ind w:left="208"/>
      </w:pPr>
      <w:r>
        <w:t xml:space="preserve">The input data is specific to each downlink channel composing the profile. </w:t>
      </w:r>
      <w:commentRangeStart w:id="684"/>
      <w:r>
        <w:t>The Application ensures that the input data buffer is sized appropriately to accommodate the required input data</w:t>
      </w:r>
      <w:commentRangeEnd w:id="684"/>
      <w:r w:rsidR="008D2F5D">
        <w:rPr>
          <w:rStyle w:val="CommentReference"/>
        </w:rPr>
        <w:commentReference w:id="684"/>
      </w:r>
      <w:r>
        <w:t xml:space="preserve">. The output data is a set of C/U-Plane </w:t>
      </w:r>
      <w:commentRangeStart w:id="685"/>
      <w:r>
        <w:t>OFH</w:t>
      </w:r>
      <w:commentRangeEnd w:id="685"/>
      <w:r w:rsidR="00D42232">
        <w:rPr>
          <w:rStyle w:val="CommentReference"/>
        </w:rPr>
        <w:commentReference w:id="685"/>
      </w:r>
      <w:r>
        <w:t xml:space="preserve"> packets.</w:t>
      </w:r>
    </w:p>
    <w:p w14:paraId="09628520" w14:textId="77777777" w:rsidR="00C27770" w:rsidRDefault="00C27770" w:rsidP="00C27770">
      <w:commentRangeStart w:id="686"/>
      <w:r>
        <w:t xml:space="preserve">The AF </w:t>
      </w:r>
      <w:commentRangeEnd w:id="686"/>
      <w:r w:rsidR="00F42195">
        <w:rPr>
          <w:rStyle w:val="CommentReference"/>
        </w:rPr>
        <w:commentReference w:id="686"/>
      </w:r>
      <w:r>
        <w:t xml:space="preserve">interfaces directly with the OFH and is responsible for handling its own output buffers. </w:t>
      </w:r>
    </w:p>
    <w:p w14:paraId="2399C1B7" w14:textId="77777777" w:rsidR="00C27770" w:rsidRDefault="00C27770" w:rsidP="00C27770">
      <w:pPr>
        <w:pStyle w:val="Heading3"/>
      </w:pPr>
      <w:bookmarkStart w:id="687" w:name="_Toc86871610"/>
      <w:r>
        <w:t>Summary of Capabilities</w:t>
      </w:r>
      <w:bookmarkEnd w:id="687"/>
      <w:r>
        <w:t xml:space="preserve"> </w:t>
      </w:r>
    </w:p>
    <w:p w14:paraId="5CA95FF2" w14:textId="6B85C6C1" w:rsidR="00C27770" w:rsidRDefault="00C27770" w:rsidP="00C27770">
      <w:pPr>
        <w:rPr>
          <w:lang w:val="en-GB" w:eastAsia="zh-CN"/>
        </w:rPr>
      </w:pPr>
      <w:r>
        <w:rPr>
          <w:lang w:val="en-GB" w:eastAsia="zh-CN"/>
        </w:rPr>
        <w:t xml:space="preserve">The </w:t>
      </w:r>
      <w:del w:id="688" w:author="Author">
        <w:r w:rsidDel="00A7030B">
          <w:delText xml:space="preserve">AAL Downlink </w:delText>
        </w:r>
      </w:del>
      <w:proofErr w:type="spellStart"/>
      <w:ins w:id="689" w:author="Author">
        <w:r w:rsidR="00A7030B">
          <w:t>AAL_DOWNLINK_</w:t>
        </w:r>
      </w:ins>
      <w:del w:id="690" w:author="Author">
        <w:r w:rsidDel="00D842DB">
          <w:delText>HI_</w:delText>
        </w:r>
      </w:del>
      <w:ins w:id="691" w:author="Author">
        <w:r w:rsidR="00D842DB">
          <w:t>High</w:t>
        </w:r>
        <w:proofErr w:type="spellEnd"/>
        <w:r w:rsidR="00D842DB">
          <w:t>-</w:t>
        </w:r>
      </w:ins>
      <w:r>
        <w:t>PHY</w:t>
      </w:r>
      <w:r>
        <w:rPr>
          <w:lang w:val="en-GB" w:eastAsia="zh-CN"/>
        </w:rPr>
        <w:t xml:space="preserve"> Profile capabilities shall be reported to the application. </w:t>
      </w:r>
    </w:p>
    <w:p w14:paraId="68D2B847" w14:textId="4227A8B4" w:rsidR="00C27770" w:rsidRDefault="00C27770" w:rsidP="00C27770">
      <w:pPr>
        <w:rPr>
          <w:lang w:val="en-GB" w:eastAsia="zh-CN"/>
        </w:rPr>
      </w:pPr>
      <w:r>
        <w:rPr>
          <w:lang w:val="en-GB" w:eastAsia="zh-CN"/>
        </w:rPr>
        <w:fldChar w:fldCharType="begin"/>
      </w:r>
      <w:r>
        <w:rPr>
          <w:lang w:val="en-GB" w:eastAsia="zh-CN"/>
        </w:rPr>
        <w:instrText xml:space="preserve"> REF _Ref86231785 \h </w:instrText>
      </w:r>
      <w:r>
        <w:rPr>
          <w:lang w:val="en-GB" w:eastAsia="zh-CN"/>
        </w:rPr>
      </w:r>
      <w:r>
        <w:rPr>
          <w:lang w:val="en-GB" w:eastAsia="zh-CN"/>
        </w:rPr>
        <w:fldChar w:fldCharType="separate"/>
      </w:r>
      <w:r>
        <w:t xml:space="preserve">Table </w:t>
      </w:r>
      <w:r>
        <w:rPr>
          <w:noProof/>
          <w:cs/>
        </w:rPr>
        <w:t>‎</w:t>
      </w:r>
      <w:r>
        <w:rPr>
          <w:noProof/>
        </w:rPr>
        <w:t>4</w:t>
      </w:r>
      <w:r>
        <w:noBreakHyphen/>
      </w:r>
      <w:r>
        <w:rPr>
          <w:noProof/>
        </w:rPr>
        <w:t>1</w:t>
      </w:r>
      <w:r>
        <w:rPr>
          <w:lang w:val="en-GB" w:eastAsia="zh-CN"/>
        </w:rPr>
        <w:fldChar w:fldCharType="end"/>
      </w:r>
      <w:r>
        <w:rPr>
          <w:lang w:val="en-GB" w:eastAsia="zh-CN"/>
        </w:rPr>
        <w:t xml:space="preserve"> lists a subset of the </w:t>
      </w:r>
      <w:proofErr w:type="spellStart"/>
      <w:r>
        <w:rPr>
          <w:lang w:val="en-GB" w:eastAsia="zh-CN"/>
        </w:rPr>
        <w:t>AAL_DOWNLINK_</w:t>
      </w:r>
      <w:del w:id="692" w:author="Author">
        <w:r w:rsidDel="00D842DB">
          <w:rPr>
            <w:lang w:val="en-GB" w:eastAsia="zh-CN"/>
          </w:rPr>
          <w:delText>HI_</w:delText>
        </w:r>
      </w:del>
      <w:ins w:id="693" w:author="Author">
        <w:r w:rsidR="00D842DB">
          <w:rPr>
            <w:lang w:val="en-GB" w:eastAsia="zh-CN"/>
          </w:rPr>
          <w:t>High</w:t>
        </w:r>
        <w:proofErr w:type="spellEnd"/>
        <w:r w:rsidR="00D842DB">
          <w:rPr>
            <w:lang w:val="en-GB" w:eastAsia="zh-CN"/>
          </w:rPr>
          <w:t>-</w:t>
        </w:r>
      </w:ins>
      <w:r>
        <w:rPr>
          <w:lang w:val="en-GB" w:eastAsia="zh-CN"/>
        </w:rPr>
        <w:t xml:space="preserve">PHY profile capabilities that should be reported to the application with respect the acceleration of the various channel functionality and interaction. </w:t>
      </w:r>
    </w:p>
    <w:p w14:paraId="76F4752C" w14:textId="77777777" w:rsidR="00C27770" w:rsidRPr="006A1C6D" w:rsidRDefault="00C27770" w:rsidP="00C27770">
      <w:pPr>
        <w:rPr>
          <w:lang w:val="en-GB" w:eastAsia="zh-CN"/>
        </w:rPr>
      </w:pPr>
      <w:r>
        <w:rPr>
          <w:lang w:val="en-GB" w:eastAsia="zh-CN"/>
        </w:rPr>
        <w:t xml:space="preserve">Note additional capabilities can also be reported by the </w:t>
      </w:r>
      <w:proofErr w:type="spellStart"/>
      <w:r>
        <w:rPr>
          <w:lang w:val="en-GB" w:eastAsia="zh-CN"/>
        </w:rPr>
        <w:t>AALi</w:t>
      </w:r>
      <w:proofErr w:type="spellEnd"/>
      <w:r>
        <w:rPr>
          <w:lang w:val="en-GB" w:eastAsia="zh-CN"/>
        </w:rPr>
        <w:t xml:space="preserve"> implementation. </w:t>
      </w:r>
    </w:p>
    <w:p w14:paraId="1B402314" w14:textId="77777777" w:rsidR="00C27770" w:rsidRDefault="00C27770" w:rsidP="00C27770">
      <w:pPr>
        <w:pStyle w:val="Caption"/>
        <w:rPr>
          <w:lang w:val="en-GB" w:eastAsia="zh-CN"/>
        </w:rPr>
      </w:pPr>
      <w:bookmarkStart w:id="694" w:name="_Ref86231785"/>
      <w:bookmarkStart w:id="695" w:name="_Ref86231780"/>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Pr>
          <w:noProof/>
        </w:rPr>
        <w:t>1</w:t>
      </w:r>
      <w:r w:rsidR="001E481C">
        <w:rPr>
          <w:noProof/>
        </w:rPr>
        <w:fldChar w:fldCharType="end"/>
      </w:r>
      <w:bookmarkEnd w:id="694"/>
      <w:r>
        <w:t xml:space="preserve"> Sample AAL DOWNLINK HI PHY Profile Capabilities</w:t>
      </w:r>
      <w:bookmarkEnd w:id="695"/>
      <w:r>
        <w:t xml:space="preserve"> </w:t>
      </w:r>
    </w:p>
    <w:p w14:paraId="068E871E" w14:textId="77777777" w:rsidR="00C27770" w:rsidRDefault="00C27770" w:rsidP="00C27770">
      <w:pPr>
        <w:rPr>
          <w:lang w:val="en-GB" w:eastAsia="zh-CN"/>
        </w:rPr>
      </w:pPr>
    </w:p>
    <w:tbl>
      <w:tblPr>
        <w:tblStyle w:val="TableProfessional"/>
        <w:tblW w:w="9712" w:type="dxa"/>
        <w:tblLook w:val="0600" w:firstRow="0" w:lastRow="0" w:firstColumn="0" w:lastColumn="0" w:noHBand="1" w:noVBand="1"/>
      </w:tblPr>
      <w:tblGrid>
        <w:gridCol w:w="2782"/>
        <w:gridCol w:w="3240"/>
        <w:gridCol w:w="3690"/>
      </w:tblGrid>
      <w:tr w:rsidR="00C27770" w:rsidRPr="0065550B" w14:paraId="542DDD76" w14:textId="77777777" w:rsidTr="008165A3">
        <w:trPr>
          <w:trHeight w:val="375"/>
        </w:trPr>
        <w:tc>
          <w:tcPr>
            <w:tcW w:w="2782" w:type="dxa"/>
            <w:noWrap/>
            <w:hideMark/>
          </w:tcPr>
          <w:p w14:paraId="24E23D00" w14:textId="77777777" w:rsidR="00C27770" w:rsidRPr="0057639A" w:rsidRDefault="00C27770" w:rsidP="008165A3">
            <w:pPr>
              <w:rPr>
                <w:rFonts w:asciiTheme="majorBidi" w:hAnsiTheme="majorBidi" w:cstheme="majorBidi"/>
                <w:b/>
                <w:bCs/>
              </w:rPr>
            </w:pPr>
            <w:r>
              <w:rPr>
                <w:rFonts w:asciiTheme="majorBidi" w:hAnsiTheme="majorBidi" w:cstheme="majorBidi"/>
                <w:b/>
                <w:bCs/>
              </w:rPr>
              <w:t>Capability</w:t>
            </w:r>
          </w:p>
        </w:tc>
        <w:tc>
          <w:tcPr>
            <w:tcW w:w="3240" w:type="dxa"/>
            <w:hideMark/>
          </w:tcPr>
          <w:p w14:paraId="164AFE32" w14:textId="77777777" w:rsidR="00C27770" w:rsidRPr="0057639A" w:rsidRDefault="00C27770" w:rsidP="008165A3">
            <w:pPr>
              <w:rPr>
                <w:rFonts w:asciiTheme="majorBidi" w:hAnsiTheme="majorBidi" w:cstheme="majorBidi"/>
                <w:b/>
                <w:bCs/>
              </w:rPr>
            </w:pPr>
            <w:r w:rsidRPr="0057639A">
              <w:rPr>
                <w:rFonts w:asciiTheme="majorBidi" w:hAnsiTheme="majorBidi" w:cstheme="majorBidi"/>
                <w:b/>
                <w:bCs/>
              </w:rPr>
              <w:t>Short summary (from 3GPP)</w:t>
            </w:r>
          </w:p>
        </w:tc>
        <w:tc>
          <w:tcPr>
            <w:tcW w:w="3690" w:type="dxa"/>
            <w:noWrap/>
            <w:hideMark/>
          </w:tcPr>
          <w:p w14:paraId="56068BCB" w14:textId="77777777" w:rsidR="00C27770" w:rsidRPr="0057639A" w:rsidRDefault="00C27770" w:rsidP="008165A3">
            <w:pPr>
              <w:rPr>
                <w:rFonts w:asciiTheme="majorBidi" w:hAnsiTheme="majorBidi" w:cstheme="majorBidi"/>
                <w:b/>
                <w:bCs/>
              </w:rPr>
            </w:pPr>
            <w:r w:rsidRPr="0057639A">
              <w:rPr>
                <w:rFonts w:asciiTheme="majorBidi" w:hAnsiTheme="majorBidi" w:cstheme="majorBidi"/>
                <w:b/>
                <w:bCs/>
              </w:rPr>
              <w:t>3GPP Spec Reference</w:t>
            </w:r>
          </w:p>
        </w:tc>
      </w:tr>
      <w:tr w:rsidR="006E1BDF" w:rsidRPr="0065550B" w14:paraId="43C55740" w14:textId="77777777" w:rsidTr="008165A3">
        <w:trPr>
          <w:trHeight w:val="264"/>
          <w:ins w:id="696" w:author="Author"/>
        </w:trPr>
        <w:tc>
          <w:tcPr>
            <w:tcW w:w="2782" w:type="dxa"/>
            <w:noWrap/>
          </w:tcPr>
          <w:p w14:paraId="4C626EA5" w14:textId="1A8A2039" w:rsidR="006E1BDF" w:rsidRDefault="006E1BDF" w:rsidP="008165A3">
            <w:pPr>
              <w:rPr>
                <w:ins w:id="697" w:author="Author"/>
                <w:lang w:eastAsia="zh-CN"/>
              </w:rPr>
            </w:pPr>
            <w:ins w:id="698" w:author="Author">
              <w:r>
                <w:rPr>
                  <w:lang w:eastAsia="zh-CN"/>
                </w:rPr>
                <w:t>3GPP Release</w:t>
              </w:r>
            </w:ins>
          </w:p>
        </w:tc>
        <w:tc>
          <w:tcPr>
            <w:tcW w:w="3240" w:type="dxa"/>
          </w:tcPr>
          <w:p w14:paraId="773B8F06" w14:textId="73CEF399" w:rsidR="006E1BDF" w:rsidRDefault="006E1BDF" w:rsidP="008165A3">
            <w:pPr>
              <w:rPr>
                <w:ins w:id="699" w:author="Author"/>
                <w:rFonts w:asciiTheme="majorBidi" w:hAnsiTheme="majorBidi" w:cstheme="majorBidi"/>
              </w:rPr>
            </w:pPr>
            <w:ins w:id="700" w:author="Author">
              <w:r>
                <w:rPr>
                  <w:rFonts w:asciiTheme="majorBidi" w:hAnsiTheme="majorBidi" w:cstheme="majorBidi"/>
                </w:rPr>
                <w:t>Rel-1</w:t>
              </w:r>
              <w:del w:id="701" w:author="Author">
                <w:r w:rsidDel="00937201">
                  <w:rPr>
                    <w:rFonts w:asciiTheme="majorBidi" w:hAnsiTheme="majorBidi" w:cstheme="majorBidi"/>
                  </w:rPr>
                  <w:delText>6</w:delText>
                </w:r>
              </w:del>
              <w:r w:rsidR="00937201">
                <w:rPr>
                  <w:rFonts w:asciiTheme="majorBidi" w:hAnsiTheme="majorBidi" w:cstheme="majorBidi"/>
                </w:rPr>
                <w:t>5</w:t>
              </w:r>
              <w:r>
                <w:rPr>
                  <w:rFonts w:asciiTheme="majorBidi" w:hAnsiTheme="majorBidi" w:cstheme="majorBidi"/>
                </w:rPr>
                <w:t>, Rel-16, …</w:t>
              </w:r>
            </w:ins>
          </w:p>
        </w:tc>
        <w:tc>
          <w:tcPr>
            <w:tcW w:w="3690" w:type="dxa"/>
          </w:tcPr>
          <w:p w14:paraId="42EAC647" w14:textId="66B04876" w:rsidR="006E1BDF" w:rsidRDefault="00870BFE" w:rsidP="00C7198D">
            <w:pPr>
              <w:tabs>
                <w:tab w:val="left" w:pos="774"/>
              </w:tabs>
              <w:rPr>
                <w:ins w:id="702" w:author="Author"/>
                <w:rFonts w:asciiTheme="majorBidi" w:hAnsiTheme="majorBidi" w:cstheme="majorBidi"/>
              </w:rPr>
            </w:pPr>
            <w:ins w:id="703" w:author="Author">
              <w:r w:rsidRPr="00870BFE">
                <w:rPr>
                  <w:rFonts w:asciiTheme="majorBidi" w:hAnsiTheme="majorBidi" w:cstheme="majorBidi"/>
                </w:rPr>
                <w:t>https://www.3gpp.org/specifications/work-plan</w:t>
              </w:r>
            </w:ins>
          </w:p>
        </w:tc>
      </w:tr>
      <w:tr w:rsidR="00BE65E8" w:rsidRPr="0065550B" w14:paraId="39A63523" w14:textId="77777777" w:rsidTr="008165A3">
        <w:trPr>
          <w:trHeight w:val="264"/>
          <w:ins w:id="704" w:author="Author"/>
        </w:trPr>
        <w:tc>
          <w:tcPr>
            <w:tcW w:w="2782" w:type="dxa"/>
            <w:noWrap/>
          </w:tcPr>
          <w:p w14:paraId="5FCB7A50" w14:textId="31440BFA" w:rsidR="00BE65E8" w:rsidRDefault="00BE65E8" w:rsidP="008165A3">
            <w:pPr>
              <w:rPr>
                <w:ins w:id="705" w:author="Author"/>
                <w:lang w:eastAsia="zh-CN"/>
              </w:rPr>
            </w:pPr>
            <w:ins w:id="706" w:author="Author">
              <w:r>
                <w:rPr>
                  <w:lang w:eastAsia="zh-CN"/>
                </w:rPr>
                <w:t xml:space="preserve">PDSCH </w:t>
              </w:r>
              <w:r w:rsidR="00513D0F">
                <w:rPr>
                  <w:lang w:eastAsia="zh-CN"/>
                </w:rPr>
                <w:t>TBs</w:t>
              </w:r>
              <w:r w:rsidR="007E2898">
                <w:rPr>
                  <w:lang w:eastAsia="zh-CN"/>
                </w:rPr>
                <w:t xml:space="preserve"> / slot</w:t>
              </w:r>
            </w:ins>
          </w:p>
        </w:tc>
        <w:tc>
          <w:tcPr>
            <w:tcW w:w="3240" w:type="dxa"/>
          </w:tcPr>
          <w:p w14:paraId="1C2049DF" w14:textId="6224ED6F" w:rsidR="00BE65E8" w:rsidRDefault="00513D0F" w:rsidP="008165A3">
            <w:pPr>
              <w:rPr>
                <w:ins w:id="707" w:author="Author"/>
                <w:rFonts w:asciiTheme="majorBidi" w:hAnsiTheme="majorBidi" w:cstheme="majorBidi"/>
              </w:rPr>
            </w:pPr>
            <w:ins w:id="708" w:author="Author">
              <w:r>
                <w:rPr>
                  <w:rFonts w:asciiTheme="majorBidi" w:hAnsiTheme="majorBidi" w:cstheme="majorBidi"/>
                </w:rPr>
                <w:t>Number of PDSCH TBs</w:t>
              </w:r>
              <w:r w:rsidR="007E2898">
                <w:rPr>
                  <w:rFonts w:asciiTheme="majorBidi" w:hAnsiTheme="majorBidi" w:cstheme="majorBidi"/>
                </w:rPr>
                <w:t xml:space="preserve"> per slot</w:t>
              </w:r>
            </w:ins>
          </w:p>
        </w:tc>
        <w:tc>
          <w:tcPr>
            <w:tcW w:w="3690" w:type="dxa"/>
          </w:tcPr>
          <w:p w14:paraId="1DBEBEB0" w14:textId="0E2E0542" w:rsidR="00BE65E8" w:rsidRDefault="00531586" w:rsidP="00C7198D">
            <w:pPr>
              <w:tabs>
                <w:tab w:val="left" w:pos="774"/>
              </w:tabs>
              <w:rPr>
                <w:ins w:id="709" w:author="Author"/>
                <w:rFonts w:asciiTheme="majorBidi" w:hAnsiTheme="majorBidi" w:cstheme="majorBidi"/>
              </w:rPr>
            </w:pPr>
            <w:proofErr w:type="spellStart"/>
            <w:ins w:id="710"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r w:rsidDel="00531586">
                <w:rPr>
                  <w:rFonts w:asciiTheme="majorBidi" w:hAnsiTheme="majorBidi" w:cstheme="majorBidi"/>
                  <w:lang w:val="fr-FR"/>
                </w:rPr>
                <w:t xml:space="preserve"> </w:t>
              </w:r>
            </w:ins>
          </w:p>
        </w:tc>
      </w:tr>
      <w:tr w:rsidR="007656E1" w:rsidRPr="0065550B" w14:paraId="161948DD" w14:textId="77777777" w:rsidTr="008165A3">
        <w:trPr>
          <w:trHeight w:val="264"/>
          <w:ins w:id="711" w:author="Author"/>
        </w:trPr>
        <w:tc>
          <w:tcPr>
            <w:tcW w:w="2782" w:type="dxa"/>
            <w:noWrap/>
          </w:tcPr>
          <w:p w14:paraId="362D8021" w14:textId="5168D92A" w:rsidR="007656E1" w:rsidRDefault="00B2707D" w:rsidP="00BE4A8A">
            <w:pPr>
              <w:rPr>
                <w:ins w:id="712" w:author="Author"/>
                <w:lang w:eastAsia="zh-CN"/>
              </w:rPr>
            </w:pPr>
            <w:ins w:id="713" w:author="Author">
              <w:r>
                <w:rPr>
                  <w:lang w:eastAsia="zh-CN"/>
                </w:rPr>
                <w:t xml:space="preserve">Cyclic Prefix </w:t>
              </w:r>
            </w:ins>
          </w:p>
        </w:tc>
        <w:tc>
          <w:tcPr>
            <w:tcW w:w="3240" w:type="dxa"/>
          </w:tcPr>
          <w:p w14:paraId="0A994F94" w14:textId="11154FC3" w:rsidR="007656E1" w:rsidRDefault="00B2707D" w:rsidP="008165A3">
            <w:pPr>
              <w:rPr>
                <w:ins w:id="714" w:author="Author"/>
                <w:rFonts w:asciiTheme="majorBidi" w:hAnsiTheme="majorBidi" w:cstheme="majorBidi"/>
              </w:rPr>
            </w:pPr>
            <w:ins w:id="715" w:author="Author">
              <w:r>
                <w:rPr>
                  <w:rFonts w:asciiTheme="majorBidi" w:hAnsiTheme="majorBidi" w:cstheme="majorBidi"/>
                </w:rPr>
                <w:t>Normal or Extended</w:t>
              </w:r>
            </w:ins>
          </w:p>
        </w:tc>
        <w:tc>
          <w:tcPr>
            <w:tcW w:w="3690" w:type="dxa"/>
          </w:tcPr>
          <w:p w14:paraId="368E8F39" w14:textId="77D56DD4" w:rsidR="007656E1" w:rsidRDefault="001C68FE" w:rsidP="00C7198D">
            <w:pPr>
              <w:tabs>
                <w:tab w:val="left" w:pos="774"/>
              </w:tabs>
              <w:rPr>
                <w:ins w:id="716" w:author="Author"/>
                <w:rFonts w:asciiTheme="majorBidi" w:hAnsiTheme="majorBidi" w:cstheme="majorBidi"/>
              </w:rPr>
            </w:pPr>
            <w:ins w:id="717" w:author="Author">
              <w:r w:rsidRPr="001C68FE">
                <w:rPr>
                  <w:rFonts w:asciiTheme="majorBidi" w:hAnsiTheme="majorBidi" w:cstheme="majorBidi"/>
                </w:rPr>
                <w:t>3GPP TS 38.211, sec 4.2</w:t>
              </w:r>
            </w:ins>
          </w:p>
        </w:tc>
      </w:tr>
      <w:tr w:rsidR="001C68FE" w:rsidRPr="0065550B" w14:paraId="74205503" w14:textId="77777777" w:rsidTr="008165A3">
        <w:trPr>
          <w:trHeight w:val="264"/>
          <w:ins w:id="718" w:author="Author"/>
        </w:trPr>
        <w:tc>
          <w:tcPr>
            <w:tcW w:w="2782" w:type="dxa"/>
            <w:noWrap/>
          </w:tcPr>
          <w:p w14:paraId="1EC3056C" w14:textId="2E2020FD" w:rsidR="001C68FE" w:rsidRDefault="004C682D" w:rsidP="00B2707D">
            <w:pPr>
              <w:rPr>
                <w:ins w:id="719" w:author="Author"/>
                <w:lang w:eastAsia="zh-CN"/>
              </w:rPr>
            </w:pPr>
            <w:ins w:id="720" w:author="Author">
              <w:r>
                <w:rPr>
                  <w:lang w:eastAsia="zh-CN"/>
                </w:rPr>
                <w:t>Subcarrier Spacing</w:t>
              </w:r>
            </w:ins>
          </w:p>
        </w:tc>
        <w:tc>
          <w:tcPr>
            <w:tcW w:w="3240" w:type="dxa"/>
          </w:tcPr>
          <w:p w14:paraId="3AB3C29F" w14:textId="280FCC76" w:rsidR="001C68FE" w:rsidRDefault="004C682D" w:rsidP="008165A3">
            <w:pPr>
              <w:rPr>
                <w:ins w:id="721" w:author="Author"/>
                <w:rFonts w:asciiTheme="majorBidi" w:hAnsiTheme="majorBidi" w:cstheme="majorBidi"/>
              </w:rPr>
            </w:pPr>
            <w:ins w:id="722" w:author="Author">
              <w:r>
                <w:rPr>
                  <w:rFonts w:asciiTheme="majorBidi" w:hAnsiTheme="majorBidi" w:cstheme="majorBidi"/>
                </w:rPr>
                <w:t xml:space="preserve">15, </w:t>
              </w:r>
              <w:r w:rsidR="009E14B1">
                <w:rPr>
                  <w:rFonts w:asciiTheme="majorBidi" w:hAnsiTheme="majorBidi" w:cstheme="majorBidi"/>
                </w:rPr>
                <w:t xml:space="preserve">30, </w:t>
              </w:r>
              <w:r>
                <w:rPr>
                  <w:rFonts w:asciiTheme="majorBidi" w:hAnsiTheme="majorBidi" w:cstheme="majorBidi"/>
                </w:rPr>
                <w:t>60, 120, 240</w:t>
              </w:r>
              <w:r w:rsidR="009E14B1">
                <w:rPr>
                  <w:rFonts w:asciiTheme="majorBidi" w:hAnsiTheme="majorBidi" w:cstheme="majorBidi"/>
                </w:rPr>
                <w:t xml:space="preserve"> kHz</w:t>
              </w:r>
              <w:r w:rsidR="002F19A1">
                <w:rPr>
                  <w:rFonts w:asciiTheme="majorBidi" w:hAnsiTheme="majorBidi" w:cstheme="majorBidi"/>
                </w:rPr>
                <w:t xml:space="preserve">; can be </w:t>
              </w:r>
              <w:del w:id="723" w:author="Author">
                <w:r w:rsidR="00B511BF" w:rsidDel="004532FA">
                  <w:rPr>
                    <w:rFonts w:asciiTheme="majorBidi" w:hAnsiTheme="majorBidi" w:cstheme="majorBidi"/>
                  </w:rPr>
                  <w:delText>p</w:delText>
                </w:r>
                <w:r w:rsidR="002F19A1" w:rsidDel="004532FA">
                  <w:rPr>
                    <w:rFonts w:asciiTheme="majorBidi" w:hAnsiTheme="majorBidi" w:cstheme="majorBidi"/>
                  </w:rPr>
                  <w:delText xml:space="preserve">er </w:delText>
                </w:r>
              </w:del>
              <w:proofErr w:type="gramStart"/>
              <w:r w:rsidR="002F19A1">
                <w:rPr>
                  <w:rFonts w:asciiTheme="majorBidi" w:hAnsiTheme="majorBidi" w:cstheme="majorBidi"/>
                </w:rPr>
                <w:t>channel</w:t>
              </w:r>
              <w:r w:rsidR="004532FA">
                <w:rPr>
                  <w:rFonts w:asciiTheme="majorBidi" w:hAnsiTheme="majorBidi" w:cstheme="majorBidi"/>
                </w:rPr>
                <w:t>-specific</w:t>
              </w:r>
              <w:proofErr w:type="gramEnd"/>
              <w:r w:rsidR="002F19A1">
                <w:rPr>
                  <w:rFonts w:asciiTheme="majorBidi" w:hAnsiTheme="majorBidi" w:cstheme="majorBidi"/>
                </w:rPr>
                <w:t>.</w:t>
              </w:r>
            </w:ins>
          </w:p>
        </w:tc>
        <w:tc>
          <w:tcPr>
            <w:tcW w:w="3690" w:type="dxa"/>
          </w:tcPr>
          <w:p w14:paraId="1D3E250E" w14:textId="0812358F" w:rsidR="001C68FE" w:rsidRPr="001C68FE" w:rsidRDefault="009E14B1" w:rsidP="00C7198D">
            <w:pPr>
              <w:tabs>
                <w:tab w:val="left" w:pos="774"/>
              </w:tabs>
              <w:rPr>
                <w:ins w:id="724" w:author="Author"/>
                <w:rFonts w:asciiTheme="majorBidi" w:hAnsiTheme="majorBidi" w:cstheme="majorBidi"/>
              </w:rPr>
            </w:pPr>
            <w:ins w:id="725" w:author="Author">
              <w:r w:rsidRPr="001C68FE">
                <w:rPr>
                  <w:rFonts w:asciiTheme="majorBidi" w:hAnsiTheme="majorBidi" w:cstheme="majorBidi"/>
                </w:rPr>
                <w:t>3GPP TS 38.211, sec 4.2</w:t>
              </w:r>
            </w:ins>
          </w:p>
        </w:tc>
      </w:tr>
      <w:tr w:rsidR="003D3CAC" w:rsidRPr="0065550B" w14:paraId="33A40C32" w14:textId="77777777" w:rsidTr="008165A3">
        <w:trPr>
          <w:trHeight w:val="264"/>
          <w:ins w:id="726" w:author="Author"/>
        </w:trPr>
        <w:tc>
          <w:tcPr>
            <w:tcW w:w="2782" w:type="dxa"/>
            <w:noWrap/>
          </w:tcPr>
          <w:p w14:paraId="1F69B574" w14:textId="2F861830" w:rsidR="003D3CAC" w:rsidRDefault="007521D8" w:rsidP="00B2707D">
            <w:pPr>
              <w:rPr>
                <w:ins w:id="727" w:author="Author"/>
                <w:lang w:eastAsia="zh-CN"/>
              </w:rPr>
            </w:pPr>
            <w:ins w:id="728" w:author="Author">
              <w:r>
                <w:rPr>
                  <w:lang w:eastAsia="zh-CN"/>
                </w:rPr>
                <w:t>Bandwidth Support</w:t>
              </w:r>
            </w:ins>
          </w:p>
        </w:tc>
        <w:tc>
          <w:tcPr>
            <w:tcW w:w="3240" w:type="dxa"/>
          </w:tcPr>
          <w:p w14:paraId="3562D87E" w14:textId="5C4C63AD" w:rsidR="003D3CAC" w:rsidRDefault="00C86439" w:rsidP="008165A3">
            <w:pPr>
              <w:rPr>
                <w:ins w:id="729" w:author="Author"/>
                <w:rFonts w:asciiTheme="majorBidi" w:hAnsiTheme="majorBidi" w:cstheme="majorBidi"/>
              </w:rPr>
            </w:pPr>
            <w:ins w:id="730" w:author="Author">
              <w:r>
                <w:rPr>
                  <w:rFonts w:asciiTheme="majorBidi" w:hAnsiTheme="majorBidi" w:cstheme="majorBidi"/>
                </w:rPr>
                <w:t xml:space="preserve">5, 10, </w:t>
              </w:r>
              <w:r w:rsidR="004E0BC2">
                <w:rPr>
                  <w:rFonts w:asciiTheme="majorBidi" w:hAnsiTheme="majorBidi" w:cstheme="majorBidi"/>
                </w:rPr>
                <w:t>15, … MHz</w:t>
              </w:r>
            </w:ins>
          </w:p>
        </w:tc>
        <w:tc>
          <w:tcPr>
            <w:tcW w:w="3690" w:type="dxa"/>
          </w:tcPr>
          <w:p w14:paraId="2C1819D7" w14:textId="395EE362" w:rsidR="003D3CAC" w:rsidRPr="001C68FE" w:rsidRDefault="004E0BC2" w:rsidP="00C7198D">
            <w:pPr>
              <w:tabs>
                <w:tab w:val="left" w:pos="774"/>
              </w:tabs>
              <w:rPr>
                <w:ins w:id="731" w:author="Author"/>
                <w:rFonts w:asciiTheme="majorBidi" w:hAnsiTheme="majorBidi" w:cstheme="majorBidi"/>
              </w:rPr>
            </w:pPr>
            <w:ins w:id="732" w:author="Author">
              <w:r w:rsidRPr="001C68FE">
                <w:rPr>
                  <w:rFonts w:asciiTheme="majorBidi" w:hAnsiTheme="majorBidi" w:cstheme="majorBidi"/>
                </w:rPr>
                <w:t>3GPP TS 38.</w:t>
              </w:r>
              <w:r>
                <w:rPr>
                  <w:rFonts w:asciiTheme="majorBidi" w:hAnsiTheme="majorBidi" w:cstheme="majorBidi"/>
                </w:rPr>
                <w:t>104</w:t>
              </w:r>
              <w:r w:rsidRPr="001C68FE">
                <w:rPr>
                  <w:rFonts w:asciiTheme="majorBidi" w:hAnsiTheme="majorBidi" w:cstheme="majorBidi"/>
                </w:rPr>
                <w:t xml:space="preserve">, sec </w:t>
              </w:r>
              <w:r w:rsidR="00733116">
                <w:rPr>
                  <w:rFonts w:asciiTheme="majorBidi" w:hAnsiTheme="majorBidi" w:cstheme="majorBidi"/>
                </w:rPr>
                <w:t>5.3</w:t>
              </w:r>
            </w:ins>
          </w:p>
        </w:tc>
      </w:tr>
      <w:tr w:rsidR="00C27770" w:rsidRPr="0065550B" w14:paraId="4A245589" w14:textId="77777777" w:rsidTr="008165A3">
        <w:trPr>
          <w:trHeight w:val="264"/>
        </w:trPr>
        <w:tc>
          <w:tcPr>
            <w:tcW w:w="2782" w:type="dxa"/>
            <w:noWrap/>
            <w:hideMark/>
          </w:tcPr>
          <w:p w14:paraId="7E95D539" w14:textId="77777777" w:rsidR="00C27770" w:rsidRPr="0065550B" w:rsidRDefault="00C27770" w:rsidP="008165A3">
            <w:pPr>
              <w:rPr>
                <w:rFonts w:asciiTheme="majorBidi" w:hAnsiTheme="majorBidi" w:cstheme="majorBidi"/>
              </w:rPr>
            </w:pPr>
            <w:r>
              <w:rPr>
                <w:lang w:eastAsia="zh-CN"/>
              </w:rPr>
              <w:t>PDSCH Mapping Types</w:t>
            </w:r>
          </w:p>
        </w:tc>
        <w:tc>
          <w:tcPr>
            <w:tcW w:w="3240" w:type="dxa"/>
            <w:hideMark/>
          </w:tcPr>
          <w:p w14:paraId="5521F859" w14:textId="754BA280" w:rsidR="00C27770" w:rsidRPr="0065550B" w:rsidRDefault="00C27770" w:rsidP="008165A3">
            <w:pPr>
              <w:rPr>
                <w:rFonts w:asciiTheme="majorBidi" w:hAnsiTheme="majorBidi" w:cstheme="majorBidi"/>
              </w:rPr>
            </w:pPr>
            <w:r>
              <w:rPr>
                <w:rFonts w:asciiTheme="majorBidi" w:hAnsiTheme="majorBidi" w:cstheme="majorBidi"/>
              </w:rPr>
              <w:t>A or B</w:t>
            </w:r>
          </w:p>
        </w:tc>
        <w:tc>
          <w:tcPr>
            <w:tcW w:w="3690" w:type="dxa"/>
            <w:hideMark/>
          </w:tcPr>
          <w:p w14:paraId="134145ED" w14:textId="4D478A4F" w:rsidR="00C27770" w:rsidRPr="0065550B" w:rsidRDefault="00C7198D" w:rsidP="00C7198D">
            <w:pPr>
              <w:tabs>
                <w:tab w:val="left" w:pos="774"/>
              </w:tabs>
              <w:rPr>
                <w:rFonts w:asciiTheme="majorBidi" w:hAnsiTheme="majorBidi" w:cstheme="majorBidi"/>
              </w:rPr>
            </w:pPr>
            <w:r>
              <w:rPr>
                <w:rFonts w:asciiTheme="majorBidi" w:hAnsiTheme="majorBidi" w:cstheme="majorBidi"/>
              </w:rPr>
              <w:t xml:space="preserve">3GPP TS 38.211, sec </w:t>
            </w:r>
            <w:r w:rsidRPr="00C7198D">
              <w:rPr>
                <w:rFonts w:asciiTheme="majorBidi" w:hAnsiTheme="majorBidi" w:cstheme="majorBidi"/>
              </w:rPr>
              <w:t>7.4.1.1.2</w:t>
            </w:r>
          </w:p>
        </w:tc>
      </w:tr>
      <w:tr w:rsidR="00C27770" w:rsidRPr="0065550B" w14:paraId="5FBDFE49" w14:textId="77777777" w:rsidTr="008165A3">
        <w:trPr>
          <w:trHeight w:val="55"/>
        </w:trPr>
        <w:tc>
          <w:tcPr>
            <w:tcW w:w="2782" w:type="dxa"/>
            <w:noWrap/>
            <w:hideMark/>
          </w:tcPr>
          <w:p w14:paraId="6EF24AB3" w14:textId="77777777" w:rsidR="00C27770" w:rsidRPr="0065550B" w:rsidRDefault="00C27770" w:rsidP="008165A3">
            <w:pPr>
              <w:rPr>
                <w:rFonts w:asciiTheme="majorBidi" w:hAnsiTheme="majorBidi" w:cstheme="majorBidi"/>
              </w:rPr>
            </w:pPr>
            <w:r>
              <w:rPr>
                <w:lang w:eastAsia="zh-CN"/>
              </w:rPr>
              <w:t>PDSCH Allocation Types</w:t>
            </w:r>
          </w:p>
        </w:tc>
        <w:tc>
          <w:tcPr>
            <w:tcW w:w="3240" w:type="dxa"/>
            <w:hideMark/>
          </w:tcPr>
          <w:p w14:paraId="60289E60" w14:textId="60413D3A" w:rsidR="00C27770" w:rsidRPr="0065550B" w:rsidRDefault="00C27770" w:rsidP="008165A3">
            <w:pPr>
              <w:rPr>
                <w:rFonts w:asciiTheme="majorBidi" w:hAnsiTheme="majorBidi" w:cstheme="majorBidi"/>
              </w:rPr>
            </w:pPr>
            <w:r>
              <w:rPr>
                <w:lang w:eastAsia="zh-CN"/>
              </w:rPr>
              <w:t>0 or 1</w:t>
            </w:r>
          </w:p>
        </w:tc>
        <w:tc>
          <w:tcPr>
            <w:tcW w:w="3690" w:type="dxa"/>
            <w:hideMark/>
          </w:tcPr>
          <w:p w14:paraId="1150B1B4" w14:textId="43F5E648" w:rsidR="00C27770" w:rsidRPr="0065550B" w:rsidRDefault="00C7198D" w:rsidP="008165A3">
            <w:pPr>
              <w:rPr>
                <w:rFonts w:asciiTheme="majorBidi" w:hAnsiTheme="majorBidi" w:cstheme="majorBidi"/>
              </w:rPr>
            </w:pPr>
            <w:r>
              <w:rPr>
                <w:rFonts w:asciiTheme="majorBidi" w:hAnsiTheme="majorBidi" w:cstheme="majorBidi"/>
              </w:rPr>
              <w:t xml:space="preserve">3GPP TS 38.214, sec </w:t>
            </w:r>
            <w:r w:rsidRPr="00C7198D">
              <w:rPr>
                <w:rFonts w:asciiTheme="majorBidi" w:hAnsiTheme="majorBidi" w:cstheme="majorBidi"/>
              </w:rPr>
              <w:t>5.1.2.2</w:t>
            </w:r>
          </w:p>
        </w:tc>
      </w:tr>
      <w:tr w:rsidR="00C27770" w:rsidRPr="0065550B" w14:paraId="3BC741C9" w14:textId="77777777" w:rsidTr="008165A3">
        <w:trPr>
          <w:trHeight w:val="55"/>
        </w:trPr>
        <w:tc>
          <w:tcPr>
            <w:tcW w:w="2782" w:type="dxa"/>
            <w:noWrap/>
          </w:tcPr>
          <w:p w14:paraId="16D123B1" w14:textId="77777777" w:rsidR="00C27770" w:rsidRDefault="00C27770" w:rsidP="008165A3">
            <w:pPr>
              <w:rPr>
                <w:lang w:eastAsia="zh-CN"/>
              </w:rPr>
            </w:pPr>
            <w:r>
              <w:rPr>
                <w:bCs/>
                <w:lang w:val="en-CA" w:eastAsia="zh-CN"/>
              </w:rPr>
              <w:t>PDSCH VRB to PRB Mapping Type</w:t>
            </w:r>
          </w:p>
        </w:tc>
        <w:tc>
          <w:tcPr>
            <w:tcW w:w="3240" w:type="dxa"/>
          </w:tcPr>
          <w:p w14:paraId="705309BA" w14:textId="262543E3" w:rsidR="00C27770" w:rsidRDefault="00C27770" w:rsidP="008165A3">
            <w:pPr>
              <w:rPr>
                <w:lang w:eastAsia="zh-CN"/>
              </w:rPr>
            </w:pPr>
            <w:r>
              <w:rPr>
                <w:bCs/>
                <w:lang w:val="en-CA" w:eastAsia="zh-CN"/>
              </w:rPr>
              <w:t>interleaved, non-interleaved</w:t>
            </w:r>
          </w:p>
        </w:tc>
        <w:tc>
          <w:tcPr>
            <w:tcW w:w="3690" w:type="dxa"/>
          </w:tcPr>
          <w:p w14:paraId="3CA908E6" w14:textId="2BF7C8E4" w:rsidR="00C27770" w:rsidRDefault="00C7198D" w:rsidP="008165A3">
            <w:pPr>
              <w:rPr>
                <w:rFonts w:asciiTheme="majorBidi" w:hAnsiTheme="majorBidi" w:cstheme="majorBidi"/>
              </w:rPr>
            </w:pPr>
            <w:r>
              <w:t>3GPP TS 38.211, sec 7.3.1.6</w:t>
            </w:r>
          </w:p>
        </w:tc>
      </w:tr>
      <w:tr w:rsidR="00C27770" w:rsidRPr="0065550B" w14:paraId="5390067B" w14:textId="77777777" w:rsidTr="008165A3">
        <w:trPr>
          <w:trHeight w:val="55"/>
        </w:trPr>
        <w:tc>
          <w:tcPr>
            <w:tcW w:w="2782" w:type="dxa"/>
            <w:noWrap/>
          </w:tcPr>
          <w:p w14:paraId="66339AE0" w14:textId="77777777" w:rsidR="00C27770" w:rsidRDefault="00C27770" w:rsidP="008165A3">
            <w:pPr>
              <w:rPr>
                <w:lang w:eastAsia="zh-CN"/>
              </w:rPr>
            </w:pPr>
            <w:r>
              <w:rPr>
                <w:bCs/>
                <w:lang w:val="en-CA" w:eastAsia="zh-CN"/>
              </w:rPr>
              <w:t>PDSCH DM-RS Configuration Type</w:t>
            </w:r>
          </w:p>
        </w:tc>
        <w:tc>
          <w:tcPr>
            <w:tcW w:w="3240" w:type="dxa"/>
          </w:tcPr>
          <w:p w14:paraId="64C981ED" w14:textId="5A0D5F96" w:rsidR="00C27770" w:rsidRDefault="00C27770" w:rsidP="008165A3">
            <w:pPr>
              <w:rPr>
                <w:lang w:eastAsia="zh-CN"/>
              </w:rPr>
            </w:pPr>
            <w:r>
              <w:rPr>
                <w:lang w:eastAsia="zh-CN"/>
              </w:rPr>
              <w:t>1 or 2</w:t>
            </w:r>
          </w:p>
        </w:tc>
        <w:tc>
          <w:tcPr>
            <w:tcW w:w="3690" w:type="dxa"/>
          </w:tcPr>
          <w:p w14:paraId="218A5949" w14:textId="5CF40F6F" w:rsidR="00C27770" w:rsidRDefault="00C7198D" w:rsidP="008165A3">
            <w:pPr>
              <w:rPr>
                <w:rFonts w:asciiTheme="majorBidi" w:hAnsiTheme="majorBidi" w:cstheme="majorBidi"/>
              </w:rPr>
            </w:pPr>
            <w:r>
              <w:rPr>
                <w:rFonts w:asciiTheme="majorBidi" w:hAnsiTheme="majorBidi" w:cstheme="majorBidi"/>
              </w:rPr>
              <w:t xml:space="preserve">3GPP TS 38.211, sec </w:t>
            </w:r>
            <w:r w:rsidRPr="00C7198D">
              <w:rPr>
                <w:rFonts w:asciiTheme="majorBidi" w:hAnsiTheme="majorBidi" w:cstheme="majorBidi"/>
              </w:rPr>
              <w:t>7.4.1.1.2</w:t>
            </w:r>
          </w:p>
        </w:tc>
      </w:tr>
      <w:tr w:rsidR="00F735E1" w:rsidRPr="0065550B" w14:paraId="1D180F6C" w14:textId="77777777" w:rsidTr="008165A3">
        <w:trPr>
          <w:trHeight w:val="55"/>
          <w:ins w:id="733" w:author="Author"/>
        </w:trPr>
        <w:tc>
          <w:tcPr>
            <w:tcW w:w="2782" w:type="dxa"/>
            <w:noWrap/>
          </w:tcPr>
          <w:p w14:paraId="092F00E9" w14:textId="73C975D2" w:rsidR="00F735E1" w:rsidRDefault="00F735E1" w:rsidP="008165A3">
            <w:pPr>
              <w:rPr>
                <w:ins w:id="734" w:author="Author"/>
                <w:bCs/>
                <w:lang w:val="en-CA" w:eastAsia="zh-CN"/>
              </w:rPr>
            </w:pPr>
            <w:ins w:id="735" w:author="Author">
              <w:r>
                <w:rPr>
                  <w:bCs/>
                  <w:lang w:val="en-CA" w:eastAsia="zh-CN"/>
                </w:rPr>
                <w:t>PDSCH DM-RS additional positions</w:t>
              </w:r>
            </w:ins>
          </w:p>
        </w:tc>
        <w:tc>
          <w:tcPr>
            <w:tcW w:w="3240" w:type="dxa"/>
          </w:tcPr>
          <w:p w14:paraId="6B42926E" w14:textId="5F2A5BD4" w:rsidR="00F735E1" w:rsidRDefault="005B5A9C" w:rsidP="00BE4A8A">
            <w:pPr>
              <w:rPr>
                <w:ins w:id="736" w:author="Author"/>
                <w:lang w:eastAsia="zh-CN"/>
              </w:rPr>
            </w:pPr>
            <w:ins w:id="737" w:author="Author">
              <w:r>
                <w:rPr>
                  <w:lang w:eastAsia="zh-CN"/>
                </w:rPr>
                <w:t>pos0-pos3</w:t>
              </w:r>
            </w:ins>
          </w:p>
        </w:tc>
        <w:tc>
          <w:tcPr>
            <w:tcW w:w="3690" w:type="dxa"/>
          </w:tcPr>
          <w:p w14:paraId="73F8711B" w14:textId="1C52FA7B" w:rsidR="00F735E1" w:rsidRDefault="00F23349" w:rsidP="008165A3">
            <w:pPr>
              <w:rPr>
                <w:ins w:id="738" w:author="Author"/>
                <w:rFonts w:asciiTheme="majorBidi" w:hAnsiTheme="majorBidi" w:cstheme="majorBidi"/>
              </w:rPr>
            </w:pPr>
            <w:ins w:id="739" w:author="Author">
              <w:r>
                <w:rPr>
                  <w:rFonts w:asciiTheme="majorBidi" w:hAnsiTheme="majorBidi" w:cstheme="majorBidi"/>
                </w:rPr>
                <w:t xml:space="preserve">3GPP TS </w:t>
              </w:r>
              <w:r w:rsidR="003714CF">
                <w:rPr>
                  <w:rFonts w:asciiTheme="majorBidi" w:hAnsiTheme="majorBidi" w:cstheme="majorBidi"/>
                </w:rPr>
                <w:t xml:space="preserve">38.211, sec </w:t>
              </w:r>
              <w:r w:rsidR="003714CF" w:rsidRPr="003714CF">
                <w:rPr>
                  <w:rFonts w:asciiTheme="majorBidi" w:hAnsiTheme="majorBidi" w:cstheme="majorBidi"/>
                </w:rPr>
                <w:t>6.4.1.1.3</w:t>
              </w:r>
            </w:ins>
          </w:p>
        </w:tc>
      </w:tr>
      <w:tr w:rsidR="00C478C7" w:rsidRPr="0065550B" w14:paraId="76849E4C" w14:textId="77777777" w:rsidTr="008165A3">
        <w:trPr>
          <w:trHeight w:val="55"/>
        </w:trPr>
        <w:tc>
          <w:tcPr>
            <w:tcW w:w="2782" w:type="dxa"/>
            <w:noWrap/>
          </w:tcPr>
          <w:p w14:paraId="57558907" w14:textId="1F167F11" w:rsidR="00C478C7" w:rsidRDefault="00C478C7" w:rsidP="00C478C7">
            <w:pPr>
              <w:rPr>
                <w:bCs/>
                <w:lang w:val="en-CA" w:eastAsia="zh-CN"/>
              </w:rPr>
            </w:pPr>
            <w:ins w:id="740" w:author="Author">
              <w:r>
                <w:rPr>
                  <w:bCs/>
                  <w:lang w:val="en-CA" w:eastAsia="zh-CN"/>
                </w:rPr>
                <w:t>PDSCH DM-RS max length</w:t>
              </w:r>
            </w:ins>
          </w:p>
        </w:tc>
        <w:tc>
          <w:tcPr>
            <w:tcW w:w="3240" w:type="dxa"/>
          </w:tcPr>
          <w:p w14:paraId="0776C469" w14:textId="3D156ABF" w:rsidR="00C478C7" w:rsidRDefault="00C478C7" w:rsidP="00C478C7">
            <w:pPr>
              <w:rPr>
                <w:lang w:eastAsia="zh-CN"/>
              </w:rPr>
            </w:pPr>
            <w:ins w:id="741" w:author="Author">
              <w:r>
                <w:rPr>
                  <w:lang w:eastAsia="zh-CN"/>
                </w:rPr>
                <w:t>1 or 2</w:t>
              </w:r>
            </w:ins>
          </w:p>
        </w:tc>
        <w:tc>
          <w:tcPr>
            <w:tcW w:w="3690" w:type="dxa"/>
          </w:tcPr>
          <w:p w14:paraId="7259B513" w14:textId="79ACE45F" w:rsidR="00C478C7" w:rsidRDefault="00C478C7" w:rsidP="00C478C7">
            <w:pPr>
              <w:rPr>
                <w:rFonts w:asciiTheme="majorBidi" w:hAnsiTheme="majorBidi" w:cstheme="majorBidi"/>
              </w:rPr>
            </w:pPr>
            <w:ins w:id="742" w:author="Author">
              <w:r>
                <w:rPr>
                  <w:rFonts w:asciiTheme="majorBidi" w:hAnsiTheme="majorBidi" w:cstheme="majorBidi"/>
                </w:rPr>
                <w:t xml:space="preserve">3GPP TS 38.211, sec </w:t>
              </w:r>
              <w:r w:rsidRPr="00C7198D">
                <w:rPr>
                  <w:rFonts w:asciiTheme="majorBidi" w:hAnsiTheme="majorBidi" w:cstheme="majorBidi"/>
                </w:rPr>
                <w:t>7.4.1.1.2</w:t>
              </w:r>
            </w:ins>
          </w:p>
        </w:tc>
      </w:tr>
      <w:tr w:rsidR="00C478C7" w:rsidRPr="0065550B" w14:paraId="176A9C6A" w14:textId="77777777" w:rsidTr="008165A3">
        <w:trPr>
          <w:trHeight w:val="55"/>
        </w:trPr>
        <w:tc>
          <w:tcPr>
            <w:tcW w:w="2782" w:type="dxa"/>
            <w:noWrap/>
          </w:tcPr>
          <w:p w14:paraId="094668AF" w14:textId="78C1F92F" w:rsidR="00C478C7" w:rsidRDefault="00C478C7" w:rsidP="00C478C7">
            <w:pPr>
              <w:rPr>
                <w:bCs/>
                <w:lang w:val="en-CA" w:eastAsia="zh-CN"/>
              </w:rPr>
            </w:pPr>
            <w:ins w:id="743" w:author="Author">
              <w:r>
                <w:rPr>
                  <w:bCs/>
                  <w:lang w:val="en-CA" w:eastAsia="zh-CN"/>
                </w:rPr>
                <w:t xml:space="preserve">PDSCH CBG </w:t>
              </w:r>
              <w:proofErr w:type="spellStart"/>
              <w:r>
                <w:rPr>
                  <w:bCs/>
                  <w:lang w:val="en-CA" w:eastAsia="zh-CN"/>
                </w:rPr>
                <w:t>ReTx</w:t>
              </w:r>
            </w:ins>
            <w:proofErr w:type="spellEnd"/>
          </w:p>
        </w:tc>
        <w:tc>
          <w:tcPr>
            <w:tcW w:w="3240" w:type="dxa"/>
          </w:tcPr>
          <w:p w14:paraId="6D2AA52A" w14:textId="448176D6" w:rsidR="00C478C7" w:rsidRDefault="00C478C7" w:rsidP="00C478C7">
            <w:pPr>
              <w:rPr>
                <w:lang w:eastAsia="zh-CN"/>
              </w:rPr>
            </w:pPr>
            <w:ins w:id="744" w:author="Author">
              <w:r>
                <w:rPr>
                  <w:lang w:eastAsia="zh-CN"/>
                </w:rPr>
                <w:t>Supported or not</w:t>
              </w:r>
            </w:ins>
          </w:p>
        </w:tc>
        <w:tc>
          <w:tcPr>
            <w:tcW w:w="3690" w:type="dxa"/>
          </w:tcPr>
          <w:p w14:paraId="180F20D0" w14:textId="35B8C5D6" w:rsidR="00C478C7" w:rsidRDefault="00C478C7" w:rsidP="00C478C7">
            <w:pPr>
              <w:rPr>
                <w:rFonts w:asciiTheme="majorBidi" w:hAnsiTheme="majorBidi" w:cstheme="majorBidi"/>
              </w:rPr>
            </w:pPr>
            <w:ins w:id="745" w:author="Author">
              <w:r>
                <w:rPr>
                  <w:rFonts w:asciiTheme="majorBidi" w:hAnsiTheme="majorBidi" w:cstheme="majorBidi"/>
                </w:rPr>
                <w:t xml:space="preserve">3GPP TS 38.212, sec </w:t>
              </w:r>
              <w:r w:rsidRPr="002D1CFE">
                <w:rPr>
                  <w:rFonts w:asciiTheme="majorBidi" w:hAnsiTheme="majorBidi" w:cstheme="majorBidi"/>
                </w:rPr>
                <w:t>5.4.2.1</w:t>
              </w:r>
              <w:r>
                <w:rPr>
                  <w:rFonts w:asciiTheme="majorBidi" w:hAnsiTheme="majorBidi" w:cstheme="majorBidi"/>
                </w:rPr>
                <w:t>, 7.3.1.2.2</w:t>
              </w:r>
            </w:ins>
          </w:p>
        </w:tc>
      </w:tr>
      <w:tr w:rsidR="00C478C7" w:rsidRPr="0065550B" w14:paraId="0DE75B7E" w14:textId="77777777" w:rsidTr="008165A3">
        <w:trPr>
          <w:trHeight w:val="55"/>
        </w:trPr>
        <w:tc>
          <w:tcPr>
            <w:tcW w:w="2782" w:type="dxa"/>
            <w:noWrap/>
          </w:tcPr>
          <w:p w14:paraId="3653BE81" w14:textId="0C8A7145" w:rsidR="00C478C7" w:rsidRDefault="00C478C7" w:rsidP="00C478C7">
            <w:pPr>
              <w:rPr>
                <w:bCs/>
                <w:lang w:val="en-CA" w:eastAsia="zh-CN"/>
              </w:rPr>
            </w:pPr>
            <w:ins w:id="746" w:author="Author">
              <w:r>
                <w:rPr>
                  <w:bCs/>
                  <w:lang w:val="en-CA" w:eastAsia="zh-CN"/>
                </w:rPr>
                <w:lastRenderedPageBreak/>
                <w:t>PDSCH Max Modulation</w:t>
              </w:r>
            </w:ins>
          </w:p>
        </w:tc>
        <w:tc>
          <w:tcPr>
            <w:tcW w:w="3240" w:type="dxa"/>
          </w:tcPr>
          <w:p w14:paraId="45C03C0C" w14:textId="36282554" w:rsidR="00C478C7" w:rsidRDefault="00C478C7" w:rsidP="00C478C7">
            <w:pPr>
              <w:rPr>
                <w:lang w:eastAsia="zh-CN"/>
              </w:rPr>
            </w:pPr>
            <w:commentRangeStart w:id="747"/>
            <w:ins w:id="748" w:author="Author">
              <w:r>
                <w:rPr>
                  <w:lang w:eastAsia="zh-CN"/>
                </w:rPr>
                <w:t>QPK</w:t>
              </w:r>
            </w:ins>
            <w:commentRangeEnd w:id="747"/>
            <w:r w:rsidR="00A82BDB">
              <w:rPr>
                <w:rStyle w:val="CommentReference"/>
              </w:rPr>
              <w:commentReference w:id="747"/>
            </w:r>
            <w:ins w:id="749" w:author="Author">
              <w:r>
                <w:rPr>
                  <w:lang w:eastAsia="zh-CN"/>
                </w:rPr>
                <w:t xml:space="preserve">, 16-QAM, </w:t>
              </w:r>
              <w:proofErr w:type="spellStart"/>
              <w:r>
                <w:rPr>
                  <w:lang w:eastAsia="zh-CN"/>
                </w:rPr>
                <w:t>etc</w:t>
              </w:r>
            </w:ins>
            <w:proofErr w:type="spellEnd"/>
          </w:p>
        </w:tc>
        <w:tc>
          <w:tcPr>
            <w:tcW w:w="3690" w:type="dxa"/>
          </w:tcPr>
          <w:p w14:paraId="7ACC6263" w14:textId="68C2959E" w:rsidR="00C478C7" w:rsidRDefault="00C478C7" w:rsidP="00C478C7">
            <w:pPr>
              <w:rPr>
                <w:rFonts w:asciiTheme="majorBidi" w:hAnsiTheme="majorBidi" w:cstheme="majorBidi"/>
              </w:rPr>
            </w:pPr>
            <w:ins w:id="750" w:author="Author">
              <w:r>
                <w:rPr>
                  <w:rFonts w:asciiTheme="majorBidi" w:hAnsiTheme="majorBidi" w:cstheme="majorBidi"/>
                </w:rPr>
                <w:t xml:space="preserve">3GPP TS 38.214, sec </w:t>
              </w:r>
              <w:r w:rsidRPr="002D1CFE">
                <w:rPr>
                  <w:rFonts w:asciiTheme="majorBidi" w:hAnsiTheme="majorBidi" w:cstheme="majorBidi"/>
                </w:rPr>
                <w:t>5.</w:t>
              </w:r>
              <w:r>
                <w:rPr>
                  <w:rFonts w:asciiTheme="majorBidi" w:hAnsiTheme="majorBidi" w:cstheme="majorBidi"/>
                </w:rPr>
                <w:t>1</w:t>
              </w:r>
              <w:r w:rsidRPr="002D1CFE" w:rsidDel="005E3BD1">
                <w:rPr>
                  <w:rFonts w:asciiTheme="majorBidi" w:hAnsiTheme="majorBidi" w:cstheme="majorBidi"/>
                </w:rPr>
                <w:t>4</w:t>
              </w:r>
              <w:r>
                <w:rPr>
                  <w:rFonts w:asciiTheme="majorBidi" w:hAnsiTheme="majorBidi" w:cstheme="majorBidi"/>
                </w:rPr>
                <w:t>.3</w:t>
              </w:r>
            </w:ins>
          </w:p>
        </w:tc>
      </w:tr>
      <w:tr w:rsidR="008F74BA" w:rsidRPr="0065550B" w14:paraId="2CADB3CD" w14:textId="77777777" w:rsidTr="008165A3">
        <w:trPr>
          <w:trHeight w:val="55"/>
          <w:ins w:id="751" w:author="Author"/>
        </w:trPr>
        <w:tc>
          <w:tcPr>
            <w:tcW w:w="2782" w:type="dxa"/>
            <w:noWrap/>
          </w:tcPr>
          <w:p w14:paraId="3F783454" w14:textId="1C0E828A" w:rsidR="008F74BA" w:rsidRDefault="008F74BA" w:rsidP="00C478C7">
            <w:pPr>
              <w:rPr>
                <w:ins w:id="752" w:author="Author"/>
                <w:bCs/>
                <w:lang w:val="en-CA" w:eastAsia="zh-CN"/>
              </w:rPr>
            </w:pPr>
            <w:ins w:id="753" w:author="Author">
              <w:r>
                <w:rPr>
                  <w:bCs/>
                  <w:lang w:val="en-CA" w:eastAsia="zh-CN"/>
                </w:rPr>
                <w:t>PDSCH PT-RS support</w:t>
              </w:r>
            </w:ins>
          </w:p>
        </w:tc>
        <w:tc>
          <w:tcPr>
            <w:tcW w:w="3240" w:type="dxa"/>
          </w:tcPr>
          <w:p w14:paraId="017C5F00" w14:textId="6012AC4B" w:rsidR="008F74BA" w:rsidRDefault="008F74BA" w:rsidP="00C478C7">
            <w:pPr>
              <w:rPr>
                <w:ins w:id="754" w:author="Author"/>
                <w:lang w:eastAsia="zh-CN"/>
              </w:rPr>
            </w:pPr>
            <w:ins w:id="755" w:author="Author">
              <w:r>
                <w:rPr>
                  <w:lang w:eastAsia="zh-CN"/>
                </w:rPr>
                <w:t>Support for PT-RS</w:t>
              </w:r>
            </w:ins>
          </w:p>
        </w:tc>
        <w:tc>
          <w:tcPr>
            <w:tcW w:w="3690" w:type="dxa"/>
          </w:tcPr>
          <w:p w14:paraId="1B55265E" w14:textId="3223D993" w:rsidR="008F74BA" w:rsidRDefault="006E645C" w:rsidP="00C478C7">
            <w:pPr>
              <w:rPr>
                <w:ins w:id="756" w:author="Author"/>
                <w:rFonts w:asciiTheme="majorBidi" w:hAnsiTheme="majorBidi" w:cstheme="majorBidi"/>
              </w:rPr>
            </w:pPr>
            <w:ins w:id="757" w:author="Author">
              <w:r>
                <w:rPr>
                  <w:rFonts w:asciiTheme="majorBidi" w:hAnsiTheme="majorBidi" w:cstheme="majorBidi"/>
                </w:rPr>
                <w:t xml:space="preserve">3GPP TS 38.211, </w:t>
              </w:r>
              <w:r w:rsidR="00B92E93">
                <w:rPr>
                  <w:rFonts w:asciiTheme="majorBidi" w:hAnsiTheme="majorBidi" w:cstheme="majorBidi"/>
                </w:rPr>
                <w:t>sec 7.4.1.2</w:t>
              </w:r>
            </w:ins>
          </w:p>
        </w:tc>
      </w:tr>
      <w:tr w:rsidR="00C478C7" w:rsidRPr="0065550B" w14:paraId="7B09ABB2" w14:textId="77777777" w:rsidTr="008165A3">
        <w:trPr>
          <w:trHeight w:val="55"/>
        </w:trPr>
        <w:tc>
          <w:tcPr>
            <w:tcW w:w="2782" w:type="dxa"/>
            <w:noWrap/>
          </w:tcPr>
          <w:p w14:paraId="244923E8" w14:textId="7F01C3E4" w:rsidR="00C478C7" w:rsidRDefault="00C478C7" w:rsidP="00C478C7">
            <w:pPr>
              <w:rPr>
                <w:lang w:eastAsia="zh-CN"/>
              </w:rPr>
            </w:pPr>
            <w:ins w:id="758" w:author="Author">
              <w:r>
                <w:rPr>
                  <w:lang w:eastAsia="zh-CN"/>
                </w:rPr>
                <w:t>PDCCH Coresets / Slot</w:t>
              </w:r>
            </w:ins>
          </w:p>
        </w:tc>
        <w:tc>
          <w:tcPr>
            <w:tcW w:w="3240" w:type="dxa"/>
          </w:tcPr>
          <w:p w14:paraId="24F33ABF" w14:textId="01C4EEA1" w:rsidR="00C478C7" w:rsidRDefault="00C478C7" w:rsidP="00C478C7">
            <w:pPr>
              <w:rPr>
                <w:rFonts w:asciiTheme="majorBidi" w:hAnsiTheme="majorBidi" w:cstheme="majorBidi"/>
              </w:rPr>
            </w:pPr>
            <w:ins w:id="759" w:author="Author">
              <w:r>
                <w:rPr>
                  <w:rFonts w:asciiTheme="majorBidi" w:hAnsiTheme="majorBidi" w:cstheme="majorBidi"/>
                </w:rPr>
                <w:t>Number of Coresets per slot</w:t>
              </w:r>
            </w:ins>
          </w:p>
        </w:tc>
        <w:tc>
          <w:tcPr>
            <w:tcW w:w="3690" w:type="dxa"/>
          </w:tcPr>
          <w:p w14:paraId="22218575" w14:textId="75F7FDEA" w:rsidR="00C478C7" w:rsidRPr="00C7198D" w:rsidRDefault="00C478C7" w:rsidP="00C478C7">
            <w:pPr>
              <w:rPr>
                <w:rFonts w:asciiTheme="majorBidi" w:hAnsiTheme="majorBidi" w:cstheme="majorBidi"/>
              </w:rPr>
            </w:pPr>
            <w:proofErr w:type="spellStart"/>
            <w:ins w:id="760"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C478C7" w:rsidRPr="0065550B" w14:paraId="7A38D27F" w14:textId="77777777" w:rsidTr="008165A3">
        <w:trPr>
          <w:trHeight w:val="55"/>
        </w:trPr>
        <w:tc>
          <w:tcPr>
            <w:tcW w:w="2782" w:type="dxa"/>
            <w:noWrap/>
          </w:tcPr>
          <w:p w14:paraId="58B9C850" w14:textId="77777777" w:rsidR="00C478C7" w:rsidRDefault="00C478C7" w:rsidP="00C478C7">
            <w:pPr>
              <w:rPr>
                <w:bCs/>
                <w:lang w:val="en-CA" w:eastAsia="zh-CN"/>
              </w:rPr>
            </w:pPr>
            <w:r>
              <w:rPr>
                <w:lang w:eastAsia="zh-CN"/>
              </w:rPr>
              <w:t>Coreset CCE Mapping Type</w:t>
            </w:r>
          </w:p>
        </w:tc>
        <w:tc>
          <w:tcPr>
            <w:tcW w:w="3240" w:type="dxa"/>
          </w:tcPr>
          <w:p w14:paraId="6A4684E5" w14:textId="77777777" w:rsidR="00C478C7" w:rsidRDefault="00C478C7" w:rsidP="00C478C7">
            <w:pPr>
              <w:rPr>
                <w:lang w:eastAsia="zh-CN"/>
              </w:rPr>
            </w:pPr>
            <w:r>
              <w:rPr>
                <w:rFonts w:asciiTheme="majorBidi" w:hAnsiTheme="majorBidi" w:cstheme="majorBidi"/>
              </w:rPr>
              <w:t>Interleaved or not (more description FFS)</w:t>
            </w:r>
          </w:p>
        </w:tc>
        <w:tc>
          <w:tcPr>
            <w:tcW w:w="3690" w:type="dxa"/>
          </w:tcPr>
          <w:p w14:paraId="2E652B3F" w14:textId="09A59709" w:rsidR="00C478C7" w:rsidRDefault="00C478C7" w:rsidP="00C478C7">
            <w:pPr>
              <w:rPr>
                <w:rFonts w:asciiTheme="majorBidi" w:hAnsiTheme="majorBidi" w:cstheme="majorBidi"/>
              </w:rPr>
            </w:pPr>
            <w:r w:rsidRPr="00C7198D">
              <w:rPr>
                <w:rFonts w:asciiTheme="majorBidi" w:hAnsiTheme="majorBidi" w:cstheme="majorBidi"/>
              </w:rPr>
              <w:t>3GPP TS 38.211, sec 7.3.2.2</w:t>
            </w:r>
          </w:p>
        </w:tc>
      </w:tr>
      <w:tr w:rsidR="00C478C7" w:rsidRPr="0065550B" w14:paraId="4C530908" w14:textId="77777777" w:rsidTr="008165A3">
        <w:trPr>
          <w:trHeight w:val="55"/>
        </w:trPr>
        <w:tc>
          <w:tcPr>
            <w:tcW w:w="2782" w:type="dxa"/>
            <w:noWrap/>
          </w:tcPr>
          <w:p w14:paraId="70F03E55" w14:textId="77777777" w:rsidR="00C478C7" w:rsidRDefault="00C478C7" w:rsidP="00C478C7">
            <w:pPr>
              <w:rPr>
                <w:bCs/>
                <w:lang w:val="en-CA" w:eastAsia="zh-CN"/>
              </w:rPr>
            </w:pPr>
            <w:r>
              <w:rPr>
                <w:lang w:eastAsia="zh-CN"/>
              </w:rPr>
              <w:t>Coreset P</w:t>
            </w:r>
            <w:r w:rsidRPr="008E6D22">
              <w:rPr>
                <w:lang w:eastAsia="zh-CN"/>
              </w:rPr>
              <w:t>recoder</w:t>
            </w:r>
            <w:r>
              <w:rPr>
                <w:lang w:eastAsia="zh-CN"/>
              </w:rPr>
              <w:t xml:space="preserve"> </w:t>
            </w:r>
            <w:r w:rsidRPr="008E6D22">
              <w:rPr>
                <w:lang w:eastAsia="zh-CN"/>
              </w:rPr>
              <w:t>Granularity</w:t>
            </w:r>
          </w:p>
        </w:tc>
        <w:tc>
          <w:tcPr>
            <w:tcW w:w="3240" w:type="dxa"/>
          </w:tcPr>
          <w:p w14:paraId="4B9427CF" w14:textId="77777777" w:rsidR="00C478C7" w:rsidRDefault="00C478C7" w:rsidP="00C478C7">
            <w:pPr>
              <w:rPr>
                <w:lang w:eastAsia="zh-CN"/>
              </w:rPr>
            </w:pPr>
            <w:commentRangeStart w:id="761"/>
            <w:r>
              <w:rPr>
                <w:lang w:eastAsia="zh-CN"/>
              </w:rPr>
              <w:t xml:space="preserve">Wideband or allocation </w:t>
            </w:r>
            <w:commentRangeEnd w:id="761"/>
            <w:r w:rsidR="005F05FC">
              <w:rPr>
                <w:rStyle w:val="CommentReference"/>
              </w:rPr>
              <w:commentReference w:id="761"/>
            </w:r>
            <w:r>
              <w:rPr>
                <w:rFonts w:asciiTheme="majorBidi" w:hAnsiTheme="majorBidi" w:cstheme="majorBidi"/>
              </w:rPr>
              <w:t>(more description FFS)</w:t>
            </w:r>
          </w:p>
        </w:tc>
        <w:tc>
          <w:tcPr>
            <w:tcW w:w="3690" w:type="dxa"/>
          </w:tcPr>
          <w:p w14:paraId="0DC7FD74" w14:textId="48522BCF" w:rsidR="00C478C7" w:rsidRDefault="00C478C7" w:rsidP="00C478C7">
            <w:pPr>
              <w:rPr>
                <w:rFonts w:asciiTheme="majorBidi" w:hAnsiTheme="majorBidi" w:cstheme="majorBidi"/>
              </w:rPr>
            </w:pPr>
            <w:r w:rsidRPr="00C7198D">
              <w:rPr>
                <w:rFonts w:asciiTheme="majorBidi" w:hAnsiTheme="majorBidi" w:cstheme="majorBidi"/>
              </w:rPr>
              <w:t>3GPP TS 38.211, sec 7.3.2.2</w:t>
            </w:r>
          </w:p>
        </w:tc>
      </w:tr>
      <w:tr w:rsidR="00C478C7" w:rsidRPr="0065550B" w14:paraId="66C8C65C" w14:textId="77777777" w:rsidTr="008165A3">
        <w:trPr>
          <w:trHeight w:val="55"/>
          <w:ins w:id="762" w:author="Author"/>
        </w:trPr>
        <w:tc>
          <w:tcPr>
            <w:tcW w:w="2782" w:type="dxa"/>
            <w:noWrap/>
          </w:tcPr>
          <w:p w14:paraId="5F15DC41" w14:textId="2131D466" w:rsidR="00C478C7" w:rsidRDefault="00C478C7" w:rsidP="00C478C7">
            <w:pPr>
              <w:rPr>
                <w:ins w:id="763" w:author="Author"/>
                <w:lang w:eastAsia="zh-CN"/>
              </w:rPr>
            </w:pPr>
            <w:ins w:id="764" w:author="Author">
              <w:r>
                <w:rPr>
                  <w:lang w:eastAsia="zh-CN"/>
                </w:rPr>
                <w:t>Coreset Placement</w:t>
              </w:r>
            </w:ins>
          </w:p>
        </w:tc>
        <w:tc>
          <w:tcPr>
            <w:tcW w:w="3240" w:type="dxa"/>
          </w:tcPr>
          <w:p w14:paraId="64AF8699" w14:textId="5D6E76BB" w:rsidR="00C478C7" w:rsidRDefault="00C478C7" w:rsidP="00C478C7">
            <w:pPr>
              <w:rPr>
                <w:ins w:id="765" w:author="Author"/>
                <w:lang w:eastAsia="zh-CN"/>
              </w:rPr>
            </w:pPr>
            <w:ins w:id="766" w:author="Author">
              <w:r>
                <w:rPr>
                  <w:lang w:eastAsia="zh-CN"/>
                </w:rPr>
                <w:t>Any symbol restriction (</w:t>
              </w:r>
              <w:proofErr w:type="gramStart"/>
              <w:r>
                <w:rPr>
                  <w:lang w:eastAsia="zh-CN"/>
                </w:rPr>
                <w:t>e.g.</w:t>
              </w:r>
              <w:proofErr w:type="gramEnd"/>
              <w:r>
                <w:rPr>
                  <w:lang w:eastAsia="zh-CN"/>
                </w:rPr>
                <w:t xml:space="preserve"> first three)</w:t>
              </w:r>
            </w:ins>
          </w:p>
        </w:tc>
        <w:tc>
          <w:tcPr>
            <w:tcW w:w="3690" w:type="dxa"/>
          </w:tcPr>
          <w:p w14:paraId="3CCB8562" w14:textId="6A791AF9" w:rsidR="00C478C7" w:rsidRPr="00C7198D" w:rsidRDefault="00C478C7" w:rsidP="00C478C7">
            <w:pPr>
              <w:rPr>
                <w:ins w:id="767" w:author="Author"/>
                <w:rFonts w:asciiTheme="majorBidi" w:hAnsiTheme="majorBidi" w:cstheme="majorBidi"/>
              </w:rPr>
            </w:pPr>
            <w:ins w:id="768" w:author="Author">
              <w:r w:rsidRPr="00C7198D">
                <w:rPr>
                  <w:rFonts w:asciiTheme="majorBidi" w:hAnsiTheme="majorBidi" w:cstheme="majorBidi"/>
                </w:rPr>
                <w:t>3GPP TS 38.21</w:t>
              </w:r>
              <w:r>
                <w:rPr>
                  <w:rFonts w:asciiTheme="majorBidi" w:hAnsiTheme="majorBidi" w:cstheme="majorBidi"/>
                </w:rPr>
                <w:t>3</w:t>
              </w:r>
              <w:r w:rsidRPr="00C7198D">
                <w:rPr>
                  <w:rFonts w:asciiTheme="majorBidi" w:hAnsiTheme="majorBidi" w:cstheme="majorBidi"/>
                </w:rPr>
                <w:t xml:space="preserve">, sec </w:t>
              </w:r>
              <w:r>
                <w:rPr>
                  <w:rFonts w:asciiTheme="majorBidi" w:hAnsiTheme="majorBidi" w:cstheme="majorBidi"/>
                </w:rPr>
                <w:t>13</w:t>
              </w:r>
            </w:ins>
          </w:p>
        </w:tc>
      </w:tr>
      <w:tr w:rsidR="00C478C7" w:rsidRPr="00BE4A8A" w14:paraId="02A830A3" w14:textId="77777777" w:rsidTr="008165A3">
        <w:trPr>
          <w:trHeight w:val="55"/>
          <w:ins w:id="769" w:author="Author"/>
        </w:trPr>
        <w:tc>
          <w:tcPr>
            <w:tcW w:w="2782" w:type="dxa"/>
            <w:noWrap/>
          </w:tcPr>
          <w:p w14:paraId="64D616BC" w14:textId="6D014FF5" w:rsidR="00C478C7" w:rsidRDefault="00C478C7" w:rsidP="00C478C7">
            <w:pPr>
              <w:rPr>
                <w:ins w:id="770" w:author="Author"/>
                <w:lang w:eastAsia="zh-CN"/>
              </w:rPr>
            </w:pPr>
            <w:commentRangeStart w:id="771"/>
            <w:ins w:id="772" w:author="Author">
              <w:r>
                <w:rPr>
                  <w:lang w:eastAsia="zh-CN"/>
                </w:rPr>
                <w:t>PDCCH Precoder support</w:t>
              </w:r>
            </w:ins>
            <w:commentRangeEnd w:id="771"/>
            <w:r w:rsidR="00701BCB">
              <w:rPr>
                <w:rStyle w:val="CommentReference"/>
              </w:rPr>
              <w:commentReference w:id="771"/>
            </w:r>
          </w:p>
        </w:tc>
        <w:tc>
          <w:tcPr>
            <w:tcW w:w="3240" w:type="dxa"/>
          </w:tcPr>
          <w:p w14:paraId="04331C7B" w14:textId="6DF1E4EE" w:rsidR="00C478C7" w:rsidRPr="00BE4A8A" w:rsidRDefault="00C478C7" w:rsidP="00C478C7">
            <w:pPr>
              <w:rPr>
                <w:ins w:id="773" w:author="Author"/>
                <w:lang w:val="fr-FR" w:eastAsia="zh-CN"/>
              </w:rPr>
            </w:pPr>
            <w:commentRangeStart w:id="774"/>
            <w:ins w:id="775" w:author="Author">
              <w:r w:rsidRPr="00BE4A8A">
                <w:rPr>
                  <w:lang w:val="fr-FR" w:eastAsia="zh-CN"/>
                </w:rPr>
                <w:t>C-SDD</w:t>
              </w:r>
            </w:ins>
            <w:commentRangeEnd w:id="774"/>
            <w:r w:rsidR="00E12B71">
              <w:rPr>
                <w:rStyle w:val="CommentReference"/>
              </w:rPr>
              <w:commentReference w:id="774"/>
            </w:r>
            <w:ins w:id="776" w:author="Author">
              <w:r w:rsidRPr="00BE4A8A">
                <w:rPr>
                  <w:lang w:val="fr-FR" w:eastAsia="zh-CN"/>
                </w:rPr>
                <w:t xml:space="preserve">, </w:t>
              </w:r>
              <w:proofErr w:type="spellStart"/>
              <w:r w:rsidRPr="00BE4A8A">
                <w:rPr>
                  <w:lang w:val="fr-FR" w:eastAsia="zh-CN"/>
                </w:rPr>
                <w:t>Precoder</w:t>
              </w:r>
              <w:proofErr w:type="spellEnd"/>
              <w:r w:rsidRPr="00BE4A8A">
                <w:rPr>
                  <w:lang w:val="fr-FR" w:eastAsia="zh-CN"/>
                </w:rPr>
                <w:t xml:space="preserve"> </w:t>
              </w:r>
              <w:proofErr w:type="spellStart"/>
              <w:r w:rsidRPr="00BE4A8A">
                <w:rPr>
                  <w:lang w:val="fr-FR" w:eastAsia="zh-CN"/>
                </w:rPr>
                <w:t>cycling</w:t>
              </w:r>
              <w:proofErr w:type="spellEnd"/>
              <w:r w:rsidRPr="00BE4A8A">
                <w:rPr>
                  <w:lang w:val="fr-FR" w:eastAsia="zh-CN"/>
                </w:rPr>
                <w:t>, etc.</w:t>
              </w:r>
            </w:ins>
          </w:p>
        </w:tc>
        <w:tc>
          <w:tcPr>
            <w:tcW w:w="3690" w:type="dxa"/>
          </w:tcPr>
          <w:p w14:paraId="37D85E58" w14:textId="7CB158FA" w:rsidR="00C478C7" w:rsidRPr="00BE4A8A" w:rsidRDefault="00C478C7" w:rsidP="00C478C7">
            <w:pPr>
              <w:rPr>
                <w:ins w:id="777" w:author="Author"/>
                <w:rFonts w:asciiTheme="majorBidi" w:hAnsiTheme="majorBidi" w:cstheme="majorBidi"/>
                <w:lang w:val="fr-FR"/>
              </w:rPr>
            </w:pPr>
            <w:proofErr w:type="spellStart"/>
            <w:ins w:id="778"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C478C7" w:rsidRPr="0065550B" w14:paraId="5D14B2EE" w14:textId="77777777" w:rsidTr="008165A3">
        <w:trPr>
          <w:trHeight w:val="55"/>
        </w:trPr>
        <w:tc>
          <w:tcPr>
            <w:tcW w:w="2782" w:type="dxa"/>
            <w:noWrap/>
          </w:tcPr>
          <w:p w14:paraId="761AE924" w14:textId="77777777" w:rsidR="00C478C7" w:rsidRDefault="00C478C7" w:rsidP="00C478C7">
            <w:pPr>
              <w:rPr>
                <w:bCs/>
                <w:lang w:val="en-CA" w:eastAsia="zh-CN"/>
              </w:rPr>
            </w:pPr>
            <w:r>
              <w:rPr>
                <w:bCs/>
                <w:lang w:val="en-CA" w:eastAsia="zh-CN"/>
              </w:rPr>
              <w:t xml:space="preserve">PDSCH Rate Matching capabilities (around CSI-RS, SSB, </w:t>
            </w:r>
            <w:proofErr w:type="spellStart"/>
            <w:r>
              <w:rPr>
                <w:bCs/>
                <w:lang w:val="en-CA" w:eastAsia="zh-CN"/>
              </w:rPr>
              <w:t>etc</w:t>
            </w:r>
            <w:proofErr w:type="spellEnd"/>
            <w:r>
              <w:rPr>
                <w:bCs/>
                <w:lang w:val="en-CA" w:eastAsia="zh-CN"/>
              </w:rPr>
              <w:t>)</w:t>
            </w:r>
          </w:p>
        </w:tc>
        <w:tc>
          <w:tcPr>
            <w:tcW w:w="3240" w:type="dxa"/>
          </w:tcPr>
          <w:p w14:paraId="70740286" w14:textId="77777777" w:rsidR="00C478C7" w:rsidRDefault="00C478C7" w:rsidP="00C478C7">
            <w:pPr>
              <w:rPr>
                <w:ins w:id="779" w:author="Author"/>
                <w:lang w:val="en-CA" w:eastAsia="zh-CN"/>
              </w:rPr>
            </w:pPr>
            <w:r>
              <w:rPr>
                <w:lang w:val="en-CA" w:eastAsia="zh-CN"/>
              </w:rPr>
              <w:t>Support for the rate matching, as well as any support of overlaps between channels</w:t>
            </w:r>
            <w:ins w:id="780" w:author="Author">
              <w:r>
                <w:rPr>
                  <w:lang w:val="en-CA" w:eastAsia="zh-CN"/>
                </w:rPr>
                <w:t>:</w:t>
              </w:r>
            </w:ins>
          </w:p>
          <w:p w14:paraId="4773E9CC" w14:textId="77777777" w:rsidR="00C478C7" w:rsidRDefault="00C478C7" w:rsidP="00C478C7">
            <w:pPr>
              <w:pStyle w:val="ListParagraph"/>
              <w:numPr>
                <w:ilvl w:val="0"/>
                <w:numId w:val="51"/>
              </w:numPr>
              <w:rPr>
                <w:ins w:id="781" w:author="Author"/>
                <w:lang w:val="en-CA" w:eastAsia="zh-CN"/>
              </w:rPr>
            </w:pPr>
            <w:commentRangeStart w:id="782"/>
            <w:ins w:id="783" w:author="Author">
              <w:r>
                <w:rPr>
                  <w:lang w:val="en-CA" w:eastAsia="zh-CN"/>
                </w:rPr>
                <w:t>PDSCH and SSB</w:t>
              </w:r>
            </w:ins>
          </w:p>
          <w:p w14:paraId="72820B43" w14:textId="77777777" w:rsidR="00C478C7" w:rsidRDefault="00C478C7" w:rsidP="00C478C7">
            <w:pPr>
              <w:pStyle w:val="ListParagraph"/>
              <w:numPr>
                <w:ilvl w:val="0"/>
                <w:numId w:val="51"/>
              </w:numPr>
              <w:rPr>
                <w:ins w:id="784" w:author="Author"/>
                <w:lang w:val="en-CA" w:eastAsia="zh-CN"/>
              </w:rPr>
            </w:pPr>
            <w:ins w:id="785" w:author="Author">
              <w:r>
                <w:rPr>
                  <w:lang w:val="en-CA" w:eastAsia="zh-CN"/>
                </w:rPr>
                <w:t>PDSCH and CSI-RS</w:t>
              </w:r>
            </w:ins>
          </w:p>
          <w:p w14:paraId="16606CFD" w14:textId="77777777" w:rsidR="00C478C7" w:rsidRDefault="00C478C7" w:rsidP="00C478C7">
            <w:pPr>
              <w:pStyle w:val="ListParagraph"/>
              <w:numPr>
                <w:ilvl w:val="0"/>
                <w:numId w:val="51"/>
              </w:numPr>
              <w:rPr>
                <w:ins w:id="786" w:author="Author"/>
                <w:lang w:val="en-CA" w:eastAsia="zh-CN"/>
              </w:rPr>
            </w:pPr>
            <w:ins w:id="787" w:author="Author">
              <w:r>
                <w:rPr>
                  <w:lang w:val="en-CA" w:eastAsia="zh-CN"/>
                </w:rPr>
                <w:t>PDSCH and PDCCH</w:t>
              </w:r>
            </w:ins>
            <w:commentRangeEnd w:id="782"/>
            <w:r w:rsidR="00D839E4">
              <w:rPr>
                <w:rStyle w:val="CommentReference"/>
                <w:rFonts w:ascii="Times New Roman" w:eastAsia="Yu Mincho" w:hAnsi="Times New Roman" w:cs="Times New Roman"/>
                <w:lang w:eastAsia="en-US"/>
              </w:rPr>
              <w:commentReference w:id="782"/>
            </w:r>
          </w:p>
          <w:p w14:paraId="777D7798" w14:textId="77777777" w:rsidR="00C478C7" w:rsidRDefault="00C478C7" w:rsidP="00C478C7">
            <w:pPr>
              <w:rPr>
                <w:ins w:id="788" w:author="Author"/>
                <w:lang w:val="en-CA" w:eastAsia="zh-CN"/>
              </w:rPr>
            </w:pPr>
          </w:p>
          <w:p w14:paraId="1990B5D9" w14:textId="77777777" w:rsidR="00C478C7" w:rsidRDefault="00C478C7" w:rsidP="00C478C7">
            <w:pPr>
              <w:rPr>
                <w:ins w:id="789" w:author="Author"/>
                <w:lang w:val="en-CA" w:eastAsia="zh-CN"/>
              </w:rPr>
            </w:pPr>
            <w:ins w:id="790" w:author="Author">
              <w:r>
                <w:rPr>
                  <w:lang w:val="en-CA" w:eastAsia="zh-CN"/>
                </w:rPr>
                <w:t>And overlaps between PDSCH and structures:</w:t>
              </w:r>
            </w:ins>
          </w:p>
          <w:p w14:paraId="5211F7AA" w14:textId="77777777" w:rsidR="00C478C7" w:rsidRDefault="00C478C7" w:rsidP="00C478C7">
            <w:pPr>
              <w:pStyle w:val="ListParagraph"/>
              <w:numPr>
                <w:ilvl w:val="0"/>
                <w:numId w:val="51"/>
              </w:numPr>
              <w:rPr>
                <w:ins w:id="791" w:author="Author"/>
                <w:lang w:val="en-CA" w:eastAsia="zh-CN"/>
              </w:rPr>
            </w:pPr>
            <w:commentRangeStart w:id="792"/>
            <w:ins w:id="793" w:author="Author">
              <w:r>
                <w:rPr>
                  <w:lang w:val="en-CA" w:eastAsia="zh-CN"/>
                </w:rPr>
                <w:t>PDSCH and LTE-CRS</w:t>
              </w:r>
            </w:ins>
          </w:p>
          <w:p w14:paraId="74CFA8E1" w14:textId="77777777" w:rsidR="00C478C7" w:rsidRDefault="00C478C7" w:rsidP="00C478C7">
            <w:pPr>
              <w:pStyle w:val="ListParagraph"/>
              <w:numPr>
                <w:ilvl w:val="0"/>
                <w:numId w:val="51"/>
              </w:numPr>
              <w:rPr>
                <w:ins w:id="794" w:author="Author"/>
                <w:lang w:val="en-CA" w:eastAsia="zh-CN"/>
              </w:rPr>
            </w:pPr>
            <w:ins w:id="795" w:author="Author">
              <w:r>
                <w:rPr>
                  <w:lang w:val="en-CA" w:eastAsia="zh-CN"/>
                </w:rPr>
                <w:t xml:space="preserve">PDSCH and </w:t>
              </w:r>
              <w:proofErr w:type="spellStart"/>
              <w:r>
                <w:rPr>
                  <w:lang w:val="en-CA" w:eastAsia="zh-CN"/>
                </w:rPr>
                <w:t>PrbSymbPattern</w:t>
              </w:r>
              <w:proofErr w:type="spellEnd"/>
              <w:r>
                <w:rPr>
                  <w:lang w:val="en-CA" w:eastAsia="zh-CN"/>
                </w:rPr>
                <w:t xml:space="preserve"> (bitmap or Coreset)</w:t>
              </w:r>
            </w:ins>
            <w:commentRangeEnd w:id="792"/>
            <w:r w:rsidR="00C9456E">
              <w:rPr>
                <w:rStyle w:val="CommentReference"/>
                <w:rFonts w:ascii="Times New Roman" w:eastAsia="Yu Mincho" w:hAnsi="Times New Roman" w:cs="Times New Roman"/>
                <w:lang w:eastAsia="en-US"/>
              </w:rPr>
              <w:commentReference w:id="792"/>
            </w:r>
          </w:p>
          <w:p w14:paraId="7F360E8A" w14:textId="77777777" w:rsidR="00C478C7" w:rsidRDefault="00C478C7" w:rsidP="00C478C7">
            <w:pPr>
              <w:pStyle w:val="ListParagraph"/>
              <w:rPr>
                <w:ins w:id="796" w:author="Author"/>
                <w:lang w:val="en-CA" w:eastAsia="zh-CN"/>
              </w:rPr>
            </w:pPr>
          </w:p>
          <w:p w14:paraId="016F050A" w14:textId="3E416672" w:rsidR="00C478C7" w:rsidRPr="00BE4A8A" w:rsidRDefault="00C478C7" w:rsidP="00C478C7">
            <w:pPr>
              <w:rPr>
                <w:lang w:val="en-CA" w:eastAsia="zh-CN"/>
              </w:rPr>
            </w:pPr>
            <w:ins w:id="797" w:author="Author">
              <w:r>
                <w:rPr>
                  <w:lang w:val="en-CA" w:eastAsia="zh-CN"/>
                </w:rPr>
                <w:t xml:space="preserve">Capabilities for this would also list limitations on number and scope of </w:t>
              </w:r>
              <w:proofErr w:type="spellStart"/>
              <w:r>
                <w:rPr>
                  <w:lang w:val="en-CA" w:eastAsia="zh-CN"/>
                </w:rPr>
                <w:t>ovelaps</w:t>
              </w:r>
              <w:proofErr w:type="spellEnd"/>
              <w:r>
                <w:rPr>
                  <w:lang w:val="en-CA" w:eastAsia="zh-CN"/>
                </w:rPr>
                <w:t xml:space="preserve"> / patterns.</w:t>
              </w:r>
            </w:ins>
          </w:p>
        </w:tc>
        <w:tc>
          <w:tcPr>
            <w:tcW w:w="3690" w:type="dxa"/>
          </w:tcPr>
          <w:p w14:paraId="1B2106F5" w14:textId="13F1114D" w:rsidR="00C478C7" w:rsidRDefault="00C478C7" w:rsidP="00C478C7">
            <w:pPr>
              <w:rPr>
                <w:rFonts w:asciiTheme="majorBidi" w:hAnsiTheme="majorBidi" w:cstheme="majorBidi"/>
              </w:rPr>
            </w:pPr>
            <w:r>
              <w:rPr>
                <w:rFonts w:asciiTheme="majorBidi" w:hAnsiTheme="majorBidi" w:cstheme="majorBidi"/>
              </w:rPr>
              <w:t xml:space="preserve">3GPP TS 38.214, sec </w:t>
            </w:r>
            <w:r w:rsidRPr="008B48A1">
              <w:rPr>
                <w:rFonts w:asciiTheme="majorBidi" w:hAnsiTheme="majorBidi" w:cstheme="majorBidi"/>
              </w:rPr>
              <w:t>5.1.4</w:t>
            </w:r>
          </w:p>
        </w:tc>
      </w:tr>
      <w:tr w:rsidR="00C478C7" w:rsidRPr="0065550B" w14:paraId="1231658F" w14:textId="77777777" w:rsidTr="008165A3">
        <w:trPr>
          <w:trHeight w:val="55"/>
          <w:ins w:id="798" w:author="Author"/>
        </w:trPr>
        <w:tc>
          <w:tcPr>
            <w:tcW w:w="2782" w:type="dxa"/>
            <w:noWrap/>
          </w:tcPr>
          <w:p w14:paraId="00F3410B" w14:textId="150AB99A" w:rsidR="00C478C7" w:rsidRDefault="00C478C7" w:rsidP="00C478C7">
            <w:pPr>
              <w:rPr>
                <w:ins w:id="799" w:author="Author"/>
                <w:bCs/>
                <w:lang w:val="en-CA" w:eastAsia="zh-CN"/>
              </w:rPr>
            </w:pPr>
            <w:commentRangeStart w:id="800"/>
            <w:ins w:id="801" w:author="Author">
              <w:r>
                <w:rPr>
                  <w:bCs/>
                  <w:lang w:val="en-CA" w:eastAsia="zh-CN"/>
                </w:rPr>
                <w:t>DL MIMO: SDM &amp; Bandwidth joint support</w:t>
              </w:r>
            </w:ins>
            <w:commentRangeEnd w:id="800"/>
            <w:r w:rsidR="006D6A35">
              <w:rPr>
                <w:rStyle w:val="CommentReference"/>
              </w:rPr>
              <w:commentReference w:id="800"/>
            </w:r>
          </w:p>
        </w:tc>
        <w:tc>
          <w:tcPr>
            <w:tcW w:w="3240" w:type="dxa"/>
          </w:tcPr>
          <w:p w14:paraId="0F12FDE5" w14:textId="21D7ABD9" w:rsidR="00C478C7" w:rsidRDefault="00C478C7" w:rsidP="00C478C7">
            <w:pPr>
              <w:rPr>
                <w:ins w:id="802" w:author="Author"/>
                <w:lang w:val="en-CA" w:eastAsia="zh-CN"/>
              </w:rPr>
            </w:pPr>
            <w:ins w:id="803" w:author="Author">
              <w:r>
                <w:rPr>
                  <w:lang w:val="en-CA" w:eastAsia="zh-CN"/>
                </w:rPr>
                <w:t xml:space="preserve">Support for forming joint precoders </w:t>
              </w:r>
              <w:del w:id="804" w:author="Author">
                <w:r w:rsidDel="00497CB9">
                  <w:rPr>
                    <w:lang w:val="en-CA" w:eastAsia="zh-CN"/>
                  </w:rPr>
                  <w:delText xml:space="preserve"> a </w:delText>
                </w:r>
              </w:del>
              <w:r>
                <w:rPr>
                  <w:lang w:val="en-CA" w:eastAsia="zh-CN"/>
                </w:rPr>
                <w:t>across bandwidth, and across baseband antenna ports.</w:t>
              </w:r>
              <w:del w:id="805" w:author="Author">
                <w:r w:rsidDel="00101BF7">
                  <w:rPr>
                    <w:lang w:val="en-CA" w:eastAsia="zh-CN"/>
                  </w:rPr>
                  <w:delText xml:space="preserve"> </w:delText>
                </w:r>
              </w:del>
            </w:ins>
          </w:p>
        </w:tc>
        <w:tc>
          <w:tcPr>
            <w:tcW w:w="3690" w:type="dxa"/>
          </w:tcPr>
          <w:p w14:paraId="66A2E4D3" w14:textId="503E9B25" w:rsidR="00C478C7" w:rsidRDefault="00C478C7" w:rsidP="00C478C7">
            <w:pPr>
              <w:rPr>
                <w:ins w:id="806" w:author="Author"/>
                <w:rFonts w:asciiTheme="majorBidi" w:hAnsiTheme="majorBidi" w:cstheme="majorBidi"/>
              </w:rPr>
            </w:pPr>
            <w:proofErr w:type="spellStart"/>
            <w:ins w:id="807"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C478C7" w:rsidRPr="0065550B" w14:paraId="5E8D9492" w14:textId="77777777" w:rsidTr="008165A3">
        <w:trPr>
          <w:trHeight w:val="55"/>
          <w:ins w:id="808" w:author="Author"/>
        </w:trPr>
        <w:tc>
          <w:tcPr>
            <w:tcW w:w="2782" w:type="dxa"/>
            <w:noWrap/>
          </w:tcPr>
          <w:p w14:paraId="5702438E" w14:textId="2181F0B7" w:rsidR="00C478C7" w:rsidRDefault="00C478C7" w:rsidP="00C478C7">
            <w:pPr>
              <w:rPr>
                <w:ins w:id="809" w:author="Author"/>
                <w:bCs/>
                <w:lang w:val="en-CA" w:eastAsia="zh-CN"/>
              </w:rPr>
            </w:pPr>
            <w:commentRangeStart w:id="810"/>
            <w:ins w:id="811" w:author="Author">
              <w:r>
                <w:rPr>
                  <w:bCs/>
                  <w:lang w:val="en-CA" w:eastAsia="zh-CN"/>
                </w:rPr>
                <w:t>DL</w:t>
              </w:r>
              <w:del w:id="812" w:author="Author">
                <w:r w:rsidDel="00823F04">
                  <w:rPr>
                    <w:bCs/>
                    <w:lang w:val="en-CA" w:eastAsia="zh-CN"/>
                  </w:rPr>
                  <w:delText xml:space="preserve">: </w:delText>
                </w:r>
              </w:del>
              <w:r>
                <w:rPr>
                  <w:bCs/>
                  <w:lang w:val="en-CA" w:eastAsia="zh-CN"/>
                </w:rPr>
                <w:t xml:space="preserve"> MIMO: Cross Channel MUX</w:t>
              </w:r>
            </w:ins>
            <w:commentRangeEnd w:id="810"/>
            <w:r w:rsidR="006D6A35">
              <w:rPr>
                <w:rStyle w:val="CommentReference"/>
              </w:rPr>
              <w:commentReference w:id="810"/>
            </w:r>
          </w:p>
        </w:tc>
        <w:tc>
          <w:tcPr>
            <w:tcW w:w="3240" w:type="dxa"/>
          </w:tcPr>
          <w:p w14:paraId="0CE686BD" w14:textId="451865FD" w:rsidR="00C478C7" w:rsidDel="00B44F72" w:rsidRDefault="00C478C7" w:rsidP="00C478C7">
            <w:pPr>
              <w:rPr>
                <w:ins w:id="813" w:author="Author"/>
                <w:lang w:val="en-CA" w:eastAsia="zh-CN"/>
              </w:rPr>
            </w:pPr>
            <w:ins w:id="814" w:author="Author">
              <w:r>
                <w:rPr>
                  <w:lang w:val="en-CA" w:eastAsia="zh-CN"/>
                </w:rPr>
                <w:t xml:space="preserve">Ability to </w:t>
              </w:r>
              <w:proofErr w:type="spellStart"/>
              <w:r>
                <w:rPr>
                  <w:lang w:val="en-CA" w:eastAsia="zh-CN"/>
                </w:rPr>
                <w:t>spaptially</w:t>
              </w:r>
              <w:proofErr w:type="spellEnd"/>
              <w:r>
                <w:rPr>
                  <w:lang w:val="en-CA" w:eastAsia="zh-CN"/>
                </w:rPr>
                <w:t xml:space="preserve"> multiplex same of different channel types (PDSCH, PDCCH, </w:t>
              </w:r>
              <w:proofErr w:type="spellStart"/>
              <w:r>
                <w:rPr>
                  <w:lang w:val="en-CA" w:eastAsia="zh-CN"/>
                </w:rPr>
                <w:t>etc</w:t>
              </w:r>
              <w:proofErr w:type="spellEnd"/>
              <w:r>
                <w:rPr>
                  <w:lang w:val="en-CA" w:eastAsia="zh-CN"/>
                </w:rPr>
                <w:t>)</w:t>
              </w:r>
            </w:ins>
          </w:p>
        </w:tc>
        <w:tc>
          <w:tcPr>
            <w:tcW w:w="3690" w:type="dxa"/>
          </w:tcPr>
          <w:p w14:paraId="02CBC693" w14:textId="7F997CAC" w:rsidR="00C478C7" w:rsidRDefault="00C478C7" w:rsidP="00C478C7">
            <w:pPr>
              <w:rPr>
                <w:ins w:id="815" w:author="Author"/>
                <w:rFonts w:asciiTheme="majorBidi" w:hAnsiTheme="majorBidi" w:cstheme="majorBidi"/>
                <w:lang w:val="fr-FR"/>
              </w:rPr>
            </w:pPr>
            <w:proofErr w:type="spellStart"/>
            <w:ins w:id="816"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C478C7" w:rsidRPr="0065550B" w14:paraId="66351363" w14:textId="77777777" w:rsidTr="008165A3">
        <w:trPr>
          <w:trHeight w:val="55"/>
          <w:ins w:id="817" w:author="Author"/>
        </w:trPr>
        <w:tc>
          <w:tcPr>
            <w:tcW w:w="2782" w:type="dxa"/>
            <w:noWrap/>
          </w:tcPr>
          <w:p w14:paraId="643E3DA7" w14:textId="04E2B983" w:rsidR="00C478C7" w:rsidRDefault="00C478C7" w:rsidP="00C478C7">
            <w:pPr>
              <w:rPr>
                <w:ins w:id="818" w:author="Author"/>
                <w:bCs/>
                <w:lang w:val="en-CA" w:eastAsia="zh-CN"/>
              </w:rPr>
            </w:pPr>
            <w:commentRangeStart w:id="819"/>
            <w:ins w:id="820" w:author="Author">
              <w:r>
                <w:rPr>
                  <w:bCs/>
                  <w:lang w:val="en-CA" w:eastAsia="zh-CN"/>
                </w:rPr>
                <w:t>DL MIMO: Maximum number of layers</w:t>
              </w:r>
            </w:ins>
            <w:commentRangeEnd w:id="819"/>
            <w:r w:rsidR="00637075">
              <w:rPr>
                <w:rStyle w:val="CommentReference"/>
              </w:rPr>
              <w:commentReference w:id="819"/>
            </w:r>
          </w:p>
        </w:tc>
        <w:tc>
          <w:tcPr>
            <w:tcW w:w="3240" w:type="dxa"/>
          </w:tcPr>
          <w:p w14:paraId="42D01AE2" w14:textId="6DCE021F" w:rsidR="00C478C7" w:rsidRDefault="00C478C7" w:rsidP="00C478C7">
            <w:pPr>
              <w:rPr>
                <w:ins w:id="821" w:author="Author"/>
                <w:lang w:val="en-CA" w:eastAsia="zh-CN"/>
              </w:rPr>
            </w:pPr>
            <w:ins w:id="822" w:author="Author">
              <w:r>
                <w:rPr>
                  <w:lang w:val="en-CA" w:eastAsia="zh-CN"/>
                </w:rPr>
                <w:t xml:space="preserve">The </w:t>
              </w:r>
              <w:proofErr w:type="spellStart"/>
              <w:r>
                <w:rPr>
                  <w:lang w:val="en-CA" w:eastAsia="zh-CN"/>
                </w:rPr>
                <w:t>maxmum</w:t>
              </w:r>
              <w:proofErr w:type="spellEnd"/>
              <w:r>
                <w:rPr>
                  <w:lang w:val="en-CA" w:eastAsia="zh-CN"/>
                </w:rPr>
                <w:t xml:space="preserve"> number of layers that can be multiplexed (can be channel specific)</w:t>
              </w:r>
            </w:ins>
          </w:p>
        </w:tc>
        <w:tc>
          <w:tcPr>
            <w:tcW w:w="3690" w:type="dxa"/>
          </w:tcPr>
          <w:p w14:paraId="44A417E2" w14:textId="30139B89" w:rsidR="00C478C7" w:rsidRDefault="00C478C7" w:rsidP="00C478C7">
            <w:pPr>
              <w:rPr>
                <w:ins w:id="823" w:author="Author"/>
                <w:rFonts w:asciiTheme="majorBidi" w:hAnsiTheme="majorBidi" w:cstheme="majorBidi"/>
                <w:lang w:val="fr-FR"/>
              </w:rPr>
            </w:pPr>
            <w:proofErr w:type="spellStart"/>
            <w:ins w:id="824"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C478C7" w:rsidRPr="0065550B" w14:paraId="51924D2F" w14:textId="77777777" w:rsidTr="008165A3">
        <w:trPr>
          <w:trHeight w:val="55"/>
        </w:trPr>
        <w:tc>
          <w:tcPr>
            <w:tcW w:w="2782" w:type="dxa"/>
            <w:noWrap/>
          </w:tcPr>
          <w:p w14:paraId="7E213634" w14:textId="77777777" w:rsidR="00C478C7" w:rsidRDefault="00C478C7" w:rsidP="00C478C7">
            <w:pPr>
              <w:rPr>
                <w:bCs/>
                <w:lang w:val="en-CA" w:eastAsia="zh-CN"/>
              </w:rPr>
            </w:pPr>
            <w:r>
              <w:rPr>
                <w:bCs/>
                <w:lang w:val="en-CA" w:eastAsia="zh-CN"/>
              </w:rPr>
              <w:t>…</w:t>
            </w:r>
          </w:p>
        </w:tc>
        <w:tc>
          <w:tcPr>
            <w:tcW w:w="3240" w:type="dxa"/>
          </w:tcPr>
          <w:p w14:paraId="5B295409" w14:textId="77777777" w:rsidR="00C478C7" w:rsidRDefault="00C478C7" w:rsidP="00C478C7">
            <w:pPr>
              <w:rPr>
                <w:lang w:eastAsia="zh-CN"/>
              </w:rPr>
            </w:pPr>
            <w:r>
              <w:rPr>
                <w:lang w:eastAsia="zh-CN"/>
              </w:rPr>
              <w:t>…</w:t>
            </w:r>
          </w:p>
        </w:tc>
        <w:tc>
          <w:tcPr>
            <w:tcW w:w="3690" w:type="dxa"/>
          </w:tcPr>
          <w:p w14:paraId="5B89D3E1" w14:textId="77777777" w:rsidR="00C478C7" w:rsidRDefault="00C478C7" w:rsidP="00C478C7">
            <w:pPr>
              <w:rPr>
                <w:rFonts w:asciiTheme="majorBidi" w:hAnsiTheme="majorBidi" w:cstheme="majorBidi"/>
              </w:rPr>
            </w:pPr>
            <w:r>
              <w:rPr>
                <w:rFonts w:asciiTheme="majorBidi" w:hAnsiTheme="majorBidi" w:cstheme="majorBidi"/>
              </w:rPr>
              <w:t>…</w:t>
            </w:r>
          </w:p>
        </w:tc>
      </w:tr>
    </w:tbl>
    <w:p w14:paraId="74A7D3DF" w14:textId="77777777" w:rsidR="00C27770" w:rsidRDefault="00C27770" w:rsidP="00C27770"/>
    <w:p w14:paraId="6577FD02" w14:textId="77777777" w:rsidR="00C27770" w:rsidRDefault="00C27770" w:rsidP="00C27770">
      <w:pPr>
        <w:pStyle w:val="Heading3"/>
      </w:pPr>
      <w:bookmarkStart w:id="825" w:name="_Toc86871611"/>
      <w:r>
        <w:t>PDSCH Channel Model</w:t>
      </w:r>
      <w:bookmarkEnd w:id="825"/>
    </w:p>
    <w:p w14:paraId="47321E40" w14:textId="77777777" w:rsidR="00C27770" w:rsidRDefault="00C27770" w:rsidP="00C27770">
      <w:pPr>
        <w:rPr>
          <w:lang w:val="en-GB" w:eastAsia="zh-CN"/>
        </w:rPr>
      </w:pPr>
      <w:commentRangeStart w:id="826"/>
      <w:commentRangeStart w:id="827"/>
      <w:proofErr w:type="gramStart"/>
      <w:r>
        <w:rPr>
          <w:lang w:val="en-GB" w:eastAsia="zh-CN"/>
        </w:rPr>
        <w:t>Similarly</w:t>
      </w:r>
      <w:proofErr w:type="gramEnd"/>
      <w:r>
        <w:rPr>
          <w:lang w:val="en-GB" w:eastAsia="zh-CN"/>
        </w:rPr>
        <w:t xml:space="preserve"> t</w:t>
      </w:r>
      <w:commentRangeEnd w:id="826"/>
      <w:r w:rsidR="00B44F96">
        <w:rPr>
          <w:rStyle w:val="CommentReference"/>
        </w:rPr>
        <w:commentReference w:id="826"/>
      </w:r>
      <w:r>
        <w:rPr>
          <w:lang w:val="en-GB" w:eastAsia="zh-CN"/>
        </w:rPr>
        <w:t xml:space="preserve">o the O-RAN AAL </w:t>
      </w:r>
      <w:proofErr w:type="spellStart"/>
      <w:r>
        <w:rPr>
          <w:lang w:val="en-GB" w:eastAsia="zh-CN"/>
        </w:rPr>
        <w:t>GAnP</w:t>
      </w:r>
      <w:proofErr w:type="spellEnd"/>
      <w:r>
        <w:rPr>
          <w:lang w:val="en-GB" w:eastAsia="zh-CN"/>
        </w:rPr>
        <w:t xml:space="preserve"> document </w:t>
      </w:r>
      <w:r>
        <w:rPr>
          <w:lang w:val="en-GB" w:eastAsia="zh-CN"/>
        </w:rPr>
        <w:fldChar w:fldCharType="begin"/>
      </w:r>
      <w:r>
        <w:rPr>
          <w:lang w:val="en-GB" w:eastAsia="zh-CN"/>
        </w:rPr>
        <w:instrText xml:space="preserve"> REF _Ref71106698 \r \h </w:instrText>
      </w:r>
      <w:r>
        <w:rPr>
          <w:lang w:val="en-GB" w:eastAsia="zh-CN"/>
        </w:rPr>
      </w:r>
      <w:r>
        <w:rPr>
          <w:lang w:val="en-GB" w:eastAsia="zh-CN"/>
        </w:rPr>
        <w:fldChar w:fldCharType="separate"/>
      </w:r>
      <w:r>
        <w:rPr>
          <w:lang w:val="en-GB" w:eastAsia="zh-CN"/>
        </w:rPr>
        <w:t>[7]</w:t>
      </w:r>
      <w:r>
        <w:rPr>
          <w:lang w:val="en-GB" w:eastAsia="zh-CN"/>
        </w:rPr>
        <w:fldChar w:fldCharType="end"/>
      </w:r>
      <w:r>
        <w:rPr>
          <w:lang w:val="en-GB" w:eastAsia="zh-CN"/>
        </w:rPr>
        <w:t xml:space="preserve"> for the </w:t>
      </w:r>
      <w:commentRangeStart w:id="828"/>
      <w:r>
        <w:rPr>
          <w:lang w:val="en-GB" w:eastAsia="zh-CN"/>
        </w:rPr>
        <w:t xml:space="preserve">PDSCH HI PHY </w:t>
      </w:r>
      <w:commentRangeEnd w:id="828"/>
      <w:r w:rsidR="009E64D2">
        <w:rPr>
          <w:rStyle w:val="CommentReference"/>
        </w:rPr>
        <w:commentReference w:id="828"/>
      </w:r>
      <w:r>
        <w:rPr>
          <w:lang w:val="en-GB" w:eastAsia="zh-CN"/>
        </w:rPr>
        <w:t xml:space="preserve">Profile, </w:t>
      </w:r>
      <w:commentRangeEnd w:id="827"/>
      <w:r w:rsidR="001A1A54">
        <w:rPr>
          <w:rStyle w:val="CommentReference"/>
        </w:rPr>
        <w:commentReference w:id="827"/>
      </w:r>
      <w:r>
        <w:rPr>
          <w:lang w:val="en-GB" w:eastAsia="zh-CN"/>
        </w:rPr>
        <w:t xml:space="preserve">the PDSCH Channel model of the </w:t>
      </w:r>
      <w:r>
        <w:t>AAL DOWNLINK HI PHY Profile</w:t>
      </w:r>
      <w:r>
        <w:rPr>
          <w:lang w:val="en-GB" w:eastAsia="zh-CN"/>
        </w:rPr>
        <w:t xml:space="preserve"> supports acceleration of PDSCH Data, DM-RS and PT-RS functionality.</w:t>
      </w:r>
    </w:p>
    <w:commentRangeStart w:id="829"/>
    <w:p w14:paraId="68BF65FF" w14:textId="77777777" w:rsidR="00C27770" w:rsidRDefault="00C27770" w:rsidP="00C27770">
      <w:pPr>
        <w:rPr>
          <w:lang w:val="en-GB" w:eastAsia="zh-CN"/>
        </w:rPr>
      </w:pPr>
      <w:r>
        <w:rPr>
          <w:lang w:val="en-GB" w:eastAsia="zh-CN"/>
        </w:rPr>
        <w:object w:dxaOrig="9621" w:dyaOrig="9061" w14:anchorId="0E46045B">
          <v:shape id="_x0000_i1027" type="#_x0000_t75" style="width:462.9pt;height:436.25pt" o:ole="">
            <v:imagedata r:id="rId27" o:title=""/>
          </v:shape>
          <o:OLEObject Type="Embed" ProgID="Visio.Drawing.15" ShapeID="_x0000_i1027" DrawAspect="Content" ObjectID="_1698440732" r:id="rId28"/>
        </w:object>
      </w:r>
      <w:commentRangeEnd w:id="829"/>
      <w:r w:rsidR="00823D8A">
        <w:rPr>
          <w:rStyle w:val="CommentReference"/>
        </w:rPr>
        <w:commentReference w:id="829"/>
      </w:r>
    </w:p>
    <w:p w14:paraId="11B8E54B" w14:textId="77777777" w:rsidR="00C27770" w:rsidRDefault="00C27770" w:rsidP="00C27770">
      <w:pPr>
        <w:pStyle w:val="Caption"/>
        <w:jc w:val="center"/>
      </w:pPr>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1</w:t>
      </w:r>
      <w:r>
        <w:fldChar w:fldCharType="end"/>
      </w:r>
      <w:r>
        <w:t xml:space="preserve"> PDSCH Channel Model</w:t>
      </w:r>
    </w:p>
    <w:p w14:paraId="7D41392C" w14:textId="77777777" w:rsidR="00C27770" w:rsidRDefault="00C27770" w:rsidP="00C27770">
      <w:pPr>
        <w:rPr>
          <w:lang w:val="en-GB" w:eastAsia="zh-CN"/>
        </w:rPr>
      </w:pPr>
    </w:p>
    <w:p w14:paraId="4A3B3F66" w14:textId="77777777" w:rsidR="00C27770" w:rsidRPr="00A84D4D" w:rsidRDefault="00C27770" w:rsidP="00C27770">
      <w:pPr>
        <w:rPr>
          <w:lang w:eastAsia="zh-CN"/>
        </w:rPr>
      </w:pPr>
      <w:r>
        <w:t>The set of accelerated functions associated with the processing of PDSCH TB(s) is as follows:</w:t>
      </w:r>
    </w:p>
    <w:p w14:paraId="5DFC13FB" w14:textId="77777777" w:rsidR="00C27770" w:rsidRDefault="00C27770" w:rsidP="00C27770">
      <w:pPr>
        <w:pStyle w:val="ListParagraph"/>
        <w:numPr>
          <w:ilvl w:val="0"/>
          <w:numId w:val="52"/>
        </w:numPr>
      </w:pPr>
      <w:commentRangeStart w:id="830"/>
      <w:r>
        <w:t>TB CRC attachment</w:t>
      </w:r>
    </w:p>
    <w:p w14:paraId="2A975B8D" w14:textId="77777777" w:rsidR="00C27770" w:rsidRDefault="00C27770" w:rsidP="00C27770">
      <w:pPr>
        <w:pStyle w:val="ListParagraph"/>
        <w:numPr>
          <w:ilvl w:val="0"/>
          <w:numId w:val="49"/>
        </w:numPr>
      </w:pPr>
      <w:r>
        <w:t>CB segmentation and CRC attachment</w:t>
      </w:r>
    </w:p>
    <w:p w14:paraId="0BA0021F" w14:textId="77777777" w:rsidR="00C27770" w:rsidRDefault="00C27770" w:rsidP="00C27770">
      <w:pPr>
        <w:pStyle w:val="ListParagraph"/>
        <w:numPr>
          <w:ilvl w:val="0"/>
          <w:numId w:val="49"/>
        </w:numPr>
      </w:pPr>
      <w:r>
        <w:t>LDPC encoding</w:t>
      </w:r>
    </w:p>
    <w:p w14:paraId="147E2732" w14:textId="77777777" w:rsidR="00C27770" w:rsidRDefault="00C27770" w:rsidP="00C27770">
      <w:pPr>
        <w:pStyle w:val="ListParagraph"/>
        <w:numPr>
          <w:ilvl w:val="0"/>
          <w:numId w:val="49"/>
        </w:numPr>
      </w:pPr>
      <w:r>
        <w:t>Rate matching</w:t>
      </w:r>
    </w:p>
    <w:p w14:paraId="46B26B07" w14:textId="77777777" w:rsidR="00C27770" w:rsidRDefault="00C27770" w:rsidP="00C27770">
      <w:pPr>
        <w:pStyle w:val="ListParagraph"/>
        <w:numPr>
          <w:ilvl w:val="0"/>
          <w:numId w:val="49"/>
        </w:numPr>
      </w:pPr>
      <w:r>
        <w:t>CB concatenation</w:t>
      </w:r>
    </w:p>
    <w:p w14:paraId="45C0B86B" w14:textId="77777777" w:rsidR="00C27770" w:rsidRDefault="00C27770" w:rsidP="00C27770">
      <w:pPr>
        <w:pStyle w:val="ListParagraph"/>
        <w:numPr>
          <w:ilvl w:val="0"/>
          <w:numId w:val="49"/>
        </w:numPr>
      </w:pPr>
      <w:r>
        <w:t>Scrambling</w:t>
      </w:r>
    </w:p>
    <w:p w14:paraId="0D6FC8A6" w14:textId="77777777" w:rsidR="00C27770" w:rsidRDefault="00C27770" w:rsidP="00C27770">
      <w:pPr>
        <w:pStyle w:val="ListParagraph"/>
        <w:numPr>
          <w:ilvl w:val="0"/>
          <w:numId w:val="49"/>
        </w:numPr>
      </w:pPr>
      <w:r>
        <w:t>Modulation</w:t>
      </w:r>
    </w:p>
    <w:p w14:paraId="147151BD" w14:textId="77777777" w:rsidR="00C27770" w:rsidRDefault="00C27770" w:rsidP="00C27770">
      <w:pPr>
        <w:pStyle w:val="ListParagraph"/>
        <w:numPr>
          <w:ilvl w:val="0"/>
          <w:numId w:val="49"/>
        </w:numPr>
      </w:pPr>
      <w:r>
        <w:t>Layer mapping</w:t>
      </w:r>
    </w:p>
    <w:p w14:paraId="5A59736F" w14:textId="77777777" w:rsidR="00C27770" w:rsidRDefault="00C27770" w:rsidP="00C27770">
      <w:pPr>
        <w:pStyle w:val="ListParagraph"/>
        <w:numPr>
          <w:ilvl w:val="0"/>
          <w:numId w:val="49"/>
        </w:numPr>
      </w:pPr>
      <w:r>
        <w:t xml:space="preserve">Precoding </w:t>
      </w:r>
      <w:bookmarkStart w:id="831" w:name="_Ref54349526"/>
      <w:r>
        <w:rPr>
          <w:rStyle w:val="FootnoteReference"/>
        </w:rPr>
        <w:footnoteReference w:id="2"/>
      </w:r>
      <w:bookmarkEnd w:id="831"/>
    </w:p>
    <w:p w14:paraId="34AE56DF" w14:textId="77777777" w:rsidR="00C27770" w:rsidRDefault="00C27770" w:rsidP="00C27770">
      <w:pPr>
        <w:pStyle w:val="ListParagraph"/>
        <w:numPr>
          <w:ilvl w:val="0"/>
          <w:numId w:val="49"/>
        </w:numPr>
      </w:pPr>
      <w:r>
        <w:t xml:space="preserve">RE mapping </w:t>
      </w:r>
    </w:p>
    <w:p w14:paraId="1F4771EB" w14:textId="77777777" w:rsidR="00C27770" w:rsidRDefault="00C27770" w:rsidP="00C27770">
      <w:pPr>
        <w:pStyle w:val="ListParagraph"/>
        <w:numPr>
          <w:ilvl w:val="0"/>
          <w:numId w:val="49"/>
        </w:numPr>
      </w:pPr>
      <w:commentRangeStart w:id="832"/>
      <w:r w:rsidRPr="00C1797A">
        <w:t>Power Offset</w:t>
      </w:r>
      <w:commentRangeEnd w:id="832"/>
      <w:r w:rsidR="000C1418">
        <w:rPr>
          <w:rStyle w:val="CommentReference"/>
          <w:rFonts w:ascii="Times New Roman" w:eastAsia="Yu Mincho" w:hAnsi="Times New Roman" w:cs="Times New Roman"/>
          <w:lang w:eastAsia="en-US"/>
        </w:rPr>
        <w:commentReference w:id="832"/>
      </w:r>
    </w:p>
    <w:p w14:paraId="12EA1419" w14:textId="77777777" w:rsidR="00C27770" w:rsidRDefault="00C27770" w:rsidP="00C27770">
      <w:pPr>
        <w:pStyle w:val="ListParagraph"/>
        <w:numPr>
          <w:ilvl w:val="0"/>
          <w:numId w:val="49"/>
        </w:numPr>
      </w:pPr>
      <w:r>
        <w:lastRenderedPageBreak/>
        <w:t>IQ compression</w:t>
      </w:r>
      <w:r>
        <w:fldChar w:fldCharType="begin"/>
      </w:r>
      <w:r>
        <w:instrText xml:space="preserve"> NOTEREF _Ref54349526 \f \h </w:instrText>
      </w:r>
      <w:r>
        <w:fldChar w:fldCharType="separate"/>
      </w:r>
      <w:r w:rsidRPr="005D6AA7">
        <w:rPr>
          <w:rStyle w:val="FootnoteReference"/>
        </w:rPr>
        <w:t>1</w:t>
      </w:r>
      <w:r>
        <w:fldChar w:fldCharType="end"/>
      </w:r>
    </w:p>
    <w:commentRangeEnd w:id="830"/>
    <w:p w14:paraId="3911C0C0" w14:textId="77777777" w:rsidR="00C27770" w:rsidRDefault="005B007C" w:rsidP="00C27770">
      <w:r>
        <w:rPr>
          <w:rStyle w:val="CommentReference"/>
        </w:rPr>
        <w:commentReference w:id="830"/>
      </w:r>
    </w:p>
    <w:p w14:paraId="791C4C08" w14:textId="77777777" w:rsidR="00C27770" w:rsidRDefault="00C27770" w:rsidP="00C27770">
      <w:r>
        <w:t>The set of accelerated functions associated with the processing of PDSCH DM-RS is as follows:</w:t>
      </w:r>
    </w:p>
    <w:p w14:paraId="4D9DB748" w14:textId="77777777" w:rsidR="00C27770" w:rsidRDefault="00C27770" w:rsidP="00C27770">
      <w:pPr>
        <w:pStyle w:val="ListParagraph"/>
        <w:numPr>
          <w:ilvl w:val="0"/>
          <w:numId w:val="49"/>
        </w:numPr>
      </w:pPr>
      <w:commentRangeStart w:id="833"/>
      <w:r>
        <w:t>PDSCH DM-RS sequence generation</w:t>
      </w:r>
    </w:p>
    <w:p w14:paraId="368D200C" w14:textId="77777777" w:rsidR="00C27770" w:rsidRDefault="00C27770" w:rsidP="00C27770">
      <w:pPr>
        <w:pStyle w:val="ListParagraph"/>
        <w:numPr>
          <w:ilvl w:val="0"/>
          <w:numId w:val="49"/>
        </w:numPr>
      </w:pPr>
      <w:r>
        <w:t>Modulation</w:t>
      </w:r>
    </w:p>
    <w:p w14:paraId="5F132C7F" w14:textId="77777777" w:rsidR="00C27770" w:rsidRDefault="00C27770" w:rsidP="00C27770">
      <w:pPr>
        <w:pStyle w:val="ListParagraph"/>
        <w:numPr>
          <w:ilvl w:val="0"/>
          <w:numId w:val="49"/>
        </w:numPr>
      </w:pPr>
      <w:r>
        <w:t>Precoding</w:t>
      </w:r>
      <w:r>
        <w:fldChar w:fldCharType="begin"/>
      </w:r>
      <w:r>
        <w:instrText xml:space="preserve"> NOTEREF _Ref54349526 \f \h </w:instrText>
      </w:r>
      <w:r>
        <w:fldChar w:fldCharType="separate"/>
      </w:r>
      <w:r w:rsidRPr="005D6AA7">
        <w:rPr>
          <w:rStyle w:val="FootnoteReference"/>
        </w:rPr>
        <w:t>1</w:t>
      </w:r>
      <w:r>
        <w:fldChar w:fldCharType="end"/>
      </w:r>
    </w:p>
    <w:p w14:paraId="7D9EF08E" w14:textId="77777777" w:rsidR="00C27770" w:rsidRDefault="00C27770" w:rsidP="00C27770">
      <w:pPr>
        <w:pStyle w:val="ListParagraph"/>
        <w:numPr>
          <w:ilvl w:val="0"/>
          <w:numId w:val="49"/>
        </w:numPr>
      </w:pPr>
      <w:r>
        <w:t>RE mapping</w:t>
      </w:r>
    </w:p>
    <w:p w14:paraId="557F716B" w14:textId="77777777" w:rsidR="00C27770" w:rsidRDefault="00C27770" w:rsidP="00C27770">
      <w:pPr>
        <w:pStyle w:val="ListParagraph"/>
        <w:numPr>
          <w:ilvl w:val="0"/>
          <w:numId w:val="49"/>
        </w:numPr>
      </w:pPr>
      <w:commentRangeStart w:id="834"/>
      <w:r w:rsidRPr="00B60232">
        <w:t>Power Offset</w:t>
      </w:r>
      <w:commentRangeEnd w:id="834"/>
      <w:r w:rsidR="00176E77">
        <w:rPr>
          <w:rStyle w:val="CommentReference"/>
          <w:rFonts w:ascii="Times New Roman" w:eastAsia="Yu Mincho" w:hAnsi="Times New Roman" w:cs="Times New Roman"/>
          <w:lang w:eastAsia="en-US"/>
        </w:rPr>
        <w:commentReference w:id="834"/>
      </w:r>
    </w:p>
    <w:p w14:paraId="152EFD33" w14:textId="77777777" w:rsidR="00C27770" w:rsidRDefault="00C27770" w:rsidP="00C27770">
      <w:pPr>
        <w:pStyle w:val="ListParagraph"/>
        <w:numPr>
          <w:ilvl w:val="0"/>
          <w:numId w:val="49"/>
        </w:numPr>
      </w:pPr>
      <w:r>
        <w:t>IQ compression</w:t>
      </w:r>
      <w:r>
        <w:fldChar w:fldCharType="begin"/>
      </w:r>
      <w:r>
        <w:instrText xml:space="preserve"> NOTEREF _Ref54349526 \f \h </w:instrText>
      </w:r>
      <w:r>
        <w:fldChar w:fldCharType="separate"/>
      </w:r>
      <w:r w:rsidRPr="005D6AA7">
        <w:rPr>
          <w:rStyle w:val="FootnoteReference"/>
        </w:rPr>
        <w:t>1</w:t>
      </w:r>
      <w:r>
        <w:fldChar w:fldCharType="end"/>
      </w:r>
      <w:commentRangeEnd w:id="833"/>
      <w:r w:rsidR="005B007C">
        <w:rPr>
          <w:rStyle w:val="CommentReference"/>
          <w:rFonts w:ascii="Times New Roman" w:eastAsia="Yu Mincho" w:hAnsi="Times New Roman" w:cs="Times New Roman"/>
          <w:lang w:eastAsia="en-US"/>
        </w:rPr>
        <w:commentReference w:id="833"/>
      </w:r>
    </w:p>
    <w:p w14:paraId="46B45383" w14:textId="77777777" w:rsidR="00C27770" w:rsidRDefault="00C27770" w:rsidP="00C27770"/>
    <w:p w14:paraId="0EF49518" w14:textId="77777777" w:rsidR="00C27770" w:rsidRDefault="00C27770" w:rsidP="00C27770">
      <w:r>
        <w:t>The set of accelerated functions associated with the processing of PDSCH PT-RS is as follows:</w:t>
      </w:r>
    </w:p>
    <w:p w14:paraId="58087EA7" w14:textId="77777777" w:rsidR="00C27770" w:rsidRDefault="00C27770" w:rsidP="00C27770">
      <w:pPr>
        <w:pStyle w:val="ListParagraph"/>
        <w:numPr>
          <w:ilvl w:val="0"/>
          <w:numId w:val="53"/>
        </w:numPr>
      </w:pPr>
      <w:r w:rsidRPr="00A6350D">
        <w:t>Sequence Generation</w:t>
      </w:r>
    </w:p>
    <w:p w14:paraId="58EFAAB4" w14:textId="77777777" w:rsidR="00C27770" w:rsidRDefault="00C27770" w:rsidP="00C27770">
      <w:pPr>
        <w:pStyle w:val="ListParagraph"/>
        <w:numPr>
          <w:ilvl w:val="0"/>
          <w:numId w:val="53"/>
        </w:numPr>
      </w:pPr>
      <w:r w:rsidRPr="00A6350D">
        <w:t>Layer Mapping</w:t>
      </w:r>
    </w:p>
    <w:p w14:paraId="7D7493A7" w14:textId="77777777" w:rsidR="00C27770" w:rsidRDefault="00C27770" w:rsidP="00C27770">
      <w:pPr>
        <w:pStyle w:val="ListParagraph"/>
        <w:numPr>
          <w:ilvl w:val="0"/>
          <w:numId w:val="53"/>
        </w:numPr>
      </w:pPr>
      <w:r w:rsidRPr="00A6350D">
        <w:t>Modulation</w:t>
      </w:r>
    </w:p>
    <w:p w14:paraId="7C516CD1" w14:textId="77777777" w:rsidR="00C27770" w:rsidRDefault="00C27770" w:rsidP="00C27770">
      <w:pPr>
        <w:pStyle w:val="ListParagraph"/>
        <w:numPr>
          <w:ilvl w:val="0"/>
          <w:numId w:val="53"/>
        </w:numPr>
      </w:pPr>
      <w:r>
        <w:t>Precoding</w:t>
      </w:r>
      <w:r>
        <w:fldChar w:fldCharType="begin"/>
      </w:r>
      <w:r>
        <w:instrText xml:space="preserve"> NOTEREF _Ref54349526 \f \h </w:instrText>
      </w:r>
      <w:r>
        <w:fldChar w:fldCharType="separate"/>
      </w:r>
      <w:r w:rsidRPr="005D6AA7">
        <w:rPr>
          <w:rStyle w:val="FootnoteReference"/>
        </w:rPr>
        <w:t>1</w:t>
      </w:r>
      <w:r>
        <w:fldChar w:fldCharType="end"/>
      </w:r>
    </w:p>
    <w:p w14:paraId="5AC89791" w14:textId="77777777" w:rsidR="00C27770" w:rsidRDefault="00C27770" w:rsidP="00C27770">
      <w:pPr>
        <w:pStyle w:val="ListParagraph"/>
        <w:numPr>
          <w:ilvl w:val="0"/>
          <w:numId w:val="53"/>
        </w:numPr>
      </w:pPr>
      <w:r w:rsidRPr="00A6350D">
        <w:t>RE Mapping</w:t>
      </w:r>
    </w:p>
    <w:p w14:paraId="5C6B8970" w14:textId="77777777" w:rsidR="00C27770" w:rsidRDefault="00C27770" w:rsidP="00C27770">
      <w:pPr>
        <w:pStyle w:val="ListParagraph"/>
        <w:numPr>
          <w:ilvl w:val="0"/>
          <w:numId w:val="53"/>
        </w:numPr>
      </w:pPr>
      <w:commentRangeStart w:id="835"/>
      <w:r w:rsidRPr="00B60232">
        <w:t>Power Offset</w:t>
      </w:r>
      <w:commentRangeEnd w:id="835"/>
      <w:r w:rsidR="00176E77">
        <w:rPr>
          <w:rStyle w:val="CommentReference"/>
          <w:rFonts w:ascii="Times New Roman" w:eastAsia="Yu Mincho" w:hAnsi="Times New Roman" w:cs="Times New Roman"/>
          <w:lang w:eastAsia="en-US"/>
        </w:rPr>
        <w:commentReference w:id="835"/>
      </w:r>
    </w:p>
    <w:p w14:paraId="24847FE1" w14:textId="77777777" w:rsidR="00C27770" w:rsidRDefault="00C27770" w:rsidP="00C27770">
      <w:pPr>
        <w:pStyle w:val="ListParagraph"/>
        <w:numPr>
          <w:ilvl w:val="0"/>
          <w:numId w:val="53"/>
        </w:numPr>
      </w:pPr>
      <w:r>
        <w:t>IQ compression</w:t>
      </w:r>
      <w:r>
        <w:fldChar w:fldCharType="begin"/>
      </w:r>
      <w:r>
        <w:instrText xml:space="preserve"> NOTEREF _Ref54349526 \f \h </w:instrText>
      </w:r>
      <w:r>
        <w:fldChar w:fldCharType="separate"/>
      </w:r>
      <w:r w:rsidRPr="005D6AA7">
        <w:rPr>
          <w:rStyle w:val="FootnoteReference"/>
        </w:rPr>
        <w:t>1</w:t>
      </w:r>
      <w:r>
        <w:fldChar w:fldCharType="end"/>
      </w:r>
    </w:p>
    <w:p w14:paraId="0A2AADB0" w14:textId="77777777" w:rsidR="00C27770" w:rsidRDefault="00C27770" w:rsidP="00C27770">
      <w:pPr>
        <w:rPr>
          <w:lang w:val="en-GB" w:eastAsia="zh-CN"/>
        </w:rPr>
      </w:pPr>
    </w:p>
    <w:p w14:paraId="2255EF56" w14:textId="191CA36C" w:rsidR="00C27770" w:rsidRPr="000962B3" w:rsidRDefault="00C27770" w:rsidP="00C27770">
      <w:pPr>
        <w:pStyle w:val="Heading4"/>
      </w:pPr>
      <w:r>
        <w:t xml:space="preserve">PDSCH input for </w:t>
      </w:r>
      <w:del w:id="836" w:author="Author">
        <w:r w:rsidDel="00A7030B">
          <w:delText xml:space="preserve">AAL Downlink </w:delText>
        </w:r>
      </w:del>
      <w:ins w:id="837" w:author="Author">
        <w:r w:rsidR="00A7030B">
          <w:t>AAL_DOWNLINK_</w:t>
        </w:r>
      </w:ins>
      <w:commentRangeStart w:id="838"/>
      <w:r>
        <w:t xml:space="preserve">HI PHY </w:t>
      </w:r>
      <w:commentRangeEnd w:id="838"/>
      <w:r w:rsidR="00AD5E0D">
        <w:rPr>
          <w:rStyle w:val="CommentReference"/>
          <w:lang w:val="en-US" w:eastAsia="en-US"/>
        </w:rPr>
        <w:commentReference w:id="838"/>
      </w:r>
      <w:r>
        <w:t xml:space="preserve">Profile </w:t>
      </w:r>
    </w:p>
    <w:p w14:paraId="55CB8B23" w14:textId="77777777" w:rsidR="00C27770" w:rsidRDefault="00C27770" w:rsidP="00C27770">
      <w:commentRangeStart w:id="839"/>
      <w:r>
        <w:t xml:space="preserve">The PDSCH interface for the AAL DOWNLINK </w:t>
      </w:r>
      <w:commentRangeStart w:id="840"/>
      <w:r>
        <w:t xml:space="preserve">HI PHY </w:t>
      </w:r>
      <w:commentRangeEnd w:id="840"/>
      <w:r w:rsidR="00AD5E0D">
        <w:rPr>
          <w:rStyle w:val="CommentReference"/>
        </w:rPr>
        <w:commentReference w:id="840"/>
      </w:r>
      <w:r>
        <w:t>profile shall work on a PDSCH allocation basis</w:t>
      </w:r>
      <w:commentRangeEnd w:id="839"/>
      <w:r w:rsidR="00B330F0">
        <w:rPr>
          <w:rStyle w:val="CommentReference"/>
        </w:rPr>
        <w:commentReference w:id="839"/>
      </w:r>
      <w:r>
        <w:t xml:space="preserve">. The input data consists of the TB(s) </w:t>
      </w:r>
      <w:commentRangeStart w:id="841"/>
      <w:r>
        <w:t>input to the encoder</w:t>
      </w:r>
      <w:commentRangeEnd w:id="841"/>
      <w:r w:rsidR="00CA2311">
        <w:rPr>
          <w:rStyle w:val="CommentReference"/>
        </w:rPr>
        <w:commentReference w:id="841"/>
      </w:r>
      <w:r>
        <w:t xml:space="preserve">, and </w:t>
      </w:r>
      <w:commentRangeStart w:id="842"/>
      <w:r>
        <w:t>the associated parameters for the PDSCH allocation</w:t>
      </w:r>
      <w:commentRangeEnd w:id="842"/>
      <w:r w:rsidR="00747982">
        <w:rPr>
          <w:rStyle w:val="CommentReference"/>
        </w:rPr>
        <w:commentReference w:id="842"/>
      </w:r>
      <w:r>
        <w:t>.</w:t>
      </w:r>
    </w:p>
    <w:p w14:paraId="7CA58FD5" w14:textId="77777777" w:rsidR="00C27770" w:rsidRDefault="00C27770" w:rsidP="00C27770">
      <w:pPr>
        <w:pStyle w:val="Heading4"/>
      </w:pPr>
      <w:bookmarkStart w:id="843" w:name="_Toc76409990"/>
      <w:bookmarkStart w:id="844" w:name="_Toc76471537"/>
      <w:bookmarkStart w:id="845" w:name="_Toc76668484"/>
      <w:bookmarkStart w:id="846" w:name="_Toc77346196"/>
      <w:bookmarkStart w:id="847" w:name="_Toc76410008"/>
      <w:bookmarkStart w:id="848" w:name="_Toc76471555"/>
      <w:bookmarkStart w:id="849" w:name="_Toc76668502"/>
      <w:bookmarkStart w:id="850" w:name="_Toc77346214"/>
      <w:bookmarkStart w:id="851" w:name="_Toc76410009"/>
      <w:bookmarkStart w:id="852" w:name="_Toc76471556"/>
      <w:bookmarkStart w:id="853" w:name="_Toc76668503"/>
      <w:bookmarkStart w:id="854" w:name="_Toc77346215"/>
      <w:bookmarkStart w:id="855" w:name="_Toc76410038"/>
      <w:bookmarkStart w:id="856" w:name="_Toc76471585"/>
      <w:bookmarkStart w:id="857" w:name="_Toc76668532"/>
      <w:bookmarkStart w:id="858" w:name="_Toc77346244"/>
      <w:bookmarkStart w:id="859" w:name="_Toc76410039"/>
      <w:bookmarkStart w:id="860" w:name="_Toc76471586"/>
      <w:bookmarkStart w:id="861" w:name="_Toc76668533"/>
      <w:bookmarkStart w:id="862" w:name="_Toc77346245"/>
      <w:bookmarkStart w:id="863" w:name="_Toc76410040"/>
      <w:bookmarkStart w:id="864" w:name="_Toc76471587"/>
      <w:bookmarkStart w:id="865" w:name="_Toc76668534"/>
      <w:bookmarkStart w:id="866" w:name="_Toc77346246"/>
      <w:bookmarkStart w:id="867" w:name="_Toc76410041"/>
      <w:bookmarkStart w:id="868" w:name="_Toc76471588"/>
      <w:bookmarkStart w:id="869" w:name="_Toc76668535"/>
      <w:bookmarkStart w:id="870" w:name="_Toc77346247"/>
      <w:bookmarkStart w:id="871" w:name="_Toc76410042"/>
      <w:bookmarkStart w:id="872" w:name="_Toc76471589"/>
      <w:bookmarkStart w:id="873" w:name="_Toc76668536"/>
      <w:bookmarkStart w:id="874" w:name="_Toc77346248"/>
      <w:bookmarkStart w:id="875" w:name="_Toc76410043"/>
      <w:bookmarkStart w:id="876" w:name="_Toc76471590"/>
      <w:bookmarkStart w:id="877" w:name="_Toc76668537"/>
      <w:bookmarkStart w:id="878" w:name="_Toc77346249"/>
      <w:bookmarkStart w:id="879" w:name="_Toc76410087"/>
      <w:bookmarkStart w:id="880" w:name="_Toc76471634"/>
      <w:bookmarkStart w:id="881" w:name="_Toc76668581"/>
      <w:bookmarkStart w:id="882" w:name="_Toc77346293"/>
      <w:bookmarkStart w:id="883" w:name="_Toc76410088"/>
      <w:bookmarkStart w:id="884" w:name="_Toc76471635"/>
      <w:bookmarkStart w:id="885" w:name="_Toc76668582"/>
      <w:bookmarkStart w:id="886" w:name="_Toc77346294"/>
      <w:bookmarkStart w:id="887" w:name="_Toc76410124"/>
      <w:bookmarkStart w:id="888" w:name="_Toc76471671"/>
      <w:bookmarkStart w:id="889" w:name="_Toc76668618"/>
      <w:bookmarkStart w:id="890" w:name="_Toc77346330"/>
      <w:bookmarkStart w:id="891" w:name="_Toc76410125"/>
      <w:bookmarkStart w:id="892" w:name="_Toc76471672"/>
      <w:bookmarkStart w:id="893" w:name="_Toc76668619"/>
      <w:bookmarkStart w:id="894" w:name="_Toc77346331"/>
      <w:bookmarkStart w:id="895" w:name="_Toc76410147"/>
      <w:bookmarkStart w:id="896" w:name="_Toc76471694"/>
      <w:bookmarkStart w:id="897" w:name="_Toc76668641"/>
      <w:bookmarkStart w:id="898" w:name="_Toc77346353"/>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r>
        <w:t>PDSCH Parameters</w:t>
      </w:r>
    </w:p>
    <w:p w14:paraId="768BE193" w14:textId="77777777" w:rsidR="00C27770" w:rsidRDefault="00C27770" w:rsidP="00C27770">
      <w:r>
        <w:t xml:space="preserve">The following parameters are required to be supported by the </w:t>
      </w:r>
      <w:proofErr w:type="spellStart"/>
      <w:r>
        <w:t>AALi</w:t>
      </w:r>
      <w:proofErr w:type="spellEnd"/>
      <w:r>
        <w:t xml:space="preserve"> implementation </w:t>
      </w:r>
      <w:commentRangeStart w:id="899"/>
      <w:r>
        <w:t>when offloading operations</w:t>
      </w:r>
      <w:commentRangeEnd w:id="899"/>
      <w:r w:rsidR="00C07532">
        <w:rPr>
          <w:rStyle w:val="CommentReference"/>
        </w:rPr>
        <w:commentReference w:id="899"/>
      </w:r>
      <w:r>
        <w:t xml:space="preserve">. Application shall supply all relevant parameters; for ease of reading, the parameters are organized per </w:t>
      </w:r>
      <w:commentRangeStart w:id="900"/>
      <w:r>
        <w:t>signal</w:t>
      </w:r>
      <w:commentRangeEnd w:id="900"/>
      <w:r w:rsidR="00D50369">
        <w:rPr>
          <w:rStyle w:val="CommentReference"/>
        </w:rPr>
        <w:commentReference w:id="900"/>
      </w:r>
      <w:r>
        <w:t xml:space="preserve"> type: Data, DM-RS, PT-RS.</w:t>
      </w:r>
    </w:p>
    <w:p w14:paraId="6F59C6B3" w14:textId="77777777" w:rsidR="00C27770" w:rsidRDefault="00C27770" w:rsidP="00C27770">
      <w:commentRangeStart w:id="901"/>
      <w:r w:rsidRPr="00A84D4D">
        <w:rPr>
          <w:highlight w:val="yellow"/>
        </w:rPr>
        <w:t>User plane</w:t>
      </w:r>
      <w:r>
        <w:t xml:space="preserve"> parameters (transport block/s) may be supplied separately from other allocation-defining parameters.</w:t>
      </w:r>
      <w:commentRangeEnd w:id="901"/>
      <w:r w:rsidR="00C01AB7">
        <w:rPr>
          <w:rStyle w:val="CommentReference"/>
        </w:rPr>
        <w:commentReference w:id="901"/>
      </w:r>
    </w:p>
    <w:p w14:paraId="6228BC6F" w14:textId="77777777" w:rsidR="00C27770" w:rsidRPr="00A84D4D" w:rsidRDefault="00C27770" w:rsidP="00C27770">
      <w:pPr>
        <w:pStyle w:val="Heading5"/>
        <w:rPr>
          <w:b/>
          <w:bCs/>
        </w:rPr>
      </w:pPr>
      <w:r w:rsidRPr="00A84D4D">
        <w:rPr>
          <w:b/>
          <w:bCs/>
        </w:rPr>
        <w:t>PDSCH Data Parameters</w:t>
      </w:r>
    </w:p>
    <w:p w14:paraId="4FD1CE75" w14:textId="77777777" w:rsidR="00C27770" w:rsidRDefault="00C27770" w:rsidP="00C27770">
      <w:pPr>
        <w:pStyle w:val="Caption"/>
        <w:keepNext/>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Pr>
          <w:noProof/>
        </w:rPr>
        <w:t>2</w:t>
      </w:r>
      <w:r w:rsidR="001E481C">
        <w:rPr>
          <w:noProof/>
        </w:rPr>
        <w:fldChar w:fldCharType="end"/>
      </w:r>
      <w:r>
        <w:t>: PDSCH Data Parameters</w:t>
      </w:r>
    </w:p>
    <w:tbl>
      <w:tblPr>
        <w:tblStyle w:val="TableProfessional"/>
        <w:tblW w:w="9712" w:type="dxa"/>
        <w:tblLook w:val="0600" w:firstRow="0" w:lastRow="0" w:firstColumn="0" w:lastColumn="0" w:noHBand="1" w:noVBand="1"/>
      </w:tblPr>
      <w:tblGrid>
        <w:gridCol w:w="983"/>
        <w:gridCol w:w="2019"/>
        <w:gridCol w:w="3020"/>
        <w:gridCol w:w="3690"/>
      </w:tblGrid>
      <w:tr w:rsidR="00C27770" w:rsidRPr="00C538CB" w14:paraId="692849FB" w14:textId="77777777" w:rsidTr="00676179">
        <w:trPr>
          <w:trHeight w:val="375"/>
        </w:trPr>
        <w:tc>
          <w:tcPr>
            <w:tcW w:w="3002" w:type="dxa"/>
            <w:gridSpan w:val="2"/>
            <w:noWrap/>
            <w:hideMark/>
          </w:tcPr>
          <w:p w14:paraId="3EEA3A11" w14:textId="77777777" w:rsidR="00C27770" w:rsidRPr="00A84D4D" w:rsidRDefault="00C27770" w:rsidP="008165A3">
            <w:pPr>
              <w:rPr>
                <w:rFonts w:asciiTheme="majorBidi" w:hAnsiTheme="majorBidi" w:cstheme="majorBidi"/>
                <w:b/>
                <w:bCs/>
              </w:rPr>
            </w:pPr>
            <w:r>
              <w:rPr>
                <w:rFonts w:asciiTheme="majorBidi" w:hAnsiTheme="majorBidi" w:cstheme="majorBidi"/>
                <w:b/>
                <w:bCs/>
              </w:rPr>
              <w:t>AF</w:t>
            </w:r>
            <w:r w:rsidRPr="00A84D4D">
              <w:rPr>
                <w:rFonts w:asciiTheme="majorBidi" w:hAnsiTheme="majorBidi" w:cstheme="majorBidi"/>
                <w:b/>
                <w:bCs/>
              </w:rPr>
              <w:t xml:space="preserve"> parameters</w:t>
            </w:r>
          </w:p>
        </w:tc>
        <w:tc>
          <w:tcPr>
            <w:tcW w:w="3020" w:type="dxa"/>
            <w:hideMark/>
          </w:tcPr>
          <w:p w14:paraId="3AC276AB" w14:textId="77777777" w:rsidR="00C27770" w:rsidRPr="00A84D4D" w:rsidRDefault="00C27770" w:rsidP="008165A3">
            <w:pPr>
              <w:rPr>
                <w:rFonts w:asciiTheme="majorBidi" w:hAnsiTheme="majorBidi" w:cstheme="majorBidi"/>
                <w:b/>
                <w:bCs/>
              </w:rPr>
            </w:pPr>
            <w:r w:rsidRPr="00A84D4D">
              <w:rPr>
                <w:rFonts w:asciiTheme="majorBidi" w:hAnsiTheme="majorBidi" w:cstheme="majorBidi"/>
                <w:b/>
                <w:bCs/>
              </w:rPr>
              <w:t>Short summary (from 3GPP)</w:t>
            </w:r>
          </w:p>
        </w:tc>
        <w:tc>
          <w:tcPr>
            <w:tcW w:w="3690" w:type="dxa"/>
            <w:noWrap/>
            <w:hideMark/>
          </w:tcPr>
          <w:p w14:paraId="514F4574" w14:textId="77777777" w:rsidR="00C27770" w:rsidRPr="00A84D4D" w:rsidRDefault="00C27770" w:rsidP="008165A3">
            <w:pPr>
              <w:rPr>
                <w:rFonts w:asciiTheme="majorBidi" w:hAnsiTheme="majorBidi" w:cstheme="majorBidi"/>
                <w:b/>
                <w:bCs/>
              </w:rPr>
            </w:pPr>
            <w:r w:rsidRPr="00A84D4D">
              <w:rPr>
                <w:rFonts w:asciiTheme="majorBidi" w:hAnsiTheme="majorBidi" w:cstheme="majorBidi"/>
                <w:b/>
                <w:bCs/>
              </w:rPr>
              <w:t>3GPP Spec Reference</w:t>
            </w:r>
          </w:p>
        </w:tc>
      </w:tr>
      <w:tr w:rsidR="00C27770" w:rsidRPr="00C538CB" w14:paraId="4292C152" w14:textId="77777777" w:rsidTr="008165A3">
        <w:trPr>
          <w:trHeight w:val="300"/>
        </w:trPr>
        <w:tc>
          <w:tcPr>
            <w:tcW w:w="9712" w:type="dxa"/>
            <w:gridSpan w:val="4"/>
            <w:shd w:val="clear" w:color="auto" w:fill="D9D9D9" w:themeFill="background1" w:themeFillShade="D9"/>
            <w:noWrap/>
            <w:hideMark/>
          </w:tcPr>
          <w:p w14:paraId="49AB1007" w14:textId="77777777" w:rsidR="00C27770" w:rsidRPr="00A84D4D" w:rsidRDefault="00C27770" w:rsidP="008165A3">
            <w:pPr>
              <w:rPr>
                <w:rFonts w:asciiTheme="majorBidi" w:hAnsiTheme="majorBidi" w:cstheme="majorBidi"/>
              </w:rPr>
            </w:pPr>
            <w:r w:rsidRPr="00A84D4D">
              <w:rPr>
                <w:rFonts w:asciiTheme="majorBidi" w:hAnsiTheme="majorBidi" w:cstheme="majorBidi"/>
              </w:rPr>
              <w:t>MAC PDU for TB(s)</w:t>
            </w:r>
            <w:r>
              <w:rPr>
                <w:rFonts w:asciiTheme="majorBidi" w:hAnsiTheme="majorBidi" w:cstheme="majorBidi"/>
              </w:rPr>
              <w:t xml:space="preserve"> / </w:t>
            </w:r>
            <w:r w:rsidRPr="00A84D4D">
              <w:rPr>
                <w:rFonts w:asciiTheme="majorBidi" w:hAnsiTheme="majorBidi" w:cstheme="majorBidi"/>
                <w:highlight w:val="yellow"/>
              </w:rPr>
              <w:t>User Plane</w:t>
            </w:r>
          </w:p>
        </w:tc>
      </w:tr>
      <w:tr w:rsidR="00C27770" w:rsidRPr="00C538CB" w14:paraId="76777693" w14:textId="77777777" w:rsidTr="00676179">
        <w:trPr>
          <w:trHeight w:val="600"/>
        </w:trPr>
        <w:tc>
          <w:tcPr>
            <w:tcW w:w="3002" w:type="dxa"/>
            <w:gridSpan w:val="2"/>
            <w:noWrap/>
            <w:hideMark/>
          </w:tcPr>
          <w:p w14:paraId="130F4C65" w14:textId="77777777" w:rsidR="00C27770" w:rsidRPr="00A84D4D" w:rsidRDefault="00C27770" w:rsidP="008165A3">
            <w:pPr>
              <w:rPr>
                <w:rFonts w:asciiTheme="majorBidi" w:hAnsiTheme="majorBidi" w:cstheme="majorBidi"/>
              </w:rPr>
            </w:pPr>
            <w:proofErr w:type="spellStart"/>
            <w:r w:rsidRPr="00A84D4D">
              <w:rPr>
                <w:rFonts w:asciiTheme="majorBidi" w:hAnsiTheme="majorBidi" w:cstheme="majorBidi"/>
              </w:rPr>
              <w:t>NrOfCodewords</w:t>
            </w:r>
            <w:proofErr w:type="spellEnd"/>
          </w:p>
        </w:tc>
        <w:tc>
          <w:tcPr>
            <w:tcW w:w="3020" w:type="dxa"/>
            <w:hideMark/>
          </w:tcPr>
          <w:p w14:paraId="12921DA1" w14:textId="77777777" w:rsidR="00C27770" w:rsidRDefault="00C27770" w:rsidP="008165A3">
            <w:pPr>
              <w:rPr>
                <w:rFonts w:asciiTheme="majorBidi" w:hAnsiTheme="majorBidi" w:cstheme="majorBidi"/>
              </w:rPr>
            </w:pPr>
            <w:r w:rsidRPr="00A84D4D">
              <w:rPr>
                <w:rFonts w:asciiTheme="majorBidi" w:hAnsiTheme="majorBidi" w:cstheme="majorBidi"/>
              </w:rPr>
              <w:t>number of codewords in the PDSCH transmission (CW index q = 0,1)</w:t>
            </w:r>
          </w:p>
          <w:p w14:paraId="4CF27DDB" w14:textId="655C108A" w:rsidR="00400079" w:rsidRPr="00A84D4D" w:rsidRDefault="00400079" w:rsidP="008165A3">
            <w:pPr>
              <w:rPr>
                <w:rFonts w:asciiTheme="majorBidi" w:hAnsiTheme="majorBidi" w:cstheme="majorBidi"/>
              </w:rPr>
            </w:pPr>
            <w:ins w:id="902" w:author="Author">
              <w:r w:rsidRPr="004B428D">
                <w:rPr>
                  <w:rFonts w:asciiTheme="majorBidi" w:hAnsiTheme="majorBidi" w:cstheme="majorBidi"/>
                </w:rPr>
                <w:t>In case of single-codeword transmission, q = 0.</w:t>
              </w:r>
            </w:ins>
          </w:p>
        </w:tc>
        <w:tc>
          <w:tcPr>
            <w:tcW w:w="3690" w:type="dxa"/>
            <w:hideMark/>
          </w:tcPr>
          <w:p w14:paraId="0DD3191F" w14:textId="77777777" w:rsidR="00C27770" w:rsidRPr="00A84D4D" w:rsidRDefault="00C27770" w:rsidP="008165A3">
            <w:pPr>
              <w:rPr>
                <w:rFonts w:asciiTheme="majorBidi" w:hAnsiTheme="majorBidi" w:cstheme="majorBidi"/>
              </w:rPr>
            </w:pPr>
            <w:r w:rsidRPr="00A84D4D">
              <w:rPr>
                <w:rFonts w:asciiTheme="majorBidi" w:hAnsiTheme="majorBidi" w:cstheme="majorBidi"/>
              </w:rPr>
              <w:t>3GPP TS 38.214, sec 5.1.3.2 (max #CW)</w:t>
            </w:r>
            <w:r w:rsidRPr="00A84D4D">
              <w:rPr>
                <w:rFonts w:asciiTheme="majorBidi" w:hAnsiTheme="majorBidi" w:cstheme="majorBidi"/>
              </w:rPr>
              <w:br/>
              <w:t>3GPP TS 38.211, sec 7.3.1.1 (q index)</w:t>
            </w:r>
          </w:p>
        </w:tc>
      </w:tr>
      <w:tr w:rsidR="00C27770" w:rsidRPr="00C538CB" w14:paraId="413F36B1" w14:textId="77777777" w:rsidTr="00676179">
        <w:trPr>
          <w:trHeight w:val="900"/>
        </w:trPr>
        <w:tc>
          <w:tcPr>
            <w:tcW w:w="3002" w:type="dxa"/>
            <w:gridSpan w:val="2"/>
            <w:noWrap/>
            <w:hideMark/>
          </w:tcPr>
          <w:p w14:paraId="600CEE12" w14:textId="77777777" w:rsidR="00C27770" w:rsidRPr="00A84D4D" w:rsidRDefault="00C27770" w:rsidP="008165A3">
            <w:pPr>
              <w:rPr>
                <w:rFonts w:asciiTheme="majorBidi" w:hAnsiTheme="majorBidi" w:cstheme="majorBidi"/>
              </w:rPr>
            </w:pPr>
            <w:r w:rsidRPr="00A84D4D">
              <w:rPr>
                <w:rFonts w:asciiTheme="majorBidi" w:hAnsiTheme="majorBidi" w:cstheme="majorBidi"/>
              </w:rPr>
              <w:t>MAC PDU[q]</w:t>
            </w:r>
          </w:p>
        </w:tc>
        <w:tc>
          <w:tcPr>
            <w:tcW w:w="3020" w:type="dxa"/>
            <w:hideMark/>
          </w:tcPr>
          <w:p w14:paraId="6B160E5D" w14:textId="77777777" w:rsidR="00C27770" w:rsidRPr="00A84D4D" w:rsidRDefault="00C27770" w:rsidP="008165A3">
            <w:pPr>
              <w:rPr>
                <w:rFonts w:asciiTheme="majorBidi" w:hAnsiTheme="majorBidi" w:cstheme="majorBidi"/>
              </w:rPr>
            </w:pPr>
            <w:r w:rsidRPr="00A84D4D">
              <w:rPr>
                <w:rFonts w:asciiTheme="majorBidi" w:hAnsiTheme="majorBidi" w:cstheme="majorBidi"/>
              </w:rPr>
              <w:t>Initial transmission/non-CBG-based Re-</w:t>
            </w:r>
            <w:proofErr w:type="spellStart"/>
            <w:r w:rsidRPr="00A84D4D">
              <w:rPr>
                <w:rFonts w:asciiTheme="majorBidi" w:hAnsiTheme="majorBidi" w:cstheme="majorBidi"/>
              </w:rPr>
              <w:t>tx</w:t>
            </w:r>
            <w:proofErr w:type="spellEnd"/>
            <w:r w:rsidRPr="00A84D4D">
              <w:rPr>
                <w:rFonts w:asciiTheme="majorBidi" w:hAnsiTheme="majorBidi" w:cstheme="majorBidi"/>
              </w:rPr>
              <w:t>: full TB to transmit</w:t>
            </w:r>
            <w:r w:rsidRPr="00A84D4D">
              <w:rPr>
                <w:rFonts w:asciiTheme="majorBidi" w:hAnsiTheme="majorBidi" w:cstheme="majorBidi"/>
              </w:rPr>
              <w:br/>
              <w:t>CBG-based Re-</w:t>
            </w:r>
            <w:proofErr w:type="spellStart"/>
            <w:r w:rsidRPr="00A84D4D">
              <w:rPr>
                <w:rFonts w:asciiTheme="majorBidi" w:hAnsiTheme="majorBidi" w:cstheme="majorBidi"/>
              </w:rPr>
              <w:t>tx</w:t>
            </w:r>
            <w:proofErr w:type="spellEnd"/>
            <w:r w:rsidRPr="00A84D4D">
              <w:rPr>
                <w:rFonts w:asciiTheme="majorBidi" w:hAnsiTheme="majorBidi" w:cstheme="majorBidi"/>
              </w:rPr>
              <w:t>: CBs to re-transmit</w:t>
            </w:r>
          </w:p>
        </w:tc>
        <w:tc>
          <w:tcPr>
            <w:tcW w:w="3690" w:type="dxa"/>
            <w:hideMark/>
          </w:tcPr>
          <w:p w14:paraId="48320038" w14:textId="77777777" w:rsidR="00C27770" w:rsidRPr="00A84D4D" w:rsidRDefault="00C27770" w:rsidP="008165A3">
            <w:pPr>
              <w:rPr>
                <w:rFonts w:asciiTheme="majorBidi" w:hAnsiTheme="majorBidi" w:cstheme="majorBidi"/>
              </w:rPr>
            </w:pPr>
            <w:r w:rsidRPr="00A84D4D">
              <w:rPr>
                <w:rFonts w:asciiTheme="majorBidi" w:hAnsiTheme="majorBidi" w:cstheme="majorBidi"/>
              </w:rPr>
              <w:t xml:space="preserve">3GPP TS 38.214, sec 5.1.3.2 (non-CBG </w:t>
            </w:r>
            <w:proofErr w:type="spellStart"/>
            <w:r w:rsidRPr="00A84D4D">
              <w:rPr>
                <w:rFonts w:asciiTheme="majorBidi" w:hAnsiTheme="majorBidi" w:cstheme="majorBidi"/>
              </w:rPr>
              <w:t>ReTx</w:t>
            </w:r>
            <w:proofErr w:type="spellEnd"/>
            <w:r w:rsidRPr="00A84D4D">
              <w:rPr>
                <w:rFonts w:asciiTheme="majorBidi" w:hAnsiTheme="majorBidi" w:cstheme="majorBidi"/>
              </w:rPr>
              <w:t>/initial Tx)</w:t>
            </w:r>
            <w:r w:rsidRPr="00A84D4D">
              <w:rPr>
                <w:rFonts w:asciiTheme="majorBidi" w:hAnsiTheme="majorBidi" w:cstheme="majorBidi"/>
              </w:rPr>
              <w:br/>
              <w:t>3GPP TS 38.214, sec 5.1.7  (CBG-based Tx)</w:t>
            </w:r>
          </w:p>
        </w:tc>
      </w:tr>
      <w:tr w:rsidR="00C27770" w:rsidRPr="00C538CB" w14:paraId="0586DB2C" w14:textId="77777777" w:rsidTr="00676179">
        <w:trPr>
          <w:trHeight w:val="300"/>
        </w:trPr>
        <w:tc>
          <w:tcPr>
            <w:tcW w:w="3002" w:type="dxa"/>
            <w:gridSpan w:val="2"/>
            <w:noWrap/>
            <w:hideMark/>
          </w:tcPr>
          <w:p w14:paraId="3121EFAE" w14:textId="77777777" w:rsidR="00C27770" w:rsidRPr="00A84D4D" w:rsidRDefault="00C27770" w:rsidP="008165A3">
            <w:pPr>
              <w:rPr>
                <w:rFonts w:asciiTheme="majorBidi" w:hAnsiTheme="majorBidi" w:cstheme="majorBidi"/>
              </w:rPr>
            </w:pPr>
            <w:r w:rsidRPr="00A84D4D">
              <w:rPr>
                <w:rFonts w:asciiTheme="majorBidi" w:hAnsiTheme="majorBidi" w:cstheme="majorBidi"/>
              </w:rPr>
              <w:t>TBS[q]</w:t>
            </w:r>
          </w:p>
        </w:tc>
        <w:tc>
          <w:tcPr>
            <w:tcW w:w="3020" w:type="dxa"/>
            <w:hideMark/>
          </w:tcPr>
          <w:p w14:paraId="7DF4B5B5" w14:textId="77777777" w:rsidR="00C27770" w:rsidRPr="00A84D4D" w:rsidRDefault="00C27770" w:rsidP="008165A3">
            <w:pPr>
              <w:rPr>
                <w:rFonts w:asciiTheme="majorBidi" w:hAnsiTheme="majorBidi" w:cstheme="majorBidi"/>
              </w:rPr>
            </w:pPr>
            <w:r w:rsidRPr="00A84D4D">
              <w:rPr>
                <w:rFonts w:asciiTheme="majorBidi" w:hAnsiTheme="majorBidi" w:cstheme="majorBidi"/>
              </w:rPr>
              <w:t>Transport block size. Computed at L2.</w:t>
            </w:r>
          </w:p>
        </w:tc>
        <w:tc>
          <w:tcPr>
            <w:tcW w:w="3690" w:type="dxa"/>
            <w:noWrap/>
            <w:hideMark/>
          </w:tcPr>
          <w:p w14:paraId="2FEBD63E" w14:textId="77777777" w:rsidR="00C27770" w:rsidRPr="00A84D4D" w:rsidRDefault="00C27770" w:rsidP="008165A3">
            <w:pPr>
              <w:rPr>
                <w:rFonts w:asciiTheme="majorBidi" w:hAnsiTheme="majorBidi" w:cstheme="majorBidi"/>
              </w:rPr>
            </w:pPr>
            <w:r w:rsidRPr="00A84D4D">
              <w:rPr>
                <w:rFonts w:asciiTheme="majorBidi" w:hAnsiTheme="majorBidi" w:cstheme="majorBidi"/>
              </w:rPr>
              <w:t>3GPP TS 38.214, sec 5.1.3.2</w:t>
            </w:r>
          </w:p>
        </w:tc>
      </w:tr>
      <w:tr w:rsidR="00C27770" w:rsidRPr="00C538CB" w14:paraId="1BD63B64" w14:textId="77777777" w:rsidTr="008165A3">
        <w:trPr>
          <w:trHeight w:val="300"/>
        </w:trPr>
        <w:tc>
          <w:tcPr>
            <w:tcW w:w="9712" w:type="dxa"/>
            <w:gridSpan w:val="4"/>
            <w:shd w:val="clear" w:color="auto" w:fill="D9D9D9" w:themeFill="background1" w:themeFillShade="D9"/>
            <w:noWrap/>
            <w:hideMark/>
          </w:tcPr>
          <w:p w14:paraId="2192E7E0" w14:textId="77777777" w:rsidR="00C27770" w:rsidRPr="00A84D4D" w:rsidRDefault="00C27770" w:rsidP="008165A3">
            <w:pPr>
              <w:rPr>
                <w:rFonts w:asciiTheme="majorBidi" w:hAnsiTheme="majorBidi" w:cstheme="majorBidi"/>
              </w:rPr>
            </w:pPr>
            <w:r w:rsidRPr="00A84D4D">
              <w:rPr>
                <w:rFonts w:asciiTheme="majorBidi" w:hAnsiTheme="majorBidi" w:cstheme="majorBidi"/>
              </w:rPr>
              <w:lastRenderedPageBreak/>
              <w:t>TB CRC</w:t>
            </w:r>
          </w:p>
        </w:tc>
      </w:tr>
      <w:tr w:rsidR="00C27770" w:rsidRPr="00C538CB" w14:paraId="5C73A480" w14:textId="77777777" w:rsidTr="00676179">
        <w:trPr>
          <w:trHeight w:val="900"/>
        </w:trPr>
        <w:tc>
          <w:tcPr>
            <w:tcW w:w="3002" w:type="dxa"/>
            <w:gridSpan w:val="2"/>
            <w:noWrap/>
            <w:hideMark/>
          </w:tcPr>
          <w:p w14:paraId="04B13BF4" w14:textId="77777777" w:rsidR="00C27770" w:rsidRPr="00A84D4D" w:rsidRDefault="00C27770" w:rsidP="008165A3">
            <w:pPr>
              <w:rPr>
                <w:rFonts w:asciiTheme="majorBidi" w:hAnsiTheme="majorBidi" w:cstheme="majorBidi"/>
              </w:rPr>
            </w:pPr>
            <w:r w:rsidRPr="00A84D4D">
              <w:rPr>
                <w:rFonts w:asciiTheme="majorBidi" w:hAnsiTheme="majorBidi" w:cstheme="majorBidi"/>
              </w:rPr>
              <w:t>TB CRC caching[q]</w:t>
            </w:r>
          </w:p>
        </w:tc>
        <w:tc>
          <w:tcPr>
            <w:tcW w:w="3020" w:type="dxa"/>
            <w:hideMark/>
          </w:tcPr>
          <w:p w14:paraId="7225442C" w14:textId="77777777" w:rsidR="00C27770" w:rsidRDefault="00C27770" w:rsidP="008165A3">
            <w:pPr>
              <w:rPr>
                <w:ins w:id="903" w:author="Author"/>
                <w:rFonts w:asciiTheme="majorBidi" w:hAnsiTheme="majorBidi" w:cstheme="majorBidi"/>
              </w:rPr>
            </w:pPr>
            <w:r w:rsidRPr="00A84D4D">
              <w:rPr>
                <w:rFonts w:asciiTheme="majorBidi" w:hAnsiTheme="majorBidi" w:cstheme="majorBidi"/>
              </w:rPr>
              <w:t>Compute CRC once, reuse in case of re-transmission (CBG case: must be appended if last CB is retransmitted)</w:t>
            </w:r>
            <w:ins w:id="904" w:author="Author">
              <w:r w:rsidR="001452EA">
                <w:rPr>
                  <w:rFonts w:asciiTheme="majorBidi" w:hAnsiTheme="majorBidi" w:cstheme="majorBidi"/>
                </w:rPr>
                <w:t>.</w:t>
              </w:r>
            </w:ins>
          </w:p>
          <w:p w14:paraId="1E55C434" w14:textId="345D0814" w:rsidR="001452EA" w:rsidRPr="00A84D4D" w:rsidRDefault="001452EA" w:rsidP="008165A3">
            <w:pPr>
              <w:rPr>
                <w:rFonts w:asciiTheme="majorBidi" w:hAnsiTheme="majorBidi" w:cstheme="majorBidi"/>
              </w:rPr>
            </w:pPr>
            <w:ins w:id="905" w:author="Author">
              <w:r>
                <w:rPr>
                  <w:rFonts w:asciiTheme="majorBidi" w:hAnsiTheme="majorBidi" w:cstheme="majorBidi"/>
                </w:rPr>
                <w:t>Note: support for CRC caching</w:t>
              </w:r>
              <w:r w:rsidR="00FF4E13">
                <w:rPr>
                  <w:rFonts w:asciiTheme="majorBidi" w:hAnsiTheme="majorBidi" w:cstheme="majorBidi"/>
                </w:rPr>
                <w:t xml:space="preserve"> is up to </w:t>
              </w:r>
              <w:proofErr w:type="gramStart"/>
              <w:r w:rsidR="00FF4E13">
                <w:rPr>
                  <w:rFonts w:asciiTheme="majorBidi" w:hAnsiTheme="majorBidi" w:cstheme="majorBidi"/>
                </w:rPr>
                <w:t>implementation</w:t>
              </w:r>
              <w:r w:rsidR="00676179">
                <w:rPr>
                  <w:rFonts w:asciiTheme="majorBidi" w:hAnsiTheme="majorBidi" w:cstheme="majorBidi"/>
                  <w:lang w:eastAsia="zh-CN" w:bidi="he-IL"/>
                </w:rPr>
                <w:t>, and</w:t>
              </w:r>
              <w:proofErr w:type="gramEnd"/>
              <w:r w:rsidR="00676179">
                <w:rPr>
                  <w:rFonts w:asciiTheme="majorBidi" w:hAnsiTheme="majorBidi" w:cstheme="majorBidi"/>
                  <w:lang w:eastAsia="zh-CN" w:bidi="he-IL"/>
                </w:rPr>
                <w:t xml:space="preserve"> may be subject to </w:t>
              </w:r>
              <w:proofErr w:type="spellStart"/>
              <w:r w:rsidR="00676179">
                <w:rPr>
                  <w:rFonts w:asciiTheme="majorBidi" w:hAnsiTheme="majorBidi" w:cstheme="majorBidi"/>
                  <w:lang w:eastAsia="zh-CN" w:bidi="he-IL"/>
                </w:rPr>
                <w:t>capabilties</w:t>
              </w:r>
              <w:proofErr w:type="spellEnd"/>
              <w:r w:rsidR="00FF4E13">
                <w:rPr>
                  <w:rFonts w:asciiTheme="majorBidi" w:hAnsiTheme="majorBidi" w:cstheme="majorBidi"/>
                </w:rPr>
                <w:t>.</w:t>
              </w:r>
            </w:ins>
          </w:p>
        </w:tc>
        <w:tc>
          <w:tcPr>
            <w:tcW w:w="3690" w:type="dxa"/>
            <w:noWrap/>
            <w:hideMark/>
          </w:tcPr>
          <w:p w14:paraId="5B54BA15" w14:textId="77777777" w:rsidR="00C27770" w:rsidRPr="00A84D4D" w:rsidRDefault="00C27770" w:rsidP="008165A3">
            <w:pPr>
              <w:rPr>
                <w:rFonts w:asciiTheme="majorBidi" w:hAnsiTheme="majorBidi" w:cstheme="majorBidi"/>
              </w:rPr>
            </w:pPr>
            <w:r w:rsidRPr="00A84D4D">
              <w:rPr>
                <w:rFonts w:asciiTheme="majorBidi" w:hAnsiTheme="majorBidi" w:cstheme="majorBidi"/>
              </w:rPr>
              <w:t xml:space="preserve">38.212, section  7.2.1 </w:t>
            </w:r>
          </w:p>
        </w:tc>
      </w:tr>
      <w:tr w:rsidR="00C27770" w:rsidRPr="00C538CB" w14:paraId="095C6C53" w14:textId="77777777" w:rsidTr="00676179">
        <w:trPr>
          <w:trHeight w:val="165"/>
        </w:trPr>
        <w:tc>
          <w:tcPr>
            <w:tcW w:w="9712" w:type="dxa"/>
            <w:gridSpan w:val="4"/>
            <w:shd w:val="clear" w:color="auto" w:fill="D9D9D9" w:themeFill="background1" w:themeFillShade="D9"/>
            <w:noWrap/>
          </w:tcPr>
          <w:p w14:paraId="5B7A996A" w14:textId="77777777" w:rsidR="00C27770" w:rsidRPr="003B2C56" w:rsidRDefault="00C27770" w:rsidP="008165A3">
            <w:pPr>
              <w:rPr>
                <w:rFonts w:asciiTheme="majorBidi" w:hAnsiTheme="majorBidi" w:cstheme="majorBidi"/>
              </w:rPr>
            </w:pPr>
            <w:r w:rsidRPr="00DC626B">
              <w:rPr>
                <w:rFonts w:asciiTheme="majorBidi" w:hAnsiTheme="majorBidi" w:cstheme="majorBidi"/>
              </w:rPr>
              <w:t>CB Segmentation + CRC</w:t>
            </w:r>
          </w:p>
        </w:tc>
      </w:tr>
      <w:tr w:rsidR="00676179" w:rsidRPr="00C538CB" w14:paraId="6B3C6432" w14:textId="77777777" w:rsidTr="005F0F16">
        <w:trPr>
          <w:trHeight w:val="3425"/>
        </w:trPr>
        <w:tc>
          <w:tcPr>
            <w:tcW w:w="3002" w:type="dxa"/>
            <w:gridSpan w:val="2"/>
            <w:noWrap/>
            <w:hideMark/>
          </w:tcPr>
          <w:p w14:paraId="39B46673" w14:textId="77777777" w:rsidR="00676179" w:rsidRPr="00A84D4D" w:rsidRDefault="00676179" w:rsidP="008165A3">
            <w:pPr>
              <w:rPr>
                <w:rFonts w:asciiTheme="majorBidi" w:hAnsiTheme="majorBidi" w:cstheme="majorBidi"/>
                <w:lang w:eastAsia="zh-CN" w:bidi="he-IL"/>
              </w:rPr>
            </w:pPr>
            <w:r w:rsidRPr="00A84D4D">
              <w:rPr>
                <w:rFonts w:asciiTheme="majorBidi" w:hAnsiTheme="majorBidi" w:cstheme="majorBidi"/>
                <w:lang w:eastAsia="zh-CN" w:bidi="he-IL"/>
              </w:rPr>
              <w:t>last CB Re-</w:t>
            </w:r>
            <w:proofErr w:type="spellStart"/>
            <w:r w:rsidRPr="00A84D4D">
              <w:rPr>
                <w:rFonts w:asciiTheme="majorBidi" w:hAnsiTheme="majorBidi" w:cstheme="majorBidi"/>
                <w:lang w:eastAsia="zh-CN" w:bidi="he-IL"/>
              </w:rPr>
              <w:t>tx</w:t>
            </w:r>
            <w:proofErr w:type="spellEnd"/>
            <w:r w:rsidRPr="00A84D4D">
              <w:rPr>
                <w:rFonts w:asciiTheme="majorBidi" w:hAnsiTheme="majorBidi" w:cstheme="majorBidi"/>
                <w:lang w:eastAsia="zh-CN" w:bidi="he-IL"/>
              </w:rPr>
              <w:t>[q]</w:t>
            </w:r>
          </w:p>
        </w:tc>
        <w:tc>
          <w:tcPr>
            <w:tcW w:w="3020" w:type="dxa"/>
          </w:tcPr>
          <w:p w14:paraId="08B94B98" w14:textId="77777777" w:rsidR="00676179" w:rsidRDefault="00676179" w:rsidP="008165A3">
            <w:pPr>
              <w:rPr>
                <w:ins w:id="906" w:author="Author"/>
                <w:rFonts w:asciiTheme="majorBidi" w:hAnsiTheme="majorBidi" w:cstheme="majorBidi"/>
                <w:lang w:eastAsia="zh-CN" w:bidi="he-IL"/>
              </w:rPr>
            </w:pPr>
            <w:r w:rsidRPr="00A84D4D">
              <w:rPr>
                <w:rFonts w:asciiTheme="majorBidi" w:hAnsiTheme="majorBidi" w:cstheme="majorBidi"/>
                <w:lang w:eastAsia="zh-CN" w:bidi="he-IL"/>
              </w:rPr>
              <w:t>in case of CBG-based Re-</w:t>
            </w:r>
            <w:proofErr w:type="spellStart"/>
            <w:r w:rsidRPr="00A84D4D">
              <w:rPr>
                <w:rFonts w:asciiTheme="majorBidi" w:hAnsiTheme="majorBidi" w:cstheme="majorBidi"/>
                <w:lang w:eastAsia="zh-CN" w:bidi="he-IL"/>
              </w:rPr>
              <w:t>tx</w:t>
            </w:r>
            <w:proofErr w:type="spellEnd"/>
            <w:r w:rsidRPr="00A84D4D">
              <w:rPr>
                <w:rFonts w:asciiTheme="majorBidi" w:hAnsiTheme="majorBidi" w:cstheme="majorBidi"/>
                <w:lang w:eastAsia="zh-CN" w:bidi="he-IL"/>
              </w:rPr>
              <w:t>, and last CBG is re-</w:t>
            </w:r>
            <w:proofErr w:type="spellStart"/>
            <w:r w:rsidRPr="00A84D4D">
              <w:rPr>
                <w:rFonts w:asciiTheme="majorBidi" w:hAnsiTheme="majorBidi" w:cstheme="majorBidi"/>
                <w:lang w:eastAsia="zh-CN" w:bidi="he-IL"/>
              </w:rPr>
              <w:t>tx</w:t>
            </w:r>
            <w:proofErr w:type="spellEnd"/>
            <w:r w:rsidRPr="00A84D4D">
              <w:rPr>
                <w:rFonts w:asciiTheme="majorBidi" w:hAnsiTheme="majorBidi" w:cstheme="majorBidi"/>
                <w:lang w:eastAsia="zh-CN" w:bidi="he-IL"/>
              </w:rPr>
              <w:t xml:space="preserve"> (CBGTI in 38.212), TB CRC is appended to the last CRC in the MAC Payload. Separate per CW</w:t>
            </w:r>
            <w:r w:rsidRPr="00A84D4D">
              <w:rPr>
                <w:rFonts w:asciiTheme="majorBidi" w:hAnsiTheme="majorBidi" w:cstheme="majorBidi"/>
                <w:lang w:eastAsia="zh-CN" w:bidi="he-IL"/>
              </w:rPr>
              <w:br/>
            </w:r>
            <w:r w:rsidRPr="00A84D4D">
              <w:rPr>
                <w:rFonts w:asciiTheme="majorBidi" w:hAnsiTheme="majorBidi" w:cstheme="majorBidi"/>
                <w:lang w:eastAsia="zh-CN" w:bidi="he-IL"/>
              </w:rPr>
              <w:br/>
              <w:t xml:space="preserve">CB CRC is computed in L1 accelerator from MAC PDU (no special controls needed for initial </w:t>
            </w:r>
            <w:proofErr w:type="spellStart"/>
            <w:r w:rsidRPr="00A84D4D">
              <w:rPr>
                <w:rFonts w:asciiTheme="majorBidi" w:hAnsiTheme="majorBidi" w:cstheme="majorBidi"/>
                <w:lang w:eastAsia="zh-CN" w:bidi="he-IL"/>
              </w:rPr>
              <w:t>tx</w:t>
            </w:r>
            <w:proofErr w:type="spellEnd"/>
            <w:r w:rsidRPr="00A84D4D">
              <w:rPr>
                <w:rFonts w:asciiTheme="majorBidi" w:hAnsiTheme="majorBidi" w:cstheme="majorBidi"/>
                <w:lang w:eastAsia="zh-CN" w:bidi="he-IL"/>
              </w:rPr>
              <w:t xml:space="preserve">; see CB </w:t>
            </w:r>
            <w:proofErr w:type="spellStart"/>
            <w:r w:rsidRPr="00A84D4D">
              <w:rPr>
                <w:rFonts w:asciiTheme="majorBidi" w:hAnsiTheme="majorBidi" w:cstheme="majorBidi"/>
                <w:lang w:eastAsia="zh-CN" w:bidi="he-IL"/>
              </w:rPr>
              <w:t>Concatentation</w:t>
            </w:r>
            <w:proofErr w:type="spellEnd"/>
            <w:r w:rsidRPr="00A84D4D">
              <w:rPr>
                <w:rFonts w:asciiTheme="majorBidi" w:hAnsiTheme="majorBidi" w:cstheme="majorBidi"/>
                <w:lang w:eastAsia="zh-CN" w:bidi="he-IL"/>
              </w:rPr>
              <w:t xml:space="preserve"> section for handling options in case of CBG Re-</w:t>
            </w:r>
            <w:proofErr w:type="spellStart"/>
            <w:r w:rsidRPr="00A84D4D">
              <w:rPr>
                <w:rFonts w:asciiTheme="majorBidi" w:hAnsiTheme="majorBidi" w:cstheme="majorBidi"/>
                <w:lang w:eastAsia="zh-CN" w:bidi="he-IL"/>
              </w:rPr>
              <w:t>tx</w:t>
            </w:r>
            <w:proofErr w:type="spellEnd"/>
            <w:r w:rsidRPr="00A84D4D">
              <w:rPr>
                <w:rFonts w:asciiTheme="majorBidi" w:hAnsiTheme="majorBidi" w:cstheme="majorBidi"/>
                <w:lang w:eastAsia="zh-CN" w:bidi="he-IL"/>
              </w:rPr>
              <w:t>)</w:t>
            </w:r>
          </w:p>
          <w:p w14:paraId="58CB0964" w14:textId="5215F16A" w:rsidR="00676179" w:rsidRPr="00A84D4D" w:rsidRDefault="00676179" w:rsidP="008165A3">
            <w:pPr>
              <w:rPr>
                <w:rFonts w:asciiTheme="majorBidi" w:hAnsiTheme="majorBidi" w:cstheme="majorBidi"/>
                <w:lang w:eastAsia="zh-CN" w:bidi="he-IL"/>
              </w:rPr>
            </w:pPr>
            <w:ins w:id="907" w:author="Author">
              <w:r>
                <w:rPr>
                  <w:rFonts w:asciiTheme="majorBidi" w:hAnsiTheme="majorBidi" w:cstheme="majorBidi"/>
                  <w:lang w:eastAsia="zh-CN" w:bidi="he-IL"/>
                </w:rPr>
                <w:t xml:space="preserve">Note: cached CRC provisioning is up to </w:t>
              </w:r>
              <w:proofErr w:type="gramStart"/>
              <w:r>
                <w:rPr>
                  <w:rFonts w:asciiTheme="majorBidi" w:hAnsiTheme="majorBidi" w:cstheme="majorBidi"/>
                  <w:lang w:eastAsia="zh-CN" w:bidi="he-IL"/>
                </w:rPr>
                <w:t>implementation, and</w:t>
              </w:r>
              <w:proofErr w:type="gramEnd"/>
              <w:r>
                <w:rPr>
                  <w:rFonts w:asciiTheme="majorBidi" w:hAnsiTheme="majorBidi" w:cstheme="majorBidi"/>
                  <w:lang w:eastAsia="zh-CN" w:bidi="he-IL"/>
                </w:rPr>
                <w:t xml:space="preserve"> may be subject to </w:t>
              </w:r>
              <w:proofErr w:type="spellStart"/>
              <w:r>
                <w:rPr>
                  <w:rFonts w:asciiTheme="majorBidi" w:hAnsiTheme="majorBidi" w:cstheme="majorBidi"/>
                  <w:lang w:eastAsia="zh-CN" w:bidi="he-IL"/>
                </w:rPr>
                <w:t>capabilties</w:t>
              </w:r>
              <w:proofErr w:type="spellEnd"/>
              <w:r>
                <w:rPr>
                  <w:rFonts w:asciiTheme="majorBidi" w:hAnsiTheme="majorBidi" w:cstheme="majorBidi"/>
                  <w:lang w:eastAsia="zh-CN" w:bidi="he-IL"/>
                </w:rPr>
                <w:t>.</w:t>
              </w:r>
            </w:ins>
          </w:p>
        </w:tc>
        <w:tc>
          <w:tcPr>
            <w:tcW w:w="3690" w:type="dxa"/>
            <w:noWrap/>
          </w:tcPr>
          <w:p w14:paraId="00342357" w14:textId="216794C6" w:rsidR="00676179" w:rsidRPr="00A84D4D" w:rsidRDefault="00676179"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5.1.3.2</w:t>
            </w:r>
            <w:r w:rsidRPr="00A84D4D">
              <w:rPr>
                <w:rFonts w:asciiTheme="majorBidi" w:hAnsiTheme="majorBidi" w:cstheme="majorBidi"/>
                <w:lang w:eastAsia="zh-CN" w:bidi="he-IL"/>
              </w:rPr>
              <w:br/>
              <w:t>3GPP TS 38.212, sec 7.3.1.2.2</w:t>
            </w:r>
          </w:p>
        </w:tc>
      </w:tr>
      <w:tr w:rsidR="00C27770" w:rsidRPr="00C538CB" w14:paraId="5966D466" w14:textId="77777777" w:rsidTr="00676179">
        <w:trPr>
          <w:trHeight w:val="300"/>
        </w:trPr>
        <w:tc>
          <w:tcPr>
            <w:tcW w:w="9712" w:type="dxa"/>
            <w:gridSpan w:val="4"/>
            <w:shd w:val="clear" w:color="auto" w:fill="D9D9D9" w:themeFill="background1" w:themeFillShade="D9"/>
            <w:noWrap/>
            <w:hideMark/>
          </w:tcPr>
          <w:p w14:paraId="49659736" w14:textId="77777777" w:rsidR="00C27770" w:rsidRPr="00A84D4D" w:rsidRDefault="00C27770" w:rsidP="008165A3">
            <w:pPr>
              <w:rPr>
                <w:rFonts w:asciiTheme="majorBidi" w:hAnsiTheme="majorBidi" w:cstheme="majorBidi"/>
                <w:lang w:eastAsia="zh-CN" w:bidi="he-IL"/>
              </w:rPr>
            </w:pPr>
            <w:r w:rsidRPr="002A5BDD">
              <w:rPr>
                <w:rFonts w:asciiTheme="majorBidi" w:hAnsiTheme="majorBidi" w:cstheme="majorBidi"/>
                <w:lang w:eastAsia="zh-CN" w:bidi="he-IL"/>
              </w:rPr>
              <w:t>LDPC Encoding</w:t>
            </w:r>
          </w:p>
        </w:tc>
      </w:tr>
      <w:tr w:rsidR="00C27770" w:rsidRPr="00C538CB" w14:paraId="793D7A54" w14:textId="77777777" w:rsidTr="00676179">
        <w:trPr>
          <w:trHeight w:val="1200"/>
        </w:trPr>
        <w:tc>
          <w:tcPr>
            <w:tcW w:w="3002" w:type="dxa"/>
            <w:gridSpan w:val="2"/>
            <w:noWrap/>
            <w:hideMark/>
          </w:tcPr>
          <w:p w14:paraId="58EF2877" w14:textId="77777777" w:rsidR="00C27770" w:rsidRPr="00A84D4D" w:rsidRDefault="00C27770" w:rsidP="008165A3">
            <w:pPr>
              <w:rPr>
                <w:rFonts w:asciiTheme="majorBidi" w:hAnsiTheme="majorBidi" w:cstheme="majorBidi"/>
                <w:lang w:eastAsia="zh-CN" w:bidi="he-IL"/>
              </w:rPr>
            </w:pPr>
            <w:proofErr w:type="spellStart"/>
            <w:r w:rsidRPr="00A84D4D">
              <w:rPr>
                <w:rFonts w:asciiTheme="majorBidi" w:hAnsiTheme="majorBidi" w:cstheme="majorBidi"/>
                <w:lang w:eastAsia="zh-CN" w:bidi="he-IL"/>
              </w:rPr>
              <w:t>rv</w:t>
            </w:r>
            <w:proofErr w:type="spellEnd"/>
            <w:r w:rsidRPr="00A84D4D">
              <w:rPr>
                <w:rFonts w:asciiTheme="majorBidi" w:hAnsiTheme="majorBidi" w:cstheme="majorBidi"/>
                <w:lang w:eastAsia="zh-CN" w:bidi="he-IL"/>
              </w:rPr>
              <w:t>_{id}[q]</w:t>
            </w:r>
          </w:p>
        </w:tc>
        <w:tc>
          <w:tcPr>
            <w:tcW w:w="3020" w:type="dxa"/>
            <w:hideMark/>
          </w:tcPr>
          <w:p w14:paraId="69F04E2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redundancy version, per CW. Determines starting position k_0 in the circular buffer. In DCI, or from aggregation, or from first TB (in case of </w:t>
            </w:r>
            <w:proofErr w:type="spellStart"/>
            <w:r w:rsidRPr="00A84D4D">
              <w:rPr>
                <w:rFonts w:asciiTheme="majorBidi" w:hAnsiTheme="majorBidi" w:cstheme="majorBidi"/>
                <w:lang w:eastAsia="zh-CN" w:bidi="he-IL"/>
              </w:rPr>
              <w:t>mTRP</w:t>
            </w:r>
            <w:proofErr w:type="spellEnd"/>
            <w:r w:rsidRPr="00A84D4D">
              <w:rPr>
                <w:rFonts w:asciiTheme="majorBidi" w:hAnsiTheme="majorBidi" w:cstheme="majorBidi"/>
                <w:lang w:eastAsia="zh-CN" w:bidi="he-IL"/>
              </w:rPr>
              <w:t xml:space="preserve"> </w:t>
            </w:r>
            <w:proofErr w:type="spellStart"/>
            <w:r w:rsidRPr="00A84D4D">
              <w:rPr>
                <w:rFonts w:asciiTheme="majorBidi" w:hAnsiTheme="majorBidi" w:cstheme="majorBidi"/>
                <w:lang w:eastAsia="zh-CN" w:bidi="he-IL"/>
              </w:rPr>
              <w:t>tx</w:t>
            </w:r>
            <w:proofErr w:type="spellEnd"/>
            <w:r w:rsidRPr="00A84D4D">
              <w:rPr>
                <w:rFonts w:asciiTheme="majorBidi" w:hAnsiTheme="majorBidi" w:cstheme="majorBidi"/>
                <w:lang w:eastAsia="zh-CN" w:bidi="he-IL"/>
              </w:rPr>
              <w:t xml:space="preserve"> with multiple TBs)</w:t>
            </w:r>
          </w:p>
        </w:tc>
        <w:tc>
          <w:tcPr>
            <w:tcW w:w="3690" w:type="dxa"/>
            <w:hideMark/>
          </w:tcPr>
          <w:p w14:paraId="42F2D76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3GPP TS 38.212, Table 5.4.2.1-2, </w:t>
            </w:r>
            <w:r w:rsidRPr="00A84D4D">
              <w:rPr>
                <w:rFonts w:asciiTheme="majorBidi" w:hAnsiTheme="majorBidi" w:cstheme="majorBidi"/>
                <w:lang w:eastAsia="zh-CN" w:bidi="he-IL"/>
              </w:rPr>
              <w:br/>
              <w:t>3GPP TS 38.214, Table 5.1.2.1-2</w:t>
            </w:r>
          </w:p>
        </w:tc>
      </w:tr>
      <w:tr w:rsidR="00C27770" w:rsidRPr="00C538CB" w14:paraId="3A583894" w14:textId="77777777" w:rsidTr="00676179">
        <w:trPr>
          <w:trHeight w:val="1200"/>
        </w:trPr>
        <w:tc>
          <w:tcPr>
            <w:tcW w:w="3002" w:type="dxa"/>
            <w:gridSpan w:val="2"/>
            <w:noWrap/>
            <w:hideMark/>
          </w:tcPr>
          <w:p w14:paraId="468ADD67" w14:textId="1CC37F21"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R[q]</w:t>
            </w:r>
            <w:ins w:id="908" w:author="Author">
              <w:r w:rsidR="00053B32">
                <w:rPr>
                  <w:rFonts w:asciiTheme="majorBidi" w:hAnsiTheme="majorBidi" w:cstheme="majorBidi"/>
                  <w:lang w:eastAsia="zh-CN" w:bidi="he-IL"/>
                </w:rPr>
                <w:t xml:space="preserve"> or </w:t>
              </w:r>
              <w:r w:rsidR="00E52A4D">
                <w:rPr>
                  <w:rFonts w:asciiTheme="majorBidi" w:hAnsiTheme="majorBidi" w:cstheme="majorBidi"/>
                  <w:lang w:eastAsia="zh-CN" w:bidi="he-IL"/>
                </w:rPr>
                <w:t>(</w:t>
              </w:r>
              <w:r w:rsidR="00053B32">
                <w:rPr>
                  <w:rFonts w:asciiTheme="majorBidi" w:hAnsiTheme="majorBidi" w:cstheme="majorBidi"/>
                  <w:lang w:eastAsia="zh-CN" w:bidi="he-IL"/>
                </w:rPr>
                <w:t>MCS Table and MCS index</w:t>
              </w:r>
              <w:r w:rsidR="005A292F">
                <w:rPr>
                  <w:rFonts w:asciiTheme="majorBidi" w:hAnsiTheme="majorBidi" w:cstheme="majorBidi"/>
                  <w:lang w:eastAsia="zh-CN" w:bidi="he-IL"/>
                </w:rPr>
                <w:t>[q]</w:t>
              </w:r>
              <w:r w:rsidR="00E52A4D">
                <w:rPr>
                  <w:rFonts w:asciiTheme="majorBidi" w:hAnsiTheme="majorBidi" w:cstheme="majorBidi"/>
                  <w:lang w:eastAsia="zh-CN" w:bidi="he-IL"/>
                </w:rPr>
                <w:t>)</w:t>
              </w:r>
              <w:r w:rsidR="00053B32">
                <w:rPr>
                  <w:rFonts w:asciiTheme="majorBidi" w:hAnsiTheme="majorBidi" w:cstheme="majorBidi"/>
                  <w:lang w:eastAsia="zh-CN" w:bidi="he-IL"/>
                </w:rPr>
                <w:t>.</w:t>
              </w:r>
            </w:ins>
          </w:p>
        </w:tc>
        <w:tc>
          <w:tcPr>
            <w:tcW w:w="3020" w:type="dxa"/>
            <w:hideMark/>
          </w:tcPr>
          <w:p w14:paraId="460DE430" w14:textId="77777777" w:rsidR="00C27770" w:rsidRDefault="005A292F" w:rsidP="008165A3">
            <w:pPr>
              <w:rPr>
                <w:ins w:id="909" w:author="Author"/>
                <w:rFonts w:asciiTheme="majorBidi" w:hAnsiTheme="majorBidi" w:cstheme="majorBidi"/>
                <w:lang w:eastAsia="zh-CN" w:bidi="he-IL"/>
              </w:rPr>
            </w:pPr>
            <w:ins w:id="910" w:author="Author">
              <w:r w:rsidRPr="00A84D4D">
                <w:rPr>
                  <w:rFonts w:asciiTheme="majorBidi" w:hAnsiTheme="majorBidi" w:cstheme="majorBidi"/>
                  <w:lang w:eastAsia="zh-CN" w:bidi="he-IL"/>
                </w:rPr>
                <w:t>R[q]</w:t>
              </w:r>
              <w:r>
                <w:rPr>
                  <w:rFonts w:asciiTheme="majorBidi" w:hAnsiTheme="majorBidi" w:cstheme="majorBidi"/>
                  <w:lang w:eastAsia="zh-CN" w:bidi="he-IL"/>
                </w:rPr>
                <w:t xml:space="preserve">: </w:t>
              </w:r>
            </w:ins>
            <w:r w:rsidR="00C27770" w:rsidRPr="00A84D4D">
              <w:rPr>
                <w:rFonts w:asciiTheme="majorBidi" w:hAnsiTheme="majorBidi" w:cstheme="majorBidi"/>
                <w:lang w:eastAsia="zh-CN" w:bidi="he-IL"/>
              </w:rPr>
              <w:t>target code rate (per CW)</w:t>
            </w:r>
            <w:r w:rsidR="00C27770" w:rsidRPr="00A84D4D">
              <w:rPr>
                <w:rFonts w:asciiTheme="majorBidi" w:hAnsiTheme="majorBidi" w:cstheme="majorBidi"/>
                <w:lang w:eastAsia="zh-CN" w:bidi="he-IL"/>
              </w:rPr>
              <w:br/>
              <w:t xml:space="preserve">Explicit, for initial transmission. Implicit from </w:t>
            </w:r>
            <w:commentRangeStart w:id="911"/>
            <w:proofErr w:type="spellStart"/>
            <w:r w:rsidR="00C27770" w:rsidRPr="00A84D4D">
              <w:rPr>
                <w:rFonts w:asciiTheme="majorBidi" w:hAnsiTheme="majorBidi" w:cstheme="majorBidi"/>
                <w:lang w:eastAsia="zh-CN" w:bidi="he-IL"/>
              </w:rPr>
              <w:t>from</w:t>
            </w:r>
            <w:proofErr w:type="spellEnd"/>
            <w:r w:rsidR="00C27770" w:rsidRPr="00A84D4D">
              <w:rPr>
                <w:rFonts w:asciiTheme="majorBidi" w:hAnsiTheme="majorBidi" w:cstheme="majorBidi"/>
                <w:lang w:eastAsia="zh-CN" w:bidi="he-IL"/>
              </w:rPr>
              <w:t xml:space="preserve"> </w:t>
            </w:r>
            <w:commentRangeEnd w:id="911"/>
            <w:r w:rsidR="001445CA">
              <w:rPr>
                <w:rStyle w:val="CommentReference"/>
              </w:rPr>
              <w:commentReference w:id="911"/>
            </w:r>
            <w:proofErr w:type="spellStart"/>
            <w:r w:rsidR="00C27770" w:rsidRPr="00A84D4D">
              <w:rPr>
                <w:rFonts w:asciiTheme="majorBidi" w:hAnsiTheme="majorBidi" w:cstheme="majorBidi"/>
                <w:lang w:eastAsia="zh-CN" w:bidi="he-IL"/>
              </w:rPr>
              <w:t>TBSize</w:t>
            </w:r>
            <w:proofErr w:type="spellEnd"/>
            <w:r w:rsidR="00C27770" w:rsidRPr="00A84D4D">
              <w:rPr>
                <w:rFonts w:asciiTheme="majorBidi" w:hAnsiTheme="majorBidi" w:cstheme="majorBidi"/>
                <w:lang w:eastAsia="zh-CN" w:bidi="he-IL"/>
              </w:rPr>
              <w:t xml:space="preserve"> and allocation, for retransmissions.</w:t>
            </w:r>
          </w:p>
          <w:p w14:paraId="585CA00B" w14:textId="49551BBC" w:rsidR="00D86D44" w:rsidRPr="00A84D4D" w:rsidRDefault="00D86D44" w:rsidP="008165A3">
            <w:pPr>
              <w:rPr>
                <w:rFonts w:asciiTheme="majorBidi" w:hAnsiTheme="majorBidi" w:cstheme="majorBidi"/>
                <w:lang w:eastAsia="zh-CN" w:bidi="he-IL"/>
              </w:rPr>
            </w:pPr>
            <w:ins w:id="912" w:author="Author">
              <w:r>
                <w:rPr>
                  <w:rFonts w:asciiTheme="majorBidi" w:hAnsiTheme="majorBidi" w:cstheme="majorBidi"/>
                  <w:lang w:eastAsia="zh-CN" w:bidi="he-IL"/>
                </w:rPr>
                <w:t>MCS Table and MCS index[q]</w:t>
              </w:r>
              <w:r w:rsidR="00E77846">
                <w:rPr>
                  <w:rFonts w:asciiTheme="majorBidi" w:hAnsiTheme="majorBidi" w:cstheme="majorBidi"/>
                  <w:lang w:eastAsia="zh-CN" w:bidi="he-IL"/>
                </w:rPr>
                <w:t>: target code rate can be extracted from the index (first transmission)</w:t>
              </w:r>
              <w:r w:rsidR="00094957">
                <w:rPr>
                  <w:rFonts w:asciiTheme="majorBidi" w:hAnsiTheme="majorBidi" w:cstheme="majorBidi"/>
                  <w:lang w:eastAsia="zh-CN" w:bidi="he-IL"/>
                </w:rPr>
                <w:t xml:space="preserve">, or as above for </w:t>
              </w:r>
              <w:r w:rsidR="00950342">
                <w:rPr>
                  <w:rFonts w:asciiTheme="majorBidi" w:hAnsiTheme="majorBidi" w:cstheme="majorBidi"/>
                  <w:lang w:eastAsia="zh-CN" w:bidi="he-IL"/>
                </w:rPr>
                <w:t>retransmissions</w:t>
              </w:r>
              <w:r w:rsidR="00E77846">
                <w:rPr>
                  <w:rFonts w:asciiTheme="majorBidi" w:hAnsiTheme="majorBidi" w:cstheme="majorBidi"/>
                  <w:lang w:eastAsia="zh-CN" w:bidi="he-IL"/>
                </w:rPr>
                <w:t>.</w:t>
              </w:r>
            </w:ins>
          </w:p>
        </w:tc>
        <w:tc>
          <w:tcPr>
            <w:tcW w:w="3690" w:type="dxa"/>
            <w:hideMark/>
          </w:tcPr>
          <w:p w14:paraId="7474A7D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38.212, sec 5.4.2.1</w:t>
            </w:r>
            <w:r w:rsidRPr="00A84D4D">
              <w:rPr>
                <w:rFonts w:asciiTheme="majorBidi" w:hAnsiTheme="majorBidi" w:cstheme="majorBidi"/>
                <w:lang w:eastAsia="zh-CN" w:bidi="he-IL"/>
              </w:rPr>
              <w:br/>
              <w:t>3GPP TS 38.214, sec 5.1.3.1</w:t>
            </w:r>
          </w:p>
        </w:tc>
      </w:tr>
      <w:tr w:rsidR="00C27770" w:rsidRPr="00C538CB" w14:paraId="12335D51" w14:textId="77777777" w:rsidTr="00676179">
        <w:trPr>
          <w:trHeight w:val="600"/>
        </w:trPr>
        <w:tc>
          <w:tcPr>
            <w:tcW w:w="3002" w:type="dxa"/>
            <w:gridSpan w:val="2"/>
            <w:noWrap/>
            <w:hideMark/>
          </w:tcPr>
          <w:p w14:paraId="657F4C4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new Data Indication[q]</w:t>
            </w:r>
          </w:p>
        </w:tc>
        <w:tc>
          <w:tcPr>
            <w:tcW w:w="3020" w:type="dxa"/>
            <w:hideMark/>
          </w:tcPr>
          <w:p w14:paraId="5F9DF05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Signals whether there is a new transmission, or a retransmission (per CW)</w:t>
            </w:r>
          </w:p>
        </w:tc>
        <w:tc>
          <w:tcPr>
            <w:tcW w:w="3690" w:type="dxa"/>
            <w:hideMark/>
          </w:tcPr>
          <w:p w14:paraId="491A54C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38.212, sec 7.3.1.2.1/2</w:t>
            </w:r>
          </w:p>
        </w:tc>
      </w:tr>
      <w:tr w:rsidR="00C27770" w:rsidRPr="00C538CB" w14:paraId="769793F5" w14:textId="77777777" w:rsidTr="00676179">
        <w:trPr>
          <w:trHeight w:val="900"/>
        </w:trPr>
        <w:tc>
          <w:tcPr>
            <w:tcW w:w="3002" w:type="dxa"/>
            <w:gridSpan w:val="2"/>
            <w:noWrap/>
            <w:hideMark/>
          </w:tcPr>
          <w:p w14:paraId="578FAC0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LDPC base graph[q]</w:t>
            </w:r>
          </w:p>
        </w:tc>
        <w:tc>
          <w:tcPr>
            <w:tcW w:w="3020" w:type="dxa"/>
            <w:hideMark/>
          </w:tcPr>
          <w:p w14:paraId="3DC7DDA4"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LDPC based graph to use (can be explicit, or derived from TB size and initial target rate) (per CW)</w:t>
            </w:r>
          </w:p>
        </w:tc>
        <w:tc>
          <w:tcPr>
            <w:tcW w:w="3690" w:type="dxa"/>
            <w:noWrap/>
            <w:hideMark/>
          </w:tcPr>
          <w:p w14:paraId="378EA68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38.212, sec 7.2.2</w:t>
            </w:r>
          </w:p>
        </w:tc>
      </w:tr>
      <w:tr w:rsidR="00C27770" w:rsidRPr="00C538CB" w14:paraId="3BC26BCA" w14:textId="77777777" w:rsidTr="00676179">
        <w:trPr>
          <w:trHeight w:val="900"/>
        </w:trPr>
        <w:tc>
          <w:tcPr>
            <w:tcW w:w="3002" w:type="dxa"/>
            <w:gridSpan w:val="2"/>
            <w:noWrap/>
            <w:hideMark/>
          </w:tcPr>
          <w:p w14:paraId="30141511" w14:textId="3D7E3E64"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TBS_{LBRM}</w:t>
            </w:r>
            <w:ins w:id="913" w:author="Author">
              <w:r w:rsidR="00384C9F">
                <w:rPr>
                  <w:rFonts w:asciiTheme="majorBidi" w:hAnsiTheme="majorBidi" w:cstheme="majorBidi"/>
                  <w:lang w:eastAsia="zh-CN" w:bidi="he-IL"/>
                </w:rPr>
                <w:t xml:space="preserve"> or N_{CB}</w:t>
              </w:r>
            </w:ins>
          </w:p>
        </w:tc>
        <w:tc>
          <w:tcPr>
            <w:tcW w:w="3020" w:type="dxa"/>
            <w:hideMark/>
          </w:tcPr>
          <w:p w14:paraId="4694D8BF" w14:textId="77777777" w:rsidR="00C27770" w:rsidRDefault="00384C9F" w:rsidP="008165A3">
            <w:pPr>
              <w:rPr>
                <w:ins w:id="914" w:author="Author"/>
                <w:rFonts w:asciiTheme="majorBidi" w:hAnsiTheme="majorBidi" w:cstheme="majorBidi"/>
                <w:lang w:eastAsia="zh-CN" w:bidi="he-IL"/>
              </w:rPr>
            </w:pPr>
            <w:ins w:id="915" w:author="Author">
              <w:r>
                <w:rPr>
                  <w:rFonts w:asciiTheme="majorBidi" w:hAnsiTheme="majorBidi" w:cstheme="majorBidi"/>
                  <w:lang w:eastAsia="zh-CN" w:bidi="he-IL"/>
                </w:rPr>
                <w:t xml:space="preserve">TBS_{LBRM}: </w:t>
              </w:r>
            </w:ins>
            <w:r w:rsidR="00C27770" w:rsidRPr="00A84D4D">
              <w:rPr>
                <w:rFonts w:asciiTheme="majorBidi" w:hAnsiTheme="majorBidi" w:cstheme="majorBidi"/>
                <w:lang w:eastAsia="zh-CN" w:bidi="he-IL"/>
              </w:rPr>
              <w:t xml:space="preserve">Reference TBS for allocations subject to  </w:t>
            </w:r>
            <w:proofErr w:type="spellStart"/>
            <w:r w:rsidR="00C27770" w:rsidRPr="00A84D4D">
              <w:rPr>
                <w:rFonts w:asciiTheme="majorBidi" w:hAnsiTheme="majorBidi" w:cstheme="majorBidi"/>
                <w:lang w:eastAsia="zh-CN" w:bidi="he-IL"/>
              </w:rPr>
              <w:t>rateMatching</w:t>
            </w:r>
            <w:proofErr w:type="spellEnd"/>
            <w:r w:rsidR="00C27770" w:rsidRPr="00A84D4D">
              <w:rPr>
                <w:rFonts w:asciiTheme="majorBidi" w:hAnsiTheme="majorBidi" w:cstheme="majorBidi"/>
                <w:lang w:eastAsia="zh-CN" w:bidi="he-IL"/>
              </w:rPr>
              <w:t xml:space="preserve"> = </w:t>
            </w:r>
            <w:proofErr w:type="spellStart"/>
            <w:r w:rsidR="00C27770" w:rsidRPr="00A84D4D">
              <w:rPr>
                <w:rFonts w:asciiTheme="majorBidi" w:hAnsiTheme="majorBidi" w:cstheme="majorBidi"/>
                <w:lang w:eastAsia="zh-CN" w:bidi="he-IL"/>
              </w:rPr>
              <w:t>limitedBufferRM</w:t>
            </w:r>
            <w:proofErr w:type="spellEnd"/>
            <w:r w:rsidR="00C27770" w:rsidRPr="00A84D4D">
              <w:rPr>
                <w:rFonts w:asciiTheme="majorBidi" w:hAnsiTheme="majorBidi" w:cstheme="majorBidi"/>
                <w:lang w:eastAsia="zh-CN" w:bidi="he-IL"/>
              </w:rPr>
              <w:t>; impacts circular buffer length</w:t>
            </w:r>
          </w:p>
          <w:p w14:paraId="0D78F8C8" w14:textId="436641B0" w:rsidR="00384C9F" w:rsidRPr="00384C9F" w:rsidRDefault="00384C9F" w:rsidP="008165A3">
            <w:pPr>
              <w:rPr>
                <w:rFonts w:asciiTheme="majorBidi" w:hAnsiTheme="majorBidi" w:cstheme="majorBidi"/>
                <w:lang w:eastAsia="zh-CN" w:bidi="he-IL"/>
              </w:rPr>
            </w:pPr>
            <w:ins w:id="916" w:author="Author">
              <w:r w:rsidRPr="00384C9F">
                <w:rPr>
                  <w:rFonts w:asciiTheme="majorBidi" w:hAnsiTheme="majorBidi" w:cstheme="majorBidi"/>
                  <w:lang w:eastAsia="zh-CN" w:bidi="he-IL"/>
                </w:rPr>
                <w:lastRenderedPageBreak/>
                <w:t>N_{CB} = circular buffer len</w:t>
              </w:r>
              <w:r>
                <w:rPr>
                  <w:rFonts w:asciiTheme="majorBidi" w:hAnsiTheme="majorBidi" w:cstheme="majorBidi"/>
                  <w:lang w:eastAsia="zh-CN" w:bidi="he-IL"/>
                </w:rPr>
                <w:t>gth, after account for any FBRM/LBRM  considerations</w:t>
              </w:r>
              <w:r w:rsidR="0066118B">
                <w:rPr>
                  <w:rFonts w:asciiTheme="majorBidi" w:hAnsiTheme="majorBidi" w:cstheme="majorBidi"/>
                  <w:lang w:eastAsia="zh-CN" w:bidi="he-IL"/>
                </w:rPr>
                <w:t>.</w:t>
              </w:r>
            </w:ins>
          </w:p>
        </w:tc>
        <w:tc>
          <w:tcPr>
            <w:tcW w:w="3690" w:type="dxa"/>
            <w:noWrap/>
            <w:hideMark/>
          </w:tcPr>
          <w:p w14:paraId="74ECCEB2"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lastRenderedPageBreak/>
              <w:t>3GPP TS 38.212, sec 5.4.2.1, 7.2.5</w:t>
            </w:r>
          </w:p>
        </w:tc>
      </w:tr>
      <w:tr w:rsidR="00C27770" w:rsidRPr="00C538CB" w14:paraId="2918ACBA" w14:textId="77777777" w:rsidTr="00676179">
        <w:trPr>
          <w:trHeight w:val="300"/>
        </w:trPr>
        <w:tc>
          <w:tcPr>
            <w:tcW w:w="9712" w:type="dxa"/>
            <w:gridSpan w:val="4"/>
            <w:shd w:val="clear" w:color="auto" w:fill="D9D9D9" w:themeFill="background1" w:themeFillShade="D9"/>
            <w:noWrap/>
            <w:hideMark/>
          </w:tcPr>
          <w:p w14:paraId="2CADF83B" w14:textId="77777777" w:rsidR="00C27770" w:rsidRPr="00A84D4D" w:rsidRDefault="00C27770" w:rsidP="008165A3">
            <w:pPr>
              <w:rPr>
                <w:rFonts w:asciiTheme="majorBidi" w:hAnsiTheme="majorBidi" w:cstheme="majorBidi"/>
                <w:lang w:eastAsia="zh-CN" w:bidi="he-IL"/>
              </w:rPr>
            </w:pPr>
            <w:r w:rsidRPr="009B63E3">
              <w:rPr>
                <w:rFonts w:asciiTheme="majorBidi" w:hAnsiTheme="majorBidi" w:cstheme="majorBidi"/>
                <w:lang w:eastAsia="zh-CN" w:bidi="he-IL"/>
              </w:rPr>
              <w:t>Rate Matching</w:t>
            </w:r>
            <w:r>
              <w:rPr>
                <w:rFonts w:asciiTheme="majorBidi" w:hAnsiTheme="majorBidi" w:cstheme="majorBidi"/>
                <w:lang w:eastAsia="zh-CN" w:bidi="he-IL"/>
              </w:rPr>
              <w:t xml:space="preserve"> references (determining unavailable REs)</w:t>
            </w:r>
          </w:p>
        </w:tc>
      </w:tr>
      <w:tr w:rsidR="00C27770" w:rsidRPr="00C538CB" w14:paraId="24EB4343" w14:textId="77777777" w:rsidTr="00676179">
        <w:trPr>
          <w:trHeight w:val="600"/>
        </w:trPr>
        <w:tc>
          <w:tcPr>
            <w:tcW w:w="3002" w:type="dxa"/>
            <w:gridSpan w:val="2"/>
            <w:noWrap/>
            <w:hideMark/>
          </w:tcPr>
          <w:p w14:paraId="32A72560"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SS/PBCH Blocks for Rate Matching</w:t>
            </w:r>
          </w:p>
        </w:tc>
        <w:tc>
          <w:tcPr>
            <w:tcW w:w="3020" w:type="dxa"/>
            <w:hideMark/>
          </w:tcPr>
          <w:p w14:paraId="5151AA7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set of SSBs, where PDSCH mapping is not possible.</w:t>
            </w:r>
          </w:p>
        </w:tc>
        <w:tc>
          <w:tcPr>
            <w:tcW w:w="3690" w:type="dxa"/>
            <w:noWrap/>
            <w:hideMark/>
          </w:tcPr>
          <w:p w14:paraId="45067CB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5.1.4</w:t>
            </w:r>
          </w:p>
        </w:tc>
      </w:tr>
      <w:tr w:rsidR="00C27770" w:rsidRPr="00C538CB" w14:paraId="6188688C" w14:textId="77777777" w:rsidTr="00676179">
        <w:trPr>
          <w:trHeight w:val="600"/>
        </w:trPr>
        <w:tc>
          <w:tcPr>
            <w:tcW w:w="3002" w:type="dxa"/>
            <w:gridSpan w:val="2"/>
            <w:noWrap/>
            <w:hideMark/>
          </w:tcPr>
          <w:p w14:paraId="70801F74" w14:textId="77777777" w:rsidR="00C27770" w:rsidRPr="00A84D4D" w:rsidRDefault="00C27770" w:rsidP="008165A3">
            <w:pPr>
              <w:rPr>
                <w:rFonts w:asciiTheme="majorBidi" w:hAnsiTheme="majorBidi" w:cstheme="majorBidi"/>
                <w:lang w:eastAsia="zh-CN" w:bidi="he-IL"/>
              </w:rPr>
            </w:pPr>
            <w:proofErr w:type="spellStart"/>
            <w:r w:rsidRPr="00A84D4D">
              <w:rPr>
                <w:rFonts w:asciiTheme="majorBidi" w:hAnsiTheme="majorBidi" w:cstheme="majorBidi"/>
                <w:lang w:eastAsia="zh-CN" w:bidi="he-IL"/>
              </w:rPr>
              <w:t>PrbSymbol</w:t>
            </w:r>
            <w:proofErr w:type="spellEnd"/>
            <w:r w:rsidRPr="00A84D4D">
              <w:rPr>
                <w:rFonts w:asciiTheme="majorBidi" w:hAnsiTheme="majorBidi" w:cstheme="majorBidi"/>
                <w:lang w:eastAsia="zh-CN" w:bidi="he-IL"/>
              </w:rPr>
              <w:t xml:space="preserve"> Bitmap Patterns</w:t>
            </w:r>
          </w:p>
        </w:tc>
        <w:tc>
          <w:tcPr>
            <w:tcW w:w="3020" w:type="dxa"/>
            <w:hideMark/>
          </w:tcPr>
          <w:p w14:paraId="7E43953B"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Bitmap-based set of RBs and symbols not available for allocation</w:t>
            </w:r>
          </w:p>
        </w:tc>
        <w:tc>
          <w:tcPr>
            <w:tcW w:w="3690" w:type="dxa"/>
            <w:hideMark/>
          </w:tcPr>
          <w:p w14:paraId="01C0EE73"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5.1.4.1</w:t>
            </w:r>
            <w:r w:rsidRPr="00A84D4D">
              <w:rPr>
                <w:rFonts w:asciiTheme="majorBidi" w:hAnsiTheme="majorBidi" w:cstheme="majorBidi"/>
                <w:lang w:eastAsia="zh-CN" w:bidi="he-IL"/>
              </w:rPr>
              <w:br/>
              <w:t>3GPP TS 38.331, sec 6.3.2</w:t>
            </w:r>
          </w:p>
        </w:tc>
      </w:tr>
      <w:tr w:rsidR="00C27770" w:rsidRPr="00C538CB" w14:paraId="6422206F" w14:textId="77777777" w:rsidTr="00676179">
        <w:trPr>
          <w:trHeight w:val="600"/>
        </w:trPr>
        <w:tc>
          <w:tcPr>
            <w:tcW w:w="3002" w:type="dxa"/>
            <w:gridSpan w:val="2"/>
            <w:noWrap/>
            <w:hideMark/>
          </w:tcPr>
          <w:p w14:paraId="491FBA9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Coreset &amp; </w:t>
            </w:r>
            <w:proofErr w:type="spellStart"/>
            <w:r w:rsidRPr="00A84D4D">
              <w:rPr>
                <w:rFonts w:asciiTheme="majorBidi" w:hAnsiTheme="majorBidi" w:cstheme="majorBidi"/>
                <w:lang w:eastAsia="zh-CN" w:bidi="he-IL"/>
              </w:rPr>
              <w:t>SearchSpace</w:t>
            </w:r>
            <w:proofErr w:type="spellEnd"/>
            <w:r w:rsidRPr="00A84D4D">
              <w:rPr>
                <w:rFonts w:asciiTheme="majorBidi" w:hAnsiTheme="majorBidi" w:cstheme="majorBidi"/>
                <w:lang w:eastAsia="zh-CN" w:bidi="he-IL"/>
              </w:rPr>
              <w:t xml:space="preserve"> Patterns</w:t>
            </w:r>
          </w:p>
        </w:tc>
        <w:tc>
          <w:tcPr>
            <w:tcW w:w="3020" w:type="dxa"/>
            <w:hideMark/>
          </w:tcPr>
          <w:p w14:paraId="6146541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CORESET-based set of RBs and symbols not available for allocation</w:t>
            </w:r>
          </w:p>
        </w:tc>
        <w:tc>
          <w:tcPr>
            <w:tcW w:w="3690" w:type="dxa"/>
            <w:hideMark/>
          </w:tcPr>
          <w:p w14:paraId="62153F1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5.1.4.1</w:t>
            </w:r>
            <w:r w:rsidRPr="00A84D4D">
              <w:rPr>
                <w:rFonts w:asciiTheme="majorBidi" w:hAnsiTheme="majorBidi" w:cstheme="majorBidi"/>
                <w:lang w:eastAsia="zh-CN" w:bidi="he-IL"/>
              </w:rPr>
              <w:br/>
              <w:t>3GPP TS 38.331, sec 6.3.2</w:t>
            </w:r>
          </w:p>
        </w:tc>
      </w:tr>
      <w:tr w:rsidR="00C27770" w:rsidRPr="00C538CB" w14:paraId="36B438D4" w14:textId="77777777" w:rsidTr="00676179">
        <w:trPr>
          <w:trHeight w:val="900"/>
        </w:trPr>
        <w:tc>
          <w:tcPr>
            <w:tcW w:w="3002" w:type="dxa"/>
            <w:gridSpan w:val="2"/>
            <w:noWrap/>
            <w:hideMark/>
          </w:tcPr>
          <w:p w14:paraId="0C431C5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PDCCH indication</w:t>
            </w:r>
          </w:p>
        </w:tc>
        <w:tc>
          <w:tcPr>
            <w:tcW w:w="3020" w:type="dxa"/>
            <w:hideMark/>
          </w:tcPr>
          <w:p w14:paraId="4FFDB780" w14:textId="77777777" w:rsidR="00912028" w:rsidRDefault="00C27770" w:rsidP="008165A3">
            <w:pPr>
              <w:rPr>
                <w:ins w:id="917" w:author="Author"/>
                <w:rFonts w:asciiTheme="majorBidi" w:hAnsiTheme="majorBidi" w:cstheme="majorBidi"/>
                <w:lang w:eastAsia="zh-CN" w:bidi="he-IL"/>
              </w:rPr>
            </w:pPr>
            <w:r w:rsidRPr="00A84D4D">
              <w:rPr>
                <w:rFonts w:asciiTheme="majorBidi" w:hAnsiTheme="majorBidi" w:cstheme="majorBidi"/>
                <w:lang w:eastAsia="zh-CN" w:bidi="he-IL"/>
              </w:rPr>
              <w:t>Rate Matching around the PDCCH grant for the allocation (+ special consideration for AL16 candidates)</w:t>
            </w:r>
            <w:ins w:id="918" w:author="Author">
              <w:r w:rsidR="00912028">
                <w:rPr>
                  <w:rFonts w:asciiTheme="majorBidi" w:hAnsiTheme="majorBidi" w:cstheme="majorBidi"/>
                  <w:lang w:eastAsia="zh-CN" w:bidi="he-IL"/>
                </w:rPr>
                <w:t xml:space="preserve">. </w:t>
              </w:r>
            </w:ins>
          </w:p>
          <w:p w14:paraId="05A208AD" w14:textId="141384BE" w:rsidR="00C27770" w:rsidRPr="00A84D4D" w:rsidRDefault="00912028" w:rsidP="008165A3">
            <w:pPr>
              <w:rPr>
                <w:rFonts w:asciiTheme="majorBidi" w:hAnsiTheme="majorBidi" w:cstheme="majorBidi"/>
                <w:lang w:eastAsia="zh-CN" w:bidi="he-IL"/>
              </w:rPr>
            </w:pPr>
            <w:ins w:id="919" w:author="Author">
              <w:r>
                <w:rPr>
                  <w:rFonts w:asciiTheme="majorBidi" w:hAnsiTheme="majorBidi" w:cstheme="majorBidi"/>
                  <w:lang w:eastAsia="zh-CN" w:bidi="he-IL"/>
                </w:rPr>
                <w:t>See the ‘</w:t>
              </w:r>
              <w:r w:rsidRPr="00A84D4D">
                <w:rPr>
                  <w:rFonts w:asciiTheme="majorBidi" w:hAnsiTheme="majorBidi" w:cstheme="majorBidi"/>
                  <w:lang w:eastAsia="zh-CN" w:bidi="he-IL"/>
                </w:rPr>
                <w:t>same-index CCE Candidate</w:t>
              </w:r>
              <w:r>
                <w:rPr>
                  <w:rFonts w:asciiTheme="majorBidi" w:hAnsiTheme="majorBidi" w:cstheme="majorBidi"/>
                  <w:lang w:eastAsia="zh-CN" w:bidi="he-IL"/>
                </w:rPr>
                <w:t xml:space="preserve">’ currently part of PDCCH Profile. Alternatively, that field can be signaled part of the PDSCH Profile, as it is applicable to </w:t>
              </w:r>
              <w:r w:rsidR="008F4FE9">
                <w:rPr>
                  <w:rFonts w:asciiTheme="majorBidi" w:hAnsiTheme="majorBidi" w:cstheme="majorBidi"/>
                  <w:lang w:eastAsia="zh-CN" w:bidi="he-IL"/>
                </w:rPr>
                <w:t xml:space="preserve">PDSCH </w:t>
              </w:r>
              <w:r>
                <w:rPr>
                  <w:rFonts w:asciiTheme="majorBidi" w:hAnsiTheme="majorBidi" w:cstheme="majorBidi"/>
                  <w:lang w:eastAsia="zh-CN" w:bidi="he-IL"/>
                </w:rPr>
                <w:t>Rate Matching.</w:t>
              </w:r>
            </w:ins>
          </w:p>
        </w:tc>
        <w:tc>
          <w:tcPr>
            <w:tcW w:w="3690" w:type="dxa"/>
            <w:noWrap/>
            <w:hideMark/>
          </w:tcPr>
          <w:p w14:paraId="34337FA2"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5.1.4.1</w:t>
            </w:r>
          </w:p>
        </w:tc>
      </w:tr>
      <w:tr w:rsidR="00C27770" w:rsidRPr="00C538CB" w14:paraId="7641CCB2" w14:textId="77777777" w:rsidTr="00676179">
        <w:trPr>
          <w:trHeight w:val="900"/>
        </w:trPr>
        <w:tc>
          <w:tcPr>
            <w:tcW w:w="3002" w:type="dxa"/>
            <w:gridSpan w:val="2"/>
            <w:noWrap/>
            <w:hideMark/>
          </w:tcPr>
          <w:p w14:paraId="3AF4E1B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CRS Rate Match Patterns</w:t>
            </w:r>
          </w:p>
        </w:tc>
        <w:tc>
          <w:tcPr>
            <w:tcW w:w="3020" w:type="dxa"/>
            <w:hideMark/>
          </w:tcPr>
          <w:p w14:paraId="79C7304E" w14:textId="77777777" w:rsidR="00C27770" w:rsidRDefault="00C27770" w:rsidP="008165A3">
            <w:pPr>
              <w:rPr>
                <w:ins w:id="920" w:author="Author"/>
                <w:rFonts w:asciiTheme="majorBidi" w:hAnsiTheme="majorBidi" w:cstheme="majorBidi"/>
                <w:lang w:eastAsia="zh-CN" w:bidi="he-IL"/>
              </w:rPr>
            </w:pPr>
            <w:r w:rsidRPr="00A84D4D">
              <w:rPr>
                <w:rFonts w:asciiTheme="majorBidi" w:hAnsiTheme="majorBidi" w:cstheme="majorBidi"/>
                <w:lang w:eastAsia="zh-CN" w:bidi="he-IL"/>
              </w:rPr>
              <w:t>LTE-CRS REs not available for allocation (+MBSFN awareness, for LTE-CRS RE mapping to symbols)</w:t>
            </w:r>
          </w:p>
          <w:p w14:paraId="5F8465B3" w14:textId="15D2F2A8" w:rsidR="00364129" w:rsidRPr="00A84D4D" w:rsidRDefault="00364129" w:rsidP="008165A3">
            <w:pPr>
              <w:rPr>
                <w:rFonts w:asciiTheme="majorBidi" w:hAnsiTheme="majorBidi" w:cstheme="majorBidi"/>
                <w:lang w:eastAsia="zh-CN" w:bidi="he-IL"/>
              </w:rPr>
            </w:pPr>
            <w:ins w:id="921" w:author="Author">
              <w:r>
                <w:rPr>
                  <w:rFonts w:asciiTheme="majorBidi" w:hAnsiTheme="majorBidi" w:cstheme="majorBidi"/>
                  <w:lang w:eastAsia="zh-CN" w:bidi="he-IL"/>
                </w:rPr>
                <w:t>Note: in 3GPP, this is an RRC parame</w:t>
              </w:r>
              <w:r w:rsidR="00D12934">
                <w:rPr>
                  <w:rFonts w:asciiTheme="majorBidi" w:hAnsiTheme="majorBidi" w:cstheme="majorBidi"/>
                  <w:lang w:eastAsia="zh-CN" w:bidi="he-IL"/>
                </w:rPr>
                <w:t>ter</w:t>
              </w:r>
            </w:ins>
          </w:p>
        </w:tc>
        <w:tc>
          <w:tcPr>
            <w:tcW w:w="3690" w:type="dxa"/>
            <w:hideMark/>
          </w:tcPr>
          <w:p w14:paraId="753E68A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5.1.4.2</w:t>
            </w:r>
            <w:r w:rsidRPr="00A84D4D">
              <w:rPr>
                <w:rFonts w:asciiTheme="majorBidi" w:hAnsiTheme="majorBidi" w:cstheme="majorBidi"/>
                <w:lang w:eastAsia="zh-CN" w:bidi="he-IL"/>
              </w:rPr>
              <w:br/>
              <w:t>3GPP TS 38.331, sec 6.3.2</w:t>
            </w:r>
          </w:p>
        </w:tc>
      </w:tr>
      <w:tr w:rsidR="00C27770" w:rsidRPr="00C538CB" w14:paraId="0E509081" w14:textId="77777777" w:rsidTr="00676179">
        <w:trPr>
          <w:trHeight w:val="600"/>
        </w:trPr>
        <w:tc>
          <w:tcPr>
            <w:tcW w:w="3002" w:type="dxa"/>
            <w:gridSpan w:val="2"/>
            <w:noWrap/>
            <w:hideMark/>
          </w:tcPr>
          <w:p w14:paraId="5556B69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CSI-RS Rate Match Patterns</w:t>
            </w:r>
          </w:p>
        </w:tc>
        <w:tc>
          <w:tcPr>
            <w:tcW w:w="3020" w:type="dxa"/>
            <w:hideMark/>
          </w:tcPr>
          <w:p w14:paraId="7AA75DF3"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CSI-RS REs not available for allocation</w:t>
            </w:r>
          </w:p>
        </w:tc>
        <w:tc>
          <w:tcPr>
            <w:tcW w:w="3690" w:type="dxa"/>
            <w:hideMark/>
          </w:tcPr>
          <w:p w14:paraId="01CC1BBB"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5.1.4.2</w:t>
            </w:r>
            <w:r w:rsidRPr="00A84D4D">
              <w:rPr>
                <w:rFonts w:asciiTheme="majorBidi" w:hAnsiTheme="majorBidi" w:cstheme="majorBidi"/>
                <w:lang w:eastAsia="zh-CN" w:bidi="he-IL"/>
              </w:rPr>
              <w:br/>
              <w:t>3GPP TS 38.331, sec 6.3.2</w:t>
            </w:r>
          </w:p>
        </w:tc>
      </w:tr>
      <w:tr w:rsidR="00C27770" w:rsidRPr="00C538CB" w14:paraId="60D0EF82" w14:textId="77777777" w:rsidTr="00676179">
        <w:trPr>
          <w:trHeight w:val="300"/>
        </w:trPr>
        <w:tc>
          <w:tcPr>
            <w:tcW w:w="9712" w:type="dxa"/>
            <w:gridSpan w:val="4"/>
            <w:shd w:val="clear" w:color="auto" w:fill="D9D9D9" w:themeFill="background1" w:themeFillShade="D9"/>
            <w:noWrap/>
            <w:hideMark/>
          </w:tcPr>
          <w:p w14:paraId="43C467DA" w14:textId="77777777" w:rsidR="00C27770" w:rsidRPr="00A84D4D" w:rsidRDefault="00C27770" w:rsidP="008165A3">
            <w:pPr>
              <w:rPr>
                <w:rFonts w:asciiTheme="majorBidi" w:hAnsiTheme="majorBidi" w:cstheme="majorBidi"/>
                <w:lang w:eastAsia="zh-CN" w:bidi="he-IL"/>
              </w:rPr>
            </w:pPr>
            <w:r w:rsidRPr="00AC6512">
              <w:rPr>
                <w:rFonts w:asciiTheme="majorBidi" w:hAnsiTheme="majorBidi" w:cstheme="majorBidi"/>
                <w:lang w:eastAsia="zh-CN" w:bidi="he-IL"/>
              </w:rPr>
              <w:t xml:space="preserve">CB </w:t>
            </w:r>
            <w:commentRangeStart w:id="922"/>
            <w:proofErr w:type="spellStart"/>
            <w:r w:rsidRPr="00AC6512">
              <w:rPr>
                <w:rFonts w:asciiTheme="majorBidi" w:hAnsiTheme="majorBidi" w:cstheme="majorBidi"/>
                <w:lang w:eastAsia="zh-CN" w:bidi="he-IL"/>
              </w:rPr>
              <w:t>Concatentation</w:t>
            </w:r>
            <w:commentRangeEnd w:id="922"/>
            <w:proofErr w:type="spellEnd"/>
            <w:r w:rsidR="00BA5356">
              <w:rPr>
                <w:rStyle w:val="CommentReference"/>
              </w:rPr>
              <w:commentReference w:id="922"/>
            </w:r>
          </w:p>
        </w:tc>
      </w:tr>
      <w:tr w:rsidR="00C27770" w:rsidRPr="00C538CB" w14:paraId="6AB60176" w14:textId="77777777" w:rsidTr="00676179">
        <w:trPr>
          <w:trHeight w:val="600"/>
        </w:trPr>
        <w:tc>
          <w:tcPr>
            <w:tcW w:w="3002" w:type="dxa"/>
            <w:gridSpan w:val="2"/>
            <w:noWrap/>
            <w:hideMark/>
          </w:tcPr>
          <w:p w14:paraId="4A813BD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Presence of last CB[q]</w:t>
            </w:r>
          </w:p>
        </w:tc>
        <w:tc>
          <w:tcPr>
            <w:tcW w:w="3020" w:type="dxa"/>
            <w:hideMark/>
          </w:tcPr>
          <w:p w14:paraId="5AE1C3B4"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CBG-based Re-</w:t>
            </w:r>
            <w:proofErr w:type="spellStart"/>
            <w:r w:rsidRPr="00A84D4D">
              <w:rPr>
                <w:rFonts w:asciiTheme="majorBidi" w:hAnsiTheme="majorBidi" w:cstheme="majorBidi"/>
                <w:lang w:eastAsia="zh-CN" w:bidi="he-IL"/>
              </w:rPr>
              <w:t>tx</w:t>
            </w:r>
            <w:proofErr w:type="spellEnd"/>
            <w:r w:rsidRPr="00A84D4D">
              <w:rPr>
                <w:rFonts w:asciiTheme="majorBidi" w:hAnsiTheme="majorBidi" w:cstheme="majorBidi"/>
                <w:lang w:eastAsia="zh-CN" w:bidi="he-IL"/>
              </w:rPr>
              <w:t>: presence of last CB requires TB CRC to be re-appended.</w:t>
            </w:r>
          </w:p>
        </w:tc>
        <w:tc>
          <w:tcPr>
            <w:tcW w:w="3690" w:type="dxa"/>
            <w:hideMark/>
          </w:tcPr>
          <w:p w14:paraId="221DC25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5.1.3.2</w:t>
            </w:r>
            <w:r w:rsidRPr="00A84D4D">
              <w:rPr>
                <w:rFonts w:asciiTheme="majorBidi" w:hAnsiTheme="majorBidi" w:cstheme="majorBidi"/>
                <w:lang w:eastAsia="zh-CN" w:bidi="he-IL"/>
              </w:rPr>
              <w:br/>
              <w:t>3GPP TS 38.212, sec 7.3.1.2.2</w:t>
            </w:r>
          </w:p>
        </w:tc>
      </w:tr>
      <w:tr w:rsidR="00C27770" w:rsidRPr="00C538CB" w14:paraId="7B90097F" w14:textId="77777777" w:rsidTr="00676179">
        <w:trPr>
          <w:trHeight w:val="2100"/>
        </w:trPr>
        <w:tc>
          <w:tcPr>
            <w:tcW w:w="3002" w:type="dxa"/>
            <w:gridSpan w:val="2"/>
            <w:noWrap/>
            <w:hideMark/>
          </w:tcPr>
          <w:p w14:paraId="6362F4FD" w14:textId="77777777" w:rsidR="00C27770" w:rsidRPr="00A84D4D" w:rsidRDefault="00C27770" w:rsidP="008165A3">
            <w:pPr>
              <w:rPr>
                <w:rFonts w:asciiTheme="majorBidi" w:hAnsiTheme="majorBidi" w:cstheme="majorBidi"/>
                <w:i/>
                <w:iCs/>
                <w:lang w:eastAsia="zh-CN" w:bidi="he-IL"/>
              </w:rPr>
            </w:pPr>
            <w:r w:rsidRPr="00A84D4D">
              <w:rPr>
                <w:rFonts w:asciiTheme="majorBidi" w:hAnsiTheme="majorBidi" w:cstheme="majorBidi"/>
                <w:i/>
                <w:iCs/>
                <w:lang w:eastAsia="zh-CN" w:bidi="he-IL"/>
              </w:rPr>
              <w:t>see section on MAC PDU for TB(s)</w:t>
            </w:r>
          </w:p>
        </w:tc>
        <w:tc>
          <w:tcPr>
            <w:tcW w:w="3020" w:type="dxa"/>
            <w:hideMark/>
          </w:tcPr>
          <w:p w14:paraId="665D880B"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CB </w:t>
            </w:r>
            <w:proofErr w:type="spellStart"/>
            <w:r w:rsidRPr="00A84D4D">
              <w:rPr>
                <w:rFonts w:asciiTheme="majorBidi" w:hAnsiTheme="majorBidi" w:cstheme="majorBidi"/>
                <w:lang w:eastAsia="zh-CN" w:bidi="he-IL"/>
              </w:rPr>
              <w:t>concatentation</w:t>
            </w:r>
            <w:proofErr w:type="spellEnd"/>
            <w:r w:rsidRPr="00A84D4D">
              <w:rPr>
                <w:rFonts w:asciiTheme="majorBidi" w:hAnsiTheme="majorBidi" w:cstheme="majorBidi"/>
                <w:lang w:eastAsia="zh-CN" w:bidi="he-IL"/>
              </w:rPr>
              <w:t xml:space="preserve"> is handled in L2, in case of CBG-</w:t>
            </w:r>
            <w:proofErr w:type="spellStart"/>
            <w:r w:rsidRPr="00A84D4D">
              <w:rPr>
                <w:rFonts w:asciiTheme="majorBidi" w:hAnsiTheme="majorBidi" w:cstheme="majorBidi"/>
                <w:lang w:eastAsia="zh-CN" w:bidi="he-IL"/>
              </w:rPr>
              <w:t>retx</w:t>
            </w:r>
            <w:proofErr w:type="spellEnd"/>
            <w:r w:rsidRPr="00A84D4D">
              <w:rPr>
                <w:rFonts w:asciiTheme="majorBidi" w:hAnsiTheme="majorBidi" w:cstheme="majorBidi"/>
                <w:lang w:eastAsia="zh-CN" w:bidi="he-IL"/>
              </w:rPr>
              <w:t>. CB CRC attachment in L1 Accelerator.</w:t>
            </w:r>
            <w:r w:rsidRPr="00A84D4D">
              <w:rPr>
                <w:rFonts w:asciiTheme="majorBidi" w:hAnsiTheme="majorBidi" w:cstheme="majorBidi"/>
                <w:lang w:eastAsia="zh-CN" w:bidi="he-IL"/>
              </w:rPr>
              <w:br/>
            </w:r>
            <w:r w:rsidRPr="00A84D4D">
              <w:rPr>
                <w:rFonts w:asciiTheme="majorBidi" w:hAnsiTheme="majorBidi" w:cstheme="majorBidi"/>
                <w:lang w:eastAsia="zh-CN" w:bidi="he-IL"/>
              </w:rPr>
              <w:br/>
              <w:t xml:space="preserve">Alternatively, CB </w:t>
            </w:r>
            <w:proofErr w:type="spellStart"/>
            <w:r w:rsidRPr="00A84D4D">
              <w:rPr>
                <w:rFonts w:asciiTheme="majorBidi" w:hAnsiTheme="majorBidi" w:cstheme="majorBidi"/>
                <w:lang w:eastAsia="zh-CN" w:bidi="he-IL"/>
              </w:rPr>
              <w:t>concatentation</w:t>
            </w:r>
            <w:proofErr w:type="spellEnd"/>
            <w:r w:rsidRPr="00A84D4D">
              <w:rPr>
                <w:rFonts w:asciiTheme="majorBidi" w:hAnsiTheme="majorBidi" w:cstheme="majorBidi"/>
                <w:lang w:eastAsia="zh-CN" w:bidi="he-IL"/>
              </w:rPr>
              <w:t xml:space="preserve"> can be handled exclusively in L1 accelerator, based on CBGTI signaling from L2</w:t>
            </w:r>
          </w:p>
        </w:tc>
        <w:tc>
          <w:tcPr>
            <w:tcW w:w="3690" w:type="dxa"/>
            <w:noWrap/>
            <w:hideMark/>
          </w:tcPr>
          <w:p w14:paraId="2D38EAA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section on MAC PDU for TB(s)</w:t>
            </w:r>
          </w:p>
        </w:tc>
      </w:tr>
      <w:tr w:rsidR="00C27770" w:rsidRPr="00C538CB" w14:paraId="481EDA8F" w14:textId="77777777" w:rsidTr="00676179">
        <w:trPr>
          <w:trHeight w:val="300"/>
        </w:trPr>
        <w:tc>
          <w:tcPr>
            <w:tcW w:w="9712" w:type="dxa"/>
            <w:gridSpan w:val="4"/>
            <w:shd w:val="clear" w:color="auto" w:fill="D9D9D9" w:themeFill="background1" w:themeFillShade="D9"/>
            <w:noWrap/>
            <w:hideMark/>
          </w:tcPr>
          <w:p w14:paraId="5FC949BE" w14:textId="77777777" w:rsidR="00C27770" w:rsidRPr="00A84D4D" w:rsidRDefault="00C27770" w:rsidP="008165A3">
            <w:pPr>
              <w:rPr>
                <w:rFonts w:asciiTheme="majorBidi" w:hAnsiTheme="majorBidi" w:cstheme="majorBidi"/>
                <w:lang w:eastAsia="zh-CN" w:bidi="he-IL"/>
              </w:rPr>
            </w:pPr>
            <w:r w:rsidRPr="009A69B2">
              <w:rPr>
                <w:rFonts w:asciiTheme="majorBidi" w:hAnsiTheme="majorBidi" w:cstheme="majorBidi"/>
                <w:lang w:eastAsia="zh-CN" w:bidi="he-IL"/>
              </w:rPr>
              <w:t>Scrambling</w:t>
            </w:r>
          </w:p>
        </w:tc>
      </w:tr>
      <w:tr w:rsidR="00C27770" w:rsidRPr="00C538CB" w14:paraId="7B1ABE67" w14:textId="77777777" w:rsidTr="00676179">
        <w:trPr>
          <w:trHeight w:val="300"/>
        </w:trPr>
        <w:tc>
          <w:tcPr>
            <w:tcW w:w="3002" w:type="dxa"/>
            <w:gridSpan w:val="2"/>
            <w:noWrap/>
            <w:hideMark/>
          </w:tcPr>
          <w:p w14:paraId="62B3864D" w14:textId="2EC0ECAD"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n_{ID}</w:t>
            </w:r>
            <w:ins w:id="923" w:author="Author">
              <w:r w:rsidR="00DD0EBF">
                <w:rPr>
                  <w:rFonts w:asciiTheme="majorBidi" w:hAnsiTheme="majorBidi" w:cstheme="majorBidi"/>
                  <w:lang w:eastAsia="zh-CN" w:bidi="he-IL"/>
                </w:rPr>
                <w:t xml:space="preserve"> or c_{</w:t>
              </w:r>
              <w:proofErr w:type="spellStart"/>
              <w:r w:rsidR="00DD0EBF">
                <w:rPr>
                  <w:rFonts w:asciiTheme="majorBidi" w:hAnsiTheme="majorBidi" w:cstheme="majorBidi"/>
                  <w:lang w:eastAsia="zh-CN" w:bidi="he-IL"/>
                </w:rPr>
                <w:t>init</w:t>
              </w:r>
              <w:proofErr w:type="spellEnd"/>
              <w:r w:rsidR="00DD0EBF">
                <w:rPr>
                  <w:rFonts w:asciiTheme="majorBidi" w:hAnsiTheme="majorBidi" w:cstheme="majorBidi"/>
                  <w:lang w:eastAsia="zh-CN" w:bidi="he-IL"/>
                </w:rPr>
                <w:t>}[q]</w:t>
              </w:r>
            </w:ins>
          </w:p>
        </w:tc>
        <w:tc>
          <w:tcPr>
            <w:tcW w:w="3020" w:type="dxa"/>
            <w:hideMark/>
          </w:tcPr>
          <w:p w14:paraId="1465E3BC" w14:textId="3BCB7804" w:rsidR="00C27770" w:rsidRDefault="00E76BBF" w:rsidP="008165A3">
            <w:pPr>
              <w:rPr>
                <w:ins w:id="924" w:author="Author"/>
                <w:rFonts w:asciiTheme="majorBidi" w:hAnsiTheme="majorBidi" w:cstheme="majorBidi"/>
                <w:lang w:eastAsia="zh-CN" w:bidi="he-IL"/>
              </w:rPr>
            </w:pPr>
            <w:ins w:id="925" w:author="Author">
              <w:r>
                <w:rPr>
                  <w:rFonts w:asciiTheme="majorBidi" w:hAnsiTheme="majorBidi" w:cstheme="majorBidi"/>
                  <w:lang w:eastAsia="zh-CN" w:bidi="he-IL"/>
                </w:rPr>
                <w:t xml:space="preserve">n_{UD}: </w:t>
              </w:r>
            </w:ins>
            <w:r w:rsidR="00C27770" w:rsidRPr="00A84D4D">
              <w:rPr>
                <w:rFonts w:asciiTheme="majorBidi" w:hAnsiTheme="majorBidi" w:cstheme="majorBidi"/>
                <w:lang w:eastAsia="zh-CN" w:bidi="he-IL"/>
              </w:rPr>
              <w:t>data scrambling identity (PCI by default)</w:t>
            </w:r>
          </w:p>
          <w:p w14:paraId="07C803F4" w14:textId="0CE959A5" w:rsidR="00E76BBF" w:rsidRDefault="00E76BBF" w:rsidP="008165A3">
            <w:pPr>
              <w:rPr>
                <w:ins w:id="926" w:author="Author"/>
                <w:rFonts w:asciiTheme="majorBidi" w:hAnsiTheme="majorBidi" w:cstheme="majorBidi"/>
                <w:lang w:eastAsia="zh-CN" w:bidi="he-IL"/>
              </w:rPr>
            </w:pPr>
            <w:ins w:id="927" w:author="Author">
              <w:r>
                <w:rPr>
                  <w:rFonts w:asciiTheme="majorBidi" w:hAnsiTheme="majorBidi" w:cstheme="majorBidi"/>
                  <w:lang w:eastAsia="zh-CN" w:bidi="he-IL"/>
                </w:rPr>
                <w:t>c_{</w:t>
              </w:r>
              <w:proofErr w:type="spellStart"/>
              <w:r>
                <w:rPr>
                  <w:rFonts w:asciiTheme="majorBidi" w:hAnsiTheme="majorBidi" w:cstheme="majorBidi"/>
                  <w:lang w:eastAsia="zh-CN" w:bidi="he-IL"/>
                </w:rPr>
                <w:t>init</w:t>
              </w:r>
              <w:proofErr w:type="spellEnd"/>
              <w:r>
                <w:rPr>
                  <w:rFonts w:asciiTheme="majorBidi" w:hAnsiTheme="majorBidi" w:cstheme="majorBidi"/>
                  <w:lang w:eastAsia="zh-CN" w:bidi="he-IL"/>
                </w:rPr>
                <w:t>}[q]: scrambling initialization for codeword q.</w:t>
              </w:r>
            </w:ins>
          </w:p>
          <w:p w14:paraId="1C341676" w14:textId="6FC28499" w:rsidR="00E76BBF" w:rsidRPr="00A84D4D" w:rsidRDefault="00E76BBF" w:rsidP="008165A3">
            <w:pPr>
              <w:rPr>
                <w:rFonts w:asciiTheme="majorBidi" w:hAnsiTheme="majorBidi" w:cstheme="majorBidi"/>
                <w:lang w:eastAsia="zh-CN" w:bidi="he-IL"/>
              </w:rPr>
            </w:pPr>
          </w:p>
        </w:tc>
        <w:tc>
          <w:tcPr>
            <w:tcW w:w="3690" w:type="dxa"/>
            <w:noWrap/>
            <w:hideMark/>
          </w:tcPr>
          <w:p w14:paraId="154E623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7.3.1.1</w:t>
            </w:r>
          </w:p>
        </w:tc>
      </w:tr>
      <w:tr w:rsidR="00C27770" w:rsidRPr="00C538CB" w14:paraId="680522EA" w14:textId="77777777" w:rsidTr="00676179">
        <w:trPr>
          <w:trHeight w:val="300"/>
        </w:trPr>
        <w:tc>
          <w:tcPr>
            <w:tcW w:w="3002" w:type="dxa"/>
            <w:gridSpan w:val="2"/>
            <w:noWrap/>
            <w:hideMark/>
          </w:tcPr>
          <w:p w14:paraId="4C07813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lastRenderedPageBreak/>
              <w:t>n_{RNTI}</w:t>
            </w:r>
          </w:p>
        </w:tc>
        <w:tc>
          <w:tcPr>
            <w:tcW w:w="3020" w:type="dxa"/>
            <w:hideMark/>
          </w:tcPr>
          <w:p w14:paraId="56F5B28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RNTI associated with the PDSCH transmission </w:t>
            </w:r>
          </w:p>
        </w:tc>
        <w:tc>
          <w:tcPr>
            <w:tcW w:w="3690" w:type="dxa"/>
            <w:noWrap/>
            <w:hideMark/>
          </w:tcPr>
          <w:p w14:paraId="2ACF2682"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7.3.1.1</w:t>
            </w:r>
          </w:p>
        </w:tc>
      </w:tr>
      <w:tr w:rsidR="00C27770" w:rsidRPr="00C538CB" w14:paraId="130017FE" w14:textId="77777777" w:rsidTr="00676179">
        <w:trPr>
          <w:trHeight w:val="300"/>
        </w:trPr>
        <w:tc>
          <w:tcPr>
            <w:tcW w:w="3002" w:type="dxa"/>
            <w:gridSpan w:val="2"/>
            <w:noWrap/>
            <w:hideMark/>
          </w:tcPr>
          <w:p w14:paraId="2819551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q</w:t>
            </w:r>
          </w:p>
        </w:tc>
        <w:tc>
          <w:tcPr>
            <w:tcW w:w="3020" w:type="dxa"/>
            <w:hideMark/>
          </w:tcPr>
          <w:p w14:paraId="6EE2CE70"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index of the codeword being scrambled</w:t>
            </w:r>
          </w:p>
        </w:tc>
        <w:tc>
          <w:tcPr>
            <w:tcW w:w="3690" w:type="dxa"/>
            <w:noWrap/>
            <w:hideMark/>
          </w:tcPr>
          <w:p w14:paraId="0E16928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7.3.1.1</w:t>
            </w:r>
          </w:p>
        </w:tc>
      </w:tr>
      <w:tr w:rsidR="00C27770" w:rsidRPr="00C538CB" w14:paraId="2B099861" w14:textId="77777777" w:rsidTr="00676179">
        <w:trPr>
          <w:trHeight w:val="300"/>
        </w:trPr>
        <w:tc>
          <w:tcPr>
            <w:tcW w:w="9712" w:type="dxa"/>
            <w:gridSpan w:val="4"/>
            <w:shd w:val="clear" w:color="auto" w:fill="D9D9D9" w:themeFill="background1" w:themeFillShade="D9"/>
            <w:noWrap/>
            <w:hideMark/>
          </w:tcPr>
          <w:p w14:paraId="05A521AD" w14:textId="77777777" w:rsidR="00C27770" w:rsidRPr="00A84D4D" w:rsidRDefault="00C27770" w:rsidP="008165A3">
            <w:pPr>
              <w:rPr>
                <w:rFonts w:asciiTheme="majorBidi" w:hAnsiTheme="majorBidi" w:cstheme="majorBidi"/>
                <w:lang w:eastAsia="zh-CN" w:bidi="he-IL"/>
              </w:rPr>
            </w:pPr>
            <w:r w:rsidRPr="00FE3847">
              <w:rPr>
                <w:rFonts w:asciiTheme="majorBidi" w:hAnsiTheme="majorBidi" w:cstheme="majorBidi"/>
                <w:lang w:eastAsia="zh-CN" w:bidi="he-IL"/>
              </w:rPr>
              <w:t>Modulation</w:t>
            </w:r>
          </w:p>
        </w:tc>
      </w:tr>
      <w:tr w:rsidR="00C27770" w:rsidRPr="00C538CB" w14:paraId="07E29E1C" w14:textId="77777777" w:rsidTr="00676179">
        <w:trPr>
          <w:trHeight w:val="600"/>
        </w:trPr>
        <w:tc>
          <w:tcPr>
            <w:tcW w:w="3002" w:type="dxa"/>
            <w:gridSpan w:val="2"/>
            <w:noWrap/>
            <w:hideMark/>
          </w:tcPr>
          <w:p w14:paraId="2A27935D" w14:textId="60ACE2C8" w:rsidR="00C27770" w:rsidRPr="00A84D4D" w:rsidRDefault="00C27770" w:rsidP="008165A3">
            <w:pPr>
              <w:rPr>
                <w:rFonts w:asciiTheme="majorBidi" w:hAnsiTheme="majorBidi" w:cstheme="majorBidi"/>
                <w:lang w:eastAsia="zh-CN" w:bidi="he-IL"/>
              </w:rPr>
            </w:pPr>
            <w:proofErr w:type="spellStart"/>
            <w:r w:rsidRPr="00A84D4D">
              <w:rPr>
                <w:rFonts w:asciiTheme="majorBidi" w:hAnsiTheme="majorBidi" w:cstheme="majorBidi"/>
                <w:lang w:eastAsia="zh-CN" w:bidi="he-IL"/>
              </w:rPr>
              <w:t>Q_m</w:t>
            </w:r>
            <w:proofErr w:type="spellEnd"/>
            <w:r w:rsidRPr="00A84D4D">
              <w:rPr>
                <w:rFonts w:asciiTheme="majorBidi" w:hAnsiTheme="majorBidi" w:cstheme="majorBidi"/>
                <w:lang w:eastAsia="zh-CN" w:bidi="he-IL"/>
              </w:rPr>
              <w:t>[q]</w:t>
            </w:r>
            <w:ins w:id="928" w:author="Author">
              <w:r w:rsidR="002930CF">
                <w:rPr>
                  <w:rFonts w:asciiTheme="majorBidi" w:hAnsiTheme="majorBidi" w:cstheme="majorBidi"/>
                  <w:lang w:eastAsia="zh-CN" w:bidi="he-IL"/>
                </w:rPr>
                <w:t xml:space="preserve"> or </w:t>
              </w:r>
              <w:r w:rsidR="00937956">
                <w:rPr>
                  <w:rFonts w:asciiTheme="majorBidi" w:hAnsiTheme="majorBidi" w:cstheme="majorBidi"/>
                  <w:lang w:eastAsia="zh-CN" w:bidi="he-IL"/>
                </w:rPr>
                <w:t>(</w:t>
              </w:r>
              <w:r w:rsidR="002930CF">
                <w:rPr>
                  <w:rFonts w:asciiTheme="majorBidi" w:hAnsiTheme="majorBidi" w:cstheme="majorBidi"/>
                  <w:lang w:eastAsia="zh-CN" w:bidi="he-IL"/>
                </w:rPr>
                <w:t>MCS Table and MCS index[q]</w:t>
              </w:r>
              <w:r w:rsidR="00937956">
                <w:rPr>
                  <w:rFonts w:asciiTheme="majorBidi" w:hAnsiTheme="majorBidi" w:cstheme="majorBidi"/>
                  <w:lang w:eastAsia="zh-CN" w:bidi="he-IL"/>
                </w:rPr>
                <w:t>)</w:t>
              </w:r>
              <w:r w:rsidR="002930CF">
                <w:rPr>
                  <w:rFonts w:asciiTheme="majorBidi" w:hAnsiTheme="majorBidi" w:cstheme="majorBidi"/>
                  <w:lang w:eastAsia="zh-CN" w:bidi="he-IL"/>
                </w:rPr>
                <w:t>.</w:t>
              </w:r>
            </w:ins>
          </w:p>
        </w:tc>
        <w:tc>
          <w:tcPr>
            <w:tcW w:w="3020" w:type="dxa"/>
            <w:hideMark/>
          </w:tcPr>
          <w:p w14:paraId="3B50876A" w14:textId="489BD821" w:rsidR="00C27770" w:rsidRDefault="005A3DC1" w:rsidP="008165A3">
            <w:pPr>
              <w:rPr>
                <w:ins w:id="929" w:author="Author"/>
                <w:rFonts w:asciiTheme="majorBidi" w:hAnsiTheme="majorBidi" w:cstheme="majorBidi"/>
                <w:lang w:eastAsia="zh-CN" w:bidi="he-IL"/>
              </w:rPr>
            </w:pPr>
            <w:proofErr w:type="spellStart"/>
            <w:ins w:id="930" w:author="Author">
              <w:r w:rsidRPr="00A84D4D">
                <w:rPr>
                  <w:rFonts w:asciiTheme="majorBidi" w:hAnsiTheme="majorBidi" w:cstheme="majorBidi"/>
                  <w:lang w:eastAsia="zh-CN" w:bidi="he-IL"/>
                </w:rPr>
                <w:t>Q_m</w:t>
              </w:r>
              <w:proofErr w:type="spellEnd"/>
              <w:r w:rsidRPr="00A84D4D">
                <w:rPr>
                  <w:rFonts w:asciiTheme="majorBidi" w:hAnsiTheme="majorBidi" w:cstheme="majorBidi"/>
                  <w:lang w:eastAsia="zh-CN" w:bidi="he-IL"/>
                </w:rPr>
                <w:t>[q]</w:t>
              </w:r>
              <w:r>
                <w:rPr>
                  <w:rFonts w:asciiTheme="majorBidi" w:hAnsiTheme="majorBidi" w:cstheme="majorBidi"/>
                  <w:lang w:eastAsia="zh-CN" w:bidi="he-IL"/>
                </w:rPr>
                <w:t xml:space="preserve">: </w:t>
              </w:r>
            </w:ins>
            <w:r w:rsidR="00C27770" w:rsidRPr="00A84D4D">
              <w:rPr>
                <w:rFonts w:asciiTheme="majorBidi" w:hAnsiTheme="majorBidi" w:cstheme="majorBidi"/>
                <w:lang w:eastAsia="zh-CN" w:bidi="he-IL"/>
              </w:rPr>
              <w:t>Signaled via MCS in DCI; also impacts bit interleaving</w:t>
            </w:r>
          </w:p>
          <w:p w14:paraId="4B4D0D42" w14:textId="611D4A0A" w:rsidR="00320EB6" w:rsidRPr="00A84D4D" w:rsidRDefault="00320EB6" w:rsidP="008165A3">
            <w:pPr>
              <w:rPr>
                <w:rFonts w:asciiTheme="majorBidi" w:hAnsiTheme="majorBidi" w:cstheme="majorBidi"/>
                <w:lang w:eastAsia="zh-CN" w:bidi="he-IL"/>
              </w:rPr>
            </w:pPr>
            <w:ins w:id="931" w:author="Author">
              <w:r>
                <w:rPr>
                  <w:rFonts w:asciiTheme="majorBidi" w:hAnsiTheme="majorBidi" w:cstheme="majorBidi"/>
                  <w:lang w:eastAsia="zh-CN" w:bidi="he-IL"/>
                </w:rPr>
                <w:t>MCS Table and MCS index</w:t>
              </w:r>
              <w:r w:rsidR="00C6478B">
                <w:rPr>
                  <w:rFonts w:asciiTheme="majorBidi" w:hAnsiTheme="majorBidi" w:cstheme="majorBidi"/>
                  <w:lang w:eastAsia="zh-CN" w:bidi="he-IL"/>
                </w:rPr>
                <w:t>[q]</w:t>
              </w:r>
              <w:r>
                <w:rPr>
                  <w:rFonts w:asciiTheme="majorBidi" w:hAnsiTheme="majorBidi" w:cstheme="majorBidi"/>
                  <w:lang w:eastAsia="zh-CN" w:bidi="he-IL"/>
                </w:rPr>
                <w:t xml:space="preserve">: modulation can be extracted from the </w:t>
              </w:r>
              <w:r w:rsidR="00854EC3">
                <w:rPr>
                  <w:rFonts w:asciiTheme="majorBidi" w:hAnsiTheme="majorBidi" w:cstheme="majorBidi"/>
                  <w:lang w:eastAsia="zh-CN" w:bidi="he-IL"/>
                </w:rPr>
                <w:t xml:space="preserve">MCS table and </w:t>
              </w:r>
              <w:r>
                <w:rPr>
                  <w:rFonts w:asciiTheme="majorBidi" w:hAnsiTheme="majorBidi" w:cstheme="majorBidi"/>
                  <w:lang w:eastAsia="zh-CN" w:bidi="he-IL"/>
                </w:rPr>
                <w:t>index.</w:t>
              </w:r>
            </w:ins>
          </w:p>
        </w:tc>
        <w:tc>
          <w:tcPr>
            <w:tcW w:w="3690" w:type="dxa"/>
            <w:hideMark/>
          </w:tcPr>
          <w:p w14:paraId="660278D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5.1.3.1</w:t>
            </w:r>
            <w:r w:rsidRPr="00A84D4D">
              <w:rPr>
                <w:rFonts w:asciiTheme="majorBidi" w:hAnsiTheme="majorBidi" w:cstheme="majorBidi"/>
                <w:lang w:eastAsia="zh-CN" w:bidi="he-IL"/>
              </w:rPr>
              <w:br/>
              <w:t>3GPP TS 38.212, sec 5.4.2.2</w:t>
            </w:r>
          </w:p>
        </w:tc>
      </w:tr>
      <w:tr w:rsidR="00C27770" w:rsidRPr="00C538CB" w14:paraId="545C4B28" w14:textId="77777777" w:rsidTr="00676179">
        <w:trPr>
          <w:trHeight w:val="300"/>
        </w:trPr>
        <w:tc>
          <w:tcPr>
            <w:tcW w:w="9712" w:type="dxa"/>
            <w:gridSpan w:val="4"/>
            <w:shd w:val="clear" w:color="auto" w:fill="D9D9D9" w:themeFill="background1" w:themeFillShade="D9"/>
            <w:noWrap/>
            <w:hideMark/>
          </w:tcPr>
          <w:p w14:paraId="1BD84F06" w14:textId="77777777" w:rsidR="00C27770" w:rsidRPr="00A84D4D" w:rsidRDefault="00C27770" w:rsidP="008165A3">
            <w:pPr>
              <w:rPr>
                <w:rFonts w:asciiTheme="majorBidi" w:hAnsiTheme="majorBidi" w:cstheme="majorBidi"/>
                <w:lang w:eastAsia="zh-CN" w:bidi="he-IL"/>
              </w:rPr>
            </w:pPr>
            <w:r w:rsidRPr="0026700D">
              <w:rPr>
                <w:rFonts w:asciiTheme="majorBidi" w:hAnsiTheme="majorBidi" w:cstheme="majorBidi"/>
                <w:lang w:eastAsia="zh-CN" w:bidi="he-IL"/>
              </w:rPr>
              <w:t>Layer Mapping</w:t>
            </w:r>
          </w:p>
        </w:tc>
      </w:tr>
      <w:tr w:rsidR="00C27770" w:rsidRPr="00C538CB" w14:paraId="46F88858" w14:textId="77777777" w:rsidTr="00676179">
        <w:trPr>
          <w:trHeight w:val="1200"/>
        </w:trPr>
        <w:tc>
          <w:tcPr>
            <w:tcW w:w="3002" w:type="dxa"/>
            <w:gridSpan w:val="2"/>
            <w:noWrap/>
            <w:hideMark/>
          </w:tcPr>
          <w:p w14:paraId="73BC1D4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ν</w:t>
            </w:r>
          </w:p>
        </w:tc>
        <w:tc>
          <w:tcPr>
            <w:tcW w:w="3020" w:type="dxa"/>
            <w:hideMark/>
          </w:tcPr>
          <w:p w14:paraId="12BC7EF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total number of layers (when &gt; 4, assignment to codewords described in 38.211; assignment for </w:t>
            </w:r>
            <w:proofErr w:type="spellStart"/>
            <w:r w:rsidRPr="00A84D4D">
              <w:rPr>
                <w:rFonts w:asciiTheme="majorBidi" w:hAnsiTheme="majorBidi" w:cstheme="majorBidi"/>
                <w:lang w:eastAsia="zh-CN" w:bidi="he-IL"/>
              </w:rPr>
              <w:t>mTRP</w:t>
            </w:r>
            <w:proofErr w:type="spellEnd"/>
            <w:r w:rsidRPr="00A84D4D">
              <w:rPr>
                <w:rFonts w:asciiTheme="majorBidi" w:hAnsiTheme="majorBidi" w:cstheme="majorBidi"/>
                <w:lang w:eastAsia="zh-CN" w:bidi="he-IL"/>
              </w:rPr>
              <w:t xml:space="preserve"> case is described in 38.214)</w:t>
            </w:r>
          </w:p>
        </w:tc>
        <w:tc>
          <w:tcPr>
            <w:tcW w:w="3690" w:type="dxa"/>
            <w:hideMark/>
          </w:tcPr>
          <w:p w14:paraId="645FB6E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7.3.1.3</w:t>
            </w:r>
            <w:r w:rsidRPr="00A84D4D">
              <w:rPr>
                <w:rFonts w:asciiTheme="majorBidi" w:hAnsiTheme="majorBidi" w:cstheme="majorBidi"/>
                <w:lang w:eastAsia="zh-CN" w:bidi="he-IL"/>
              </w:rPr>
              <w:br/>
              <w:t>3GPP TS 38.214, sec 5.1</w:t>
            </w:r>
          </w:p>
        </w:tc>
      </w:tr>
      <w:tr w:rsidR="00C27770" w:rsidRPr="00C538CB" w14:paraId="001451C5" w14:textId="77777777" w:rsidTr="00676179">
        <w:trPr>
          <w:trHeight w:val="300"/>
        </w:trPr>
        <w:tc>
          <w:tcPr>
            <w:tcW w:w="9712" w:type="dxa"/>
            <w:gridSpan w:val="4"/>
            <w:shd w:val="clear" w:color="auto" w:fill="D9D9D9" w:themeFill="background1" w:themeFillShade="D9"/>
            <w:noWrap/>
            <w:hideMark/>
          </w:tcPr>
          <w:p w14:paraId="47937C4C" w14:textId="77777777" w:rsidR="00C27770" w:rsidRPr="00A84D4D" w:rsidRDefault="00C27770" w:rsidP="008165A3">
            <w:pPr>
              <w:rPr>
                <w:rFonts w:asciiTheme="majorBidi" w:hAnsiTheme="majorBidi" w:cstheme="majorBidi"/>
                <w:lang w:eastAsia="zh-CN" w:bidi="he-IL"/>
              </w:rPr>
            </w:pPr>
            <w:r w:rsidRPr="008F726E">
              <w:rPr>
                <w:rFonts w:asciiTheme="majorBidi" w:hAnsiTheme="majorBidi" w:cstheme="majorBidi"/>
                <w:lang w:eastAsia="zh-CN" w:bidi="he-IL"/>
              </w:rPr>
              <w:t>Precoding</w:t>
            </w:r>
          </w:p>
        </w:tc>
      </w:tr>
      <w:tr w:rsidR="00C27770" w:rsidRPr="00C538CB" w14:paraId="6C1A1501" w14:textId="77777777" w:rsidTr="00676179">
        <w:trPr>
          <w:trHeight w:val="1200"/>
        </w:trPr>
        <w:tc>
          <w:tcPr>
            <w:tcW w:w="3002" w:type="dxa"/>
            <w:gridSpan w:val="2"/>
            <w:noWrap/>
            <w:hideMark/>
          </w:tcPr>
          <w:p w14:paraId="2691A419" w14:textId="0BDF8336" w:rsidR="00C27770" w:rsidRPr="00A84D4D" w:rsidRDefault="00387C9D" w:rsidP="008165A3">
            <w:pPr>
              <w:rPr>
                <w:rFonts w:asciiTheme="majorBidi" w:hAnsiTheme="majorBidi" w:cstheme="majorBidi"/>
                <w:i/>
                <w:iCs/>
                <w:lang w:eastAsia="zh-CN" w:bidi="he-IL"/>
              </w:rPr>
            </w:pPr>
            <w:r>
              <w:rPr>
                <w:rFonts w:asciiTheme="majorBidi" w:hAnsiTheme="majorBidi" w:cstheme="majorBidi"/>
                <w:i/>
                <w:iCs/>
                <w:lang w:eastAsia="zh-CN" w:bidi="he-IL"/>
              </w:rPr>
              <w:t xml:space="preserve">See section </w:t>
            </w:r>
            <w:r>
              <w:rPr>
                <w:rFonts w:asciiTheme="majorBidi" w:hAnsiTheme="majorBidi" w:cstheme="majorBidi"/>
                <w:i/>
                <w:iCs/>
                <w:lang w:eastAsia="zh-CN" w:bidi="he-IL"/>
              </w:rPr>
              <w:fldChar w:fldCharType="begin"/>
            </w:r>
            <w:r>
              <w:rPr>
                <w:rFonts w:asciiTheme="majorBidi" w:hAnsiTheme="majorBidi" w:cstheme="majorBidi"/>
                <w:i/>
                <w:iCs/>
                <w:lang w:eastAsia="zh-CN" w:bidi="he-IL"/>
              </w:rPr>
              <w:instrText xml:space="preserve"> REF _Ref86291452 \r \h </w:instrText>
            </w:r>
            <w:r>
              <w:rPr>
                <w:rFonts w:asciiTheme="majorBidi" w:hAnsiTheme="majorBidi" w:cstheme="majorBidi"/>
                <w:i/>
                <w:iCs/>
                <w:lang w:eastAsia="zh-CN" w:bidi="he-IL"/>
              </w:rPr>
            </w:r>
            <w:r>
              <w:rPr>
                <w:rFonts w:asciiTheme="majorBidi" w:hAnsiTheme="majorBidi" w:cstheme="majorBidi"/>
                <w:i/>
                <w:iCs/>
                <w:lang w:eastAsia="zh-CN" w:bidi="he-IL"/>
              </w:rPr>
              <w:fldChar w:fldCharType="separate"/>
            </w:r>
            <w:r>
              <w:rPr>
                <w:rFonts w:asciiTheme="majorBidi" w:hAnsiTheme="majorBidi" w:cstheme="majorBidi"/>
                <w:i/>
                <w:iCs/>
                <w:cs/>
                <w:lang w:eastAsia="zh-CN" w:bidi="he-IL"/>
              </w:rPr>
              <w:t>‎</w:t>
            </w:r>
            <w:r>
              <w:rPr>
                <w:rFonts w:asciiTheme="majorBidi" w:hAnsiTheme="majorBidi" w:cstheme="majorBidi"/>
                <w:i/>
                <w:iCs/>
                <w:lang w:eastAsia="zh-CN" w:bidi="he-IL"/>
              </w:rPr>
              <w:t>4.2.7</w:t>
            </w:r>
            <w:r>
              <w:rPr>
                <w:rFonts w:asciiTheme="majorBidi" w:hAnsiTheme="majorBidi" w:cstheme="majorBidi"/>
                <w:i/>
                <w:iCs/>
                <w:lang w:eastAsia="zh-CN" w:bidi="he-IL"/>
              </w:rPr>
              <w:fldChar w:fldCharType="end"/>
            </w:r>
          </w:p>
        </w:tc>
        <w:tc>
          <w:tcPr>
            <w:tcW w:w="3020" w:type="dxa"/>
            <w:hideMark/>
          </w:tcPr>
          <w:p w14:paraId="3C51090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Conceptually similar to FH signaling when precoding for Cat-B. 3GPP leaves DL precoding to implementation.</w:t>
            </w:r>
            <w:r w:rsidRPr="00A84D4D">
              <w:rPr>
                <w:rFonts w:asciiTheme="majorBidi" w:hAnsiTheme="majorBidi" w:cstheme="majorBidi"/>
                <w:lang w:eastAsia="zh-CN" w:bidi="he-IL"/>
              </w:rPr>
              <w:br/>
              <w:t>Per layer (which also implies per CW)</w:t>
            </w:r>
          </w:p>
        </w:tc>
        <w:tc>
          <w:tcPr>
            <w:tcW w:w="3690" w:type="dxa"/>
            <w:noWrap/>
            <w:hideMark/>
          </w:tcPr>
          <w:p w14:paraId="0BD456FE" w14:textId="77777777" w:rsidR="00C27770" w:rsidRPr="00A84D4D" w:rsidRDefault="00C27770" w:rsidP="008165A3">
            <w:pPr>
              <w:rPr>
                <w:rFonts w:asciiTheme="majorBidi" w:hAnsiTheme="majorBidi" w:cstheme="majorBidi"/>
                <w:lang w:eastAsia="zh-CN" w:bidi="he-IL"/>
              </w:rPr>
            </w:pPr>
          </w:p>
        </w:tc>
      </w:tr>
      <w:tr w:rsidR="00C27770" w:rsidRPr="00C538CB" w14:paraId="2C7AFA9A" w14:textId="77777777" w:rsidTr="00676179">
        <w:trPr>
          <w:trHeight w:val="300"/>
        </w:trPr>
        <w:tc>
          <w:tcPr>
            <w:tcW w:w="9712" w:type="dxa"/>
            <w:gridSpan w:val="4"/>
            <w:shd w:val="clear" w:color="auto" w:fill="D9D9D9" w:themeFill="background1" w:themeFillShade="D9"/>
            <w:noWrap/>
            <w:hideMark/>
          </w:tcPr>
          <w:p w14:paraId="3FA4B32F" w14:textId="77777777" w:rsidR="00C27770" w:rsidRPr="00A84D4D" w:rsidRDefault="00C27770" w:rsidP="008165A3">
            <w:pPr>
              <w:rPr>
                <w:rFonts w:asciiTheme="majorBidi" w:hAnsiTheme="majorBidi" w:cstheme="majorBidi"/>
                <w:lang w:eastAsia="zh-CN" w:bidi="he-IL"/>
              </w:rPr>
            </w:pPr>
            <w:r w:rsidRPr="00A01F0C">
              <w:rPr>
                <w:rFonts w:asciiTheme="majorBidi" w:hAnsiTheme="majorBidi" w:cstheme="majorBidi"/>
                <w:lang w:eastAsia="zh-CN" w:bidi="he-IL"/>
              </w:rPr>
              <w:t>RE Mapping</w:t>
            </w:r>
          </w:p>
        </w:tc>
      </w:tr>
      <w:tr w:rsidR="00C27770" w:rsidRPr="00C538CB" w14:paraId="01BF6E4E" w14:textId="77777777" w:rsidTr="00676179">
        <w:trPr>
          <w:trHeight w:val="900"/>
        </w:trPr>
        <w:tc>
          <w:tcPr>
            <w:tcW w:w="983" w:type="dxa"/>
            <w:vMerge w:val="restart"/>
            <w:noWrap/>
            <w:textDirection w:val="btLr"/>
            <w:hideMark/>
          </w:tcPr>
          <w:p w14:paraId="04ECA85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Frequency Domain</w:t>
            </w:r>
          </w:p>
        </w:tc>
        <w:tc>
          <w:tcPr>
            <w:tcW w:w="2019" w:type="dxa"/>
            <w:hideMark/>
          </w:tcPr>
          <w:p w14:paraId="06029C2D"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N_{BWP}^{start}</w:t>
            </w:r>
          </w:p>
        </w:tc>
        <w:tc>
          <w:tcPr>
            <w:tcW w:w="3020" w:type="dxa"/>
            <w:hideMark/>
          </w:tcPr>
          <w:p w14:paraId="2D2E0EE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Start, </w:t>
            </w:r>
            <w:proofErr w:type="spellStart"/>
            <w:r w:rsidRPr="00A84D4D">
              <w:rPr>
                <w:rFonts w:asciiTheme="majorBidi" w:hAnsiTheme="majorBidi" w:cstheme="majorBidi"/>
                <w:lang w:eastAsia="zh-CN" w:bidi="he-IL"/>
              </w:rPr>
              <w:t>w.r.t.</w:t>
            </w:r>
            <w:proofErr w:type="spellEnd"/>
            <w:r w:rsidRPr="00A84D4D">
              <w:rPr>
                <w:rFonts w:asciiTheme="majorBidi" w:hAnsiTheme="majorBidi" w:cstheme="majorBidi"/>
                <w:lang w:eastAsia="zh-CN" w:bidi="he-IL"/>
              </w:rPr>
              <w:t xml:space="preserve"> CRB, of bandwidth part: VRBs indexing is relative to the Bandwidth part for the PDSCH allocation </w:t>
            </w:r>
          </w:p>
        </w:tc>
        <w:tc>
          <w:tcPr>
            <w:tcW w:w="3690" w:type="dxa"/>
            <w:hideMark/>
          </w:tcPr>
          <w:p w14:paraId="5AFEF30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 3GPP TS 38.211, sec 7.3.1.6</w:t>
            </w:r>
          </w:p>
        </w:tc>
      </w:tr>
      <w:tr w:rsidR="00C27770" w:rsidRPr="00C538CB" w14:paraId="63AE4D73" w14:textId="77777777" w:rsidTr="00676179">
        <w:trPr>
          <w:trHeight w:val="900"/>
        </w:trPr>
        <w:tc>
          <w:tcPr>
            <w:tcW w:w="983" w:type="dxa"/>
            <w:vMerge/>
            <w:hideMark/>
          </w:tcPr>
          <w:p w14:paraId="27F7505F" w14:textId="77777777" w:rsidR="00C27770" w:rsidRPr="00A84D4D" w:rsidRDefault="00C27770" w:rsidP="008165A3">
            <w:pPr>
              <w:rPr>
                <w:rFonts w:asciiTheme="majorBidi" w:hAnsiTheme="majorBidi" w:cstheme="majorBidi"/>
                <w:lang w:eastAsia="zh-CN" w:bidi="he-IL"/>
              </w:rPr>
            </w:pPr>
          </w:p>
        </w:tc>
        <w:tc>
          <w:tcPr>
            <w:tcW w:w="2019" w:type="dxa"/>
            <w:hideMark/>
          </w:tcPr>
          <w:p w14:paraId="55D3228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N_{BWP}^{size}</w:t>
            </w:r>
          </w:p>
        </w:tc>
        <w:tc>
          <w:tcPr>
            <w:tcW w:w="3020" w:type="dxa"/>
            <w:hideMark/>
          </w:tcPr>
          <w:p w14:paraId="1FE099F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Size of bandwidth part: VRBs indexing is relative to the Bandwidth part for the PDSCH allocation </w:t>
            </w:r>
          </w:p>
        </w:tc>
        <w:tc>
          <w:tcPr>
            <w:tcW w:w="3690" w:type="dxa"/>
            <w:noWrap/>
            <w:hideMark/>
          </w:tcPr>
          <w:p w14:paraId="067F7B6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3GGP TS 38.211, sec 7.3.1.6</w:t>
            </w:r>
          </w:p>
        </w:tc>
      </w:tr>
      <w:tr w:rsidR="00C27770" w:rsidRPr="00C538CB" w14:paraId="74C66ABA" w14:textId="77777777" w:rsidTr="00676179">
        <w:trPr>
          <w:trHeight w:val="600"/>
        </w:trPr>
        <w:tc>
          <w:tcPr>
            <w:tcW w:w="983" w:type="dxa"/>
            <w:vMerge/>
            <w:hideMark/>
          </w:tcPr>
          <w:p w14:paraId="30DE1A9B" w14:textId="77777777" w:rsidR="00C27770" w:rsidRPr="00A84D4D" w:rsidRDefault="00C27770" w:rsidP="008165A3">
            <w:pPr>
              <w:rPr>
                <w:rFonts w:asciiTheme="majorBidi" w:hAnsiTheme="majorBidi" w:cstheme="majorBidi"/>
                <w:lang w:eastAsia="zh-CN" w:bidi="he-IL"/>
              </w:rPr>
            </w:pPr>
          </w:p>
        </w:tc>
        <w:tc>
          <w:tcPr>
            <w:tcW w:w="2019" w:type="dxa"/>
            <w:hideMark/>
          </w:tcPr>
          <w:p w14:paraId="53AF806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µ, µ_{0}</w:t>
            </w:r>
          </w:p>
        </w:tc>
        <w:tc>
          <w:tcPr>
            <w:tcW w:w="3020" w:type="dxa"/>
            <w:hideMark/>
          </w:tcPr>
          <w:p w14:paraId="0EDCDB70"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subcarrier spacing impacts waveform generation, including centering</w:t>
            </w:r>
          </w:p>
        </w:tc>
        <w:tc>
          <w:tcPr>
            <w:tcW w:w="3690" w:type="dxa"/>
            <w:noWrap/>
            <w:hideMark/>
          </w:tcPr>
          <w:p w14:paraId="49DB152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4.2, 5.3.1</w:t>
            </w:r>
          </w:p>
        </w:tc>
      </w:tr>
      <w:tr w:rsidR="00C27770" w:rsidRPr="00C538CB" w14:paraId="06C21E31" w14:textId="77777777" w:rsidTr="00676179">
        <w:trPr>
          <w:trHeight w:val="900"/>
        </w:trPr>
        <w:tc>
          <w:tcPr>
            <w:tcW w:w="983" w:type="dxa"/>
            <w:vMerge/>
            <w:hideMark/>
          </w:tcPr>
          <w:p w14:paraId="7AF9564E" w14:textId="77777777" w:rsidR="00C27770" w:rsidRPr="00A84D4D" w:rsidRDefault="00C27770" w:rsidP="008165A3">
            <w:pPr>
              <w:rPr>
                <w:rFonts w:asciiTheme="majorBidi" w:hAnsiTheme="majorBidi" w:cstheme="majorBidi"/>
                <w:lang w:eastAsia="zh-CN" w:bidi="he-IL"/>
              </w:rPr>
            </w:pPr>
          </w:p>
        </w:tc>
        <w:tc>
          <w:tcPr>
            <w:tcW w:w="2019" w:type="dxa"/>
            <w:hideMark/>
          </w:tcPr>
          <w:p w14:paraId="4A70EE8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number of DMRS CDM groups without data</w:t>
            </w:r>
          </w:p>
        </w:tc>
        <w:tc>
          <w:tcPr>
            <w:tcW w:w="3020" w:type="dxa"/>
            <w:hideMark/>
          </w:tcPr>
          <w:p w14:paraId="697BF5E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No PDSCH mapping on DMRS CDM groups marked as having no data.</w:t>
            </w:r>
          </w:p>
        </w:tc>
        <w:tc>
          <w:tcPr>
            <w:tcW w:w="3690" w:type="dxa"/>
            <w:hideMark/>
          </w:tcPr>
          <w:p w14:paraId="5394991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3GPP TS 38.214, sec 5.1.3.2 </w:t>
            </w:r>
            <w:r w:rsidRPr="00A84D4D">
              <w:rPr>
                <w:rFonts w:asciiTheme="majorBidi" w:hAnsiTheme="majorBidi" w:cstheme="majorBidi"/>
                <w:lang w:eastAsia="zh-CN" w:bidi="he-IL"/>
              </w:rPr>
              <w:br/>
              <w:t>3GPP TS 38.212, sec 7.3.1.2.2</w:t>
            </w:r>
            <w:r w:rsidRPr="00A84D4D">
              <w:rPr>
                <w:rFonts w:asciiTheme="majorBidi" w:hAnsiTheme="majorBidi" w:cstheme="majorBidi"/>
                <w:lang w:eastAsia="zh-CN" w:bidi="he-IL"/>
              </w:rPr>
              <w:br/>
              <w:t>3GPP TS 38.214, Table 4.1-1</w:t>
            </w:r>
          </w:p>
        </w:tc>
      </w:tr>
      <w:tr w:rsidR="00C27770" w:rsidRPr="00C538CB" w14:paraId="775EE622" w14:textId="77777777" w:rsidTr="00676179">
        <w:trPr>
          <w:trHeight w:val="600"/>
        </w:trPr>
        <w:tc>
          <w:tcPr>
            <w:tcW w:w="983" w:type="dxa"/>
            <w:vMerge/>
            <w:hideMark/>
          </w:tcPr>
          <w:p w14:paraId="600CE390" w14:textId="77777777" w:rsidR="00C27770" w:rsidRPr="00A84D4D" w:rsidRDefault="00C27770" w:rsidP="008165A3">
            <w:pPr>
              <w:rPr>
                <w:rFonts w:asciiTheme="majorBidi" w:hAnsiTheme="majorBidi" w:cstheme="majorBidi"/>
                <w:lang w:eastAsia="zh-CN" w:bidi="he-IL"/>
              </w:rPr>
            </w:pPr>
          </w:p>
        </w:tc>
        <w:tc>
          <w:tcPr>
            <w:tcW w:w="2019" w:type="dxa"/>
            <w:hideMark/>
          </w:tcPr>
          <w:p w14:paraId="6982FA2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resource allocation type</w:t>
            </w:r>
          </w:p>
        </w:tc>
        <w:tc>
          <w:tcPr>
            <w:tcW w:w="3020" w:type="dxa"/>
            <w:hideMark/>
          </w:tcPr>
          <w:p w14:paraId="60C2B6A0" w14:textId="58A750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Mapping to VRBs: bitmap-based (type 0) or off</w:t>
            </w:r>
            <w:ins w:id="932" w:author="Author">
              <w:r w:rsidR="00A27AD1">
                <w:rPr>
                  <w:rFonts w:asciiTheme="majorBidi" w:hAnsiTheme="majorBidi" w:cstheme="majorBidi"/>
                  <w:lang w:eastAsia="zh-CN" w:bidi="he-IL"/>
                </w:rPr>
                <w:t>s</w:t>
              </w:r>
            </w:ins>
            <w:r w:rsidRPr="00A84D4D">
              <w:rPr>
                <w:rFonts w:asciiTheme="majorBidi" w:hAnsiTheme="majorBidi" w:cstheme="majorBidi"/>
                <w:lang w:eastAsia="zh-CN" w:bidi="he-IL"/>
              </w:rPr>
              <w:t>et &amp; length (type 1)</w:t>
            </w:r>
          </w:p>
        </w:tc>
        <w:tc>
          <w:tcPr>
            <w:tcW w:w="3690" w:type="dxa"/>
            <w:noWrap/>
            <w:hideMark/>
          </w:tcPr>
          <w:p w14:paraId="28E514E2"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5.1.2.2</w:t>
            </w:r>
          </w:p>
        </w:tc>
      </w:tr>
      <w:tr w:rsidR="00C27770" w:rsidRPr="00C538CB" w14:paraId="472C888D" w14:textId="77777777" w:rsidTr="00676179">
        <w:trPr>
          <w:trHeight w:val="600"/>
        </w:trPr>
        <w:tc>
          <w:tcPr>
            <w:tcW w:w="983" w:type="dxa"/>
            <w:vMerge/>
            <w:hideMark/>
          </w:tcPr>
          <w:p w14:paraId="0EAFA3DC" w14:textId="77777777" w:rsidR="00C27770" w:rsidRPr="00A84D4D" w:rsidRDefault="00C27770" w:rsidP="008165A3">
            <w:pPr>
              <w:rPr>
                <w:rFonts w:asciiTheme="majorBidi" w:hAnsiTheme="majorBidi" w:cstheme="majorBidi"/>
                <w:lang w:eastAsia="zh-CN" w:bidi="he-IL"/>
              </w:rPr>
            </w:pPr>
          </w:p>
        </w:tc>
        <w:tc>
          <w:tcPr>
            <w:tcW w:w="2019" w:type="dxa"/>
            <w:hideMark/>
          </w:tcPr>
          <w:p w14:paraId="032DEBF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RB bitmap</w:t>
            </w:r>
          </w:p>
        </w:tc>
        <w:tc>
          <w:tcPr>
            <w:tcW w:w="3020" w:type="dxa"/>
            <w:hideMark/>
          </w:tcPr>
          <w:p w14:paraId="13C3242D" w14:textId="604FCC0D"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u w:val="single"/>
                <w:lang w:eastAsia="zh-CN" w:bidi="he-IL"/>
              </w:rPr>
              <w:t>type 0</w:t>
            </w:r>
            <w:r w:rsidRPr="00A84D4D">
              <w:rPr>
                <w:rFonts w:asciiTheme="majorBidi" w:hAnsiTheme="majorBidi" w:cstheme="majorBidi"/>
                <w:lang w:eastAsia="zh-CN" w:bidi="he-IL"/>
              </w:rPr>
              <w:t>: alloca</w:t>
            </w:r>
            <w:del w:id="933" w:author="Author">
              <w:r w:rsidRPr="00A84D4D" w:rsidDel="00A27AD1">
                <w:rPr>
                  <w:rFonts w:asciiTheme="majorBidi" w:hAnsiTheme="majorBidi" w:cstheme="majorBidi"/>
                  <w:lang w:eastAsia="zh-CN" w:bidi="he-IL"/>
                </w:rPr>
                <w:delText>i</w:delText>
              </w:r>
            </w:del>
            <w:r w:rsidRPr="00A84D4D">
              <w:rPr>
                <w:rFonts w:asciiTheme="majorBidi" w:hAnsiTheme="majorBidi" w:cstheme="majorBidi"/>
                <w:lang w:eastAsia="zh-CN" w:bidi="he-IL"/>
              </w:rPr>
              <w:t>t</w:t>
            </w:r>
            <w:ins w:id="934" w:author="Author">
              <w:r w:rsidR="00A27AD1">
                <w:rPr>
                  <w:rFonts w:asciiTheme="majorBidi" w:hAnsiTheme="majorBidi" w:cstheme="majorBidi"/>
                  <w:lang w:eastAsia="zh-CN" w:bidi="he-IL"/>
                </w:rPr>
                <w:t>i</w:t>
              </w:r>
            </w:ins>
            <w:r w:rsidRPr="00A84D4D">
              <w:rPr>
                <w:rFonts w:asciiTheme="majorBidi" w:hAnsiTheme="majorBidi" w:cstheme="majorBidi"/>
                <w:lang w:eastAsia="zh-CN" w:bidi="he-IL"/>
              </w:rPr>
              <w:t>on is based on this bitmap. In 3GPP, it is signaled at RB group resolution</w:t>
            </w:r>
          </w:p>
        </w:tc>
        <w:tc>
          <w:tcPr>
            <w:tcW w:w="3690" w:type="dxa"/>
            <w:hideMark/>
          </w:tcPr>
          <w:p w14:paraId="404F8EF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5.1.2.2.1</w:t>
            </w:r>
            <w:r w:rsidRPr="00A84D4D">
              <w:rPr>
                <w:rFonts w:asciiTheme="majorBidi" w:hAnsiTheme="majorBidi" w:cstheme="majorBidi"/>
                <w:lang w:eastAsia="zh-CN" w:bidi="he-IL"/>
              </w:rPr>
              <w:br/>
              <w:t>3GPP TS 38.212, sec 7.3.1.2.2</w:t>
            </w:r>
          </w:p>
        </w:tc>
      </w:tr>
      <w:tr w:rsidR="00C27770" w:rsidRPr="00C538CB" w14:paraId="357758F9" w14:textId="77777777" w:rsidTr="00676179">
        <w:trPr>
          <w:trHeight w:val="600"/>
        </w:trPr>
        <w:tc>
          <w:tcPr>
            <w:tcW w:w="983" w:type="dxa"/>
            <w:vMerge/>
            <w:hideMark/>
          </w:tcPr>
          <w:p w14:paraId="127F5581" w14:textId="77777777" w:rsidR="00C27770" w:rsidRPr="00A84D4D" w:rsidRDefault="00C27770" w:rsidP="008165A3">
            <w:pPr>
              <w:rPr>
                <w:rFonts w:asciiTheme="majorBidi" w:hAnsiTheme="majorBidi" w:cstheme="majorBidi"/>
                <w:lang w:eastAsia="zh-CN" w:bidi="he-IL"/>
              </w:rPr>
            </w:pPr>
          </w:p>
        </w:tc>
        <w:tc>
          <w:tcPr>
            <w:tcW w:w="2019" w:type="dxa"/>
            <w:hideMark/>
          </w:tcPr>
          <w:p w14:paraId="39FFE5E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RB_{start}</w:t>
            </w:r>
          </w:p>
        </w:tc>
        <w:tc>
          <w:tcPr>
            <w:tcW w:w="3020" w:type="dxa"/>
            <w:hideMark/>
          </w:tcPr>
          <w:p w14:paraId="2923463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u w:val="single"/>
                <w:lang w:eastAsia="zh-CN" w:bidi="he-IL"/>
              </w:rPr>
              <w:t>type 1</w:t>
            </w:r>
            <w:r w:rsidRPr="00A84D4D">
              <w:rPr>
                <w:rFonts w:asciiTheme="majorBidi" w:hAnsiTheme="majorBidi" w:cstheme="majorBidi"/>
                <w:lang w:eastAsia="zh-CN" w:bidi="he-IL"/>
              </w:rPr>
              <w:t>: start of allocation derived from DCI RIV</w:t>
            </w:r>
          </w:p>
        </w:tc>
        <w:tc>
          <w:tcPr>
            <w:tcW w:w="3690" w:type="dxa"/>
            <w:hideMark/>
          </w:tcPr>
          <w:p w14:paraId="4949F63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5.1.2.2.2</w:t>
            </w:r>
            <w:r w:rsidRPr="00A84D4D">
              <w:rPr>
                <w:rFonts w:asciiTheme="majorBidi" w:hAnsiTheme="majorBidi" w:cstheme="majorBidi"/>
                <w:lang w:eastAsia="zh-CN" w:bidi="he-IL"/>
              </w:rPr>
              <w:br/>
              <w:t xml:space="preserve">3GPP TS 38.212, sec 7.3.1.2.2 </w:t>
            </w:r>
          </w:p>
        </w:tc>
      </w:tr>
      <w:tr w:rsidR="00C27770" w:rsidRPr="00C538CB" w14:paraId="1C6BA171" w14:textId="77777777" w:rsidTr="00676179">
        <w:trPr>
          <w:trHeight w:val="600"/>
        </w:trPr>
        <w:tc>
          <w:tcPr>
            <w:tcW w:w="983" w:type="dxa"/>
            <w:vMerge/>
            <w:hideMark/>
          </w:tcPr>
          <w:p w14:paraId="3E9D1CC0" w14:textId="77777777" w:rsidR="00C27770" w:rsidRPr="00A84D4D" w:rsidRDefault="00C27770" w:rsidP="008165A3">
            <w:pPr>
              <w:rPr>
                <w:rFonts w:asciiTheme="majorBidi" w:hAnsiTheme="majorBidi" w:cstheme="majorBidi"/>
                <w:lang w:eastAsia="zh-CN" w:bidi="he-IL"/>
              </w:rPr>
            </w:pPr>
          </w:p>
        </w:tc>
        <w:tc>
          <w:tcPr>
            <w:tcW w:w="2019" w:type="dxa"/>
            <w:hideMark/>
          </w:tcPr>
          <w:p w14:paraId="2C64D8D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L_{RBs}</w:t>
            </w:r>
          </w:p>
        </w:tc>
        <w:tc>
          <w:tcPr>
            <w:tcW w:w="3020" w:type="dxa"/>
            <w:hideMark/>
          </w:tcPr>
          <w:p w14:paraId="33DFFAA3"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u w:val="single"/>
                <w:lang w:eastAsia="zh-CN" w:bidi="he-IL"/>
              </w:rPr>
              <w:t>type1</w:t>
            </w:r>
            <w:r w:rsidRPr="00A84D4D">
              <w:rPr>
                <w:rFonts w:asciiTheme="majorBidi" w:hAnsiTheme="majorBidi" w:cstheme="majorBidi"/>
                <w:lang w:eastAsia="zh-CN" w:bidi="he-IL"/>
              </w:rPr>
              <w:t xml:space="preserve">: number of continuously allocated VRBs derived </w:t>
            </w:r>
            <w:proofErr w:type="spellStart"/>
            <w:r w:rsidRPr="00A84D4D">
              <w:rPr>
                <w:rFonts w:asciiTheme="majorBidi" w:hAnsiTheme="majorBidi" w:cstheme="majorBidi"/>
                <w:lang w:eastAsia="zh-CN" w:bidi="he-IL"/>
              </w:rPr>
              <w:t>froM</w:t>
            </w:r>
            <w:proofErr w:type="spellEnd"/>
            <w:r w:rsidRPr="00A84D4D">
              <w:rPr>
                <w:rFonts w:asciiTheme="majorBidi" w:hAnsiTheme="majorBidi" w:cstheme="majorBidi"/>
                <w:lang w:eastAsia="zh-CN" w:bidi="he-IL"/>
              </w:rPr>
              <w:t xml:space="preserve"> DCI RIV</w:t>
            </w:r>
          </w:p>
        </w:tc>
        <w:tc>
          <w:tcPr>
            <w:tcW w:w="3690" w:type="dxa"/>
            <w:hideMark/>
          </w:tcPr>
          <w:p w14:paraId="329F181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5.1.2.2.2</w:t>
            </w:r>
            <w:r w:rsidRPr="00A84D4D">
              <w:rPr>
                <w:rFonts w:asciiTheme="majorBidi" w:hAnsiTheme="majorBidi" w:cstheme="majorBidi"/>
                <w:lang w:eastAsia="zh-CN" w:bidi="he-IL"/>
              </w:rPr>
              <w:br/>
              <w:t xml:space="preserve">3GPP TS 38.212, sec 7.3.1.2.2 </w:t>
            </w:r>
          </w:p>
        </w:tc>
      </w:tr>
      <w:tr w:rsidR="00C27770" w:rsidRPr="00C538CB" w14:paraId="4DF0189B" w14:textId="77777777" w:rsidTr="00676179">
        <w:trPr>
          <w:trHeight w:val="900"/>
        </w:trPr>
        <w:tc>
          <w:tcPr>
            <w:tcW w:w="983" w:type="dxa"/>
            <w:vMerge/>
            <w:hideMark/>
          </w:tcPr>
          <w:p w14:paraId="681D2E49" w14:textId="77777777" w:rsidR="00C27770" w:rsidRPr="00A84D4D" w:rsidRDefault="00C27770" w:rsidP="008165A3">
            <w:pPr>
              <w:rPr>
                <w:rFonts w:asciiTheme="majorBidi" w:hAnsiTheme="majorBidi" w:cstheme="majorBidi"/>
                <w:lang w:eastAsia="zh-CN" w:bidi="he-IL"/>
              </w:rPr>
            </w:pPr>
          </w:p>
        </w:tc>
        <w:tc>
          <w:tcPr>
            <w:tcW w:w="2019" w:type="dxa"/>
            <w:hideMark/>
          </w:tcPr>
          <w:p w14:paraId="4285963D"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VRB-to-PRB mapping</w:t>
            </w:r>
          </w:p>
        </w:tc>
        <w:tc>
          <w:tcPr>
            <w:tcW w:w="3020" w:type="dxa"/>
            <w:hideMark/>
          </w:tcPr>
          <w:p w14:paraId="19E17555" w14:textId="16A226DE"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virtual resource blocks are mapped to physical resource blocks: interl</w:t>
            </w:r>
            <w:ins w:id="935" w:author="Author">
              <w:r w:rsidR="00E91765">
                <w:rPr>
                  <w:rFonts w:asciiTheme="majorBidi" w:hAnsiTheme="majorBidi" w:cstheme="majorBidi"/>
                  <w:lang w:eastAsia="zh-CN" w:bidi="he-IL"/>
                </w:rPr>
                <w:t>eaved</w:t>
              </w:r>
            </w:ins>
            <w:del w:id="936" w:author="Author">
              <w:r w:rsidRPr="00A84D4D" w:rsidDel="00E91765">
                <w:rPr>
                  <w:rFonts w:asciiTheme="majorBidi" w:hAnsiTheme="majorBidi" w:cstheme="majorBidi"/>
                  <w:lang w:eastAsia="zh-CN" w:bidi="he-IL"/>
                </w:rPr>
                <w:delText>aced</w:delText>
              </w:r>
            </w:del>
            <w:r w:rsidRPr="00A84D4D">
              <w:rPr>
                <w:rFonts w:asciiTheme="majorBidi" w:hAnsiTheme="majorBidi" w:cstheme="majorBidi"/>
                <w:lang w:eastAsia="zh-CN" w:bidi="he-IL"/>
              </w:rPr>
              <w:t xml:space="preserve"> or non-interl</w:t>
            </w:r>
            <w:ins w:id="937" w:author="Author">
              <w:r w:rsidR="00E91765">
                <w:rPr>
                  <w:rFonts w:asciiTheme="majorBidi" w:hAnsiTheme="majorBidi" w:cstheme="majorBidi"/>
                  <w:lang w:eastAsia="zh-CN" w:bidi="he-IL"/>
                </w:rPr>
                <w:t>eaved</w:t>
              </w:r>
            </w:ins>
            <w:del w:id="938" w:author="Author">
              <w:r w:rsidRPr="00A84D4D" w:rsidDel="00E91765">
                <w:rPr>
                  <w:rFonts w:asciiTheme="majorBidi" w:hAnsiTheme="majorBidi" w:cstheme="majorBidi"/>
                  <w:lang w:eastAsia="zh-CN" w:bidi="he-IL"/>
                </w:rPr>
                <w:delText>aced</w:delText>
              </w:r>
            </w:del>
          </w:p>
        </w:tc>
        <w:tc>
          <w:tcPr>
            <w:tcW w:w="3690" w:type="dxa"/>
            <w:hideMark/>
          </w:tcPr>
          <w:p w14:paraId="795F092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7.3.1.6</w:t>
            </w:r>
            <w:r w:rsidRPr="00A84D4D">
              <w:rPr>
                <w:rFonts w:asciiTheme="majorBidi" w:hAnsiTheme="majorBidi" w:cstheme="majorBidi"/>
                <w:lang w:eastAsia="zh-CN" w:bidi="he-IL"/>
              </w:rPr>
              <w:br/>
              <w:t>3GPP TS 38.212, sec 7.3.1.2.1/2</w:t>
            </w:r>
          </w:p>
        </w:tc>
      </w:tr>
      <w:tr w:rsidR="00C27770" w:rsidRPr="00C538CB" w14:paraId="76403B3F" w14:textId="77777777" w:rsidTr="00676179">
        <w:trPr>
          <w:trHeight w:val="900"/>
        </w:trPr>
        <w:tc>
          <w:tcPr>
            <w:tcW w:w="983" w:type="dxa"/>
            <w:vMerge/>
            <w:hideMark/>
          </w:tcPr>
          <w:p w14:paraId="0EECC58F" w14:textId="77777777" w:rsidR="00C27770" w:rsidRPr="00A84D4D" w:rsidRDefault="00C27770" w:rsidP="008165A3">
            <w:pPr>
              <w:rPr>
                <w:rFonts w:asciiTheme="majorBidi" w:hAnsiTheme="majorBidi" w:cstheme="majorBidi"/>
                <w:lang w:eastAsia="zh-CN" w:bidi="he-IL"/>
              </w:rPr>
            </w:pPr>
          </w:p>
        </w:tc>
        <w:tc>
          <w:tcPr>
            <w:tcW w:w="2019" w:type="dxa"/>
            <w:hideMark/>
          </w:tcPr>
          <w:p w14:paraId="2C63AAD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Coreset Type</w:t>
            </w:r>
          </w:p>
        </w:tc>
        <w:tc>
          <w:tcPr>
            <w:tcW w:w="3020" w:type="dxa"/>
            <w:hideMark/>
          </w:tcPr>
          <w:p w14:paraId="069E7E56" w14:textId="036E60F1"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RB bundling for VRB mapping depends on Coreset Type (DCI format not relevant, if BWP is consistent </w:t>
            </w:r>
            <w:del w:id="939" w:author="Author">
              <w:r w:rsidRPr="00A84D4D" w:rsidDel="00E91765">
                <w:rPr>
                  <w:rFonts w:asciiTheme="majorBidi" w:hAnsiTheme="majorBidi" w:cstheme="majorBidi"/>
                  <w:lang w:eastAsia="zh-CN" w:bidi="he-IL"/>
                </w:rPr>
                <w:delText xml:space="preserve"> </w:delText>
              </w:r>
            </w:del>
            <w:r w:rsidRPr="00A84D4D">
              <w:rPr>
                <w:rFonts w:asciiTheme="majorBidi" w:hAnsiTheme="majorBidi" w:cstheme="majorBidi"/>
                <w:lang w:eastAsia="zh-CN" w:bidi="he-IL"/>
              </w:rPr>
              <w:t>with Coreset Type)</w:t>
            </w:r>
          </w:p>
        </w:tc>
        <w:tc>
          <w:tcPr>
            <w:tcW w:w="3690" w:type="dxa"/>
            <w:noWrap/>
            <w:hideMark/>
          </w:tcPr>
          <w:p w14:paraId="0961568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7.3.1.6</w:t>
            </w:r>
          </w:p>
        </w:tc>
      </w:tr>
      <w:tr w:rsidR="00C27770" w:rsidRPr="00C538CB" w14:paraId="1C20E9CE" w14:textId="77777777" w:rsidTr="00676179">
        <w:trPr>
          <w:trHeight w:val="300"/>
        </w:trPr>
        <w:tc>
          <w:tcPr>
            <w:tcW w:w="983" w:type="dxa"/>
            <w:vMerge w:val="restart"/>
            <w:textDirection w:val="btLr"/>
            <w:hideMark/>
          </w:tcPr>
          <w:p w14:paraId="192DDC6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Time</w:t>
            </w:r>
            <w:r w:rsidRPr="00A84D4D">
              <w:rPr>
                <w:rFonts w:asciiTheme="majorBidi" w:hAnsiTheme="majorBidi" w:cstheme="majorBidi"/>
                <w:lang w:eastAsia="zh-CN" w:bidi="he-IL"/>
              </w:rPr>
              <w:br/>
              <w:t>Domain</w:t>
            </w:r>
          </w:p>
        </w:tc>
        <w:tc>
          <w:tcPr>
            <w:tcW w:w="2019" w:type="dxa"/>
            <w:hideMark/>
          </w:tcPr>
          <w:p w14:paraId="0F6DCA84"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w:t>
            </w:r>
          </w:p>
        </w:tc>
        <w:tc>
          <w:tcPr>
            <w:tcW w:w="3020" w:type="dxa"/>
            <w:hideMark/>
          </w:tcPr>
          <w:p w14:paraId="01FEF50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Start symbol index, for the allocation</w:t>
            </w:r>
          </w:p>
        </w:tc>
        <w:tc>
          <w:tcPr>
            <w:tcW w:w="3690" w:type="dxa"/>
            <w:noWrap/>
            <w:hideMark/>
          </w:tcPr>
          <w:p w14:paraId="2D0B0DE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Table 5.1.2.1-1</w:t>
            </w:r>
          </w:p>
        </w:tc>
      </w:tr>
      <w:tr w:rsidR="00C27770" w:rsidRPr="00C538CB" w14:paraId="4E59567D" w14:textId="77777777" w:rsidTr="00676179">
        <w:trPr>
          <w:trHeight w:val="300"/>
        </w:trPr>
        <w:tc>
          <w:tcPr>
            <w:tcW w:w="983" w:type="dxa"/>
            <w:vMerge/>
            <w:hideMark/>
          </w:tcPr>
          <w:p w14:paraId="35B645A0" w14:textId="77777777" w:rsidR="00C27770" w:rsidRPr="00A84D4D" w:rsidRDefault="00C27770" w:rsidP="008165A3">
            <w:pPr>
              <w:rPr>
                <w:rFonts w:asciiTheme="majorBidi" w:hAnsiTheme="majorBidi" w:cstheme="majorBidi"/>
                <w:lang w:eastAsia="zh-CN" w:bidi="he-IL"/>
              </w:rPr>
            </w:pPr>
          </w:p>
        </w:tc>
        <w:tc>
          <w:tcPr>
            <w:tcW w:w="2019" w:type="dxa"/>
            <w:hideMark/>
          </w:tcPr>
          <w:p w14:paraId="2C99D10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L</w:t>
            </w:r>
          </w:p>
        </w:tc>
        <w:tc>
          <w:tcPr>
            <w:tcW w:w="3020" w:type="dxa"/>
            <w:hideMark/>
          </w:tcPr>
          <w:p w14:paraId="23F50BC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Number of symbols, for the allocation</w:t>
            </w:r>
          </w:p>
        </w:tc>
        <w:tc>
          <w:tcPr>
            <w:tcW w:w="3690" w:type="dxa"/>
            <w:hideMark/>
          </w:tcPr>
          <w:p w14:paraId="0AD2A6E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Table 5.1.2.1-1</w:t>
            </w:r>
          </w:p>
        </w:tc>
      </w:tr>
      <w:tr w:rsidR="00C27770" w:rsidRPr="00C538CB" w14:paraId="065C65B2" w14:textId="77777777" w:rsidTr="00676179">
        <w:trPr>
          <w:trHeight w:val="600"/>
        </w:trPr>
        <w:tc>
          <w:tcPr>
            <w:tcW w:w="983" w:type="dxa"/>
            <w:vMerge/>
            <w:hideMark/>
          </w:tcPr>
          <w:p w14:paraId="5457D532" w14:textId="77777777" w:rsidR="00C27770" w:rsidRPr="00A84D4D" w:rsidRDefault="00C27770" w:rsidP="008165A3">
            <w:pPr>
              <w:rPr>
                <w:rFonts w:asciiTheme="majorBidi" w:hAnsiTheme="majorBidi" w:cstheme="majorBidi"/>
                <w:lang w:eastAsia="zh-CN" w:bidi="he-IL"/>
              </w:rPr>
            </w:pPr>
          </w:p>
        </w:tc>
        <w:tc>
          <w:tcPr>
            <w:tcW w:w="2019" w:type="dxa"/>
            <w:hideMark/>
          </w:tcPr>
          <w:p w14:paraId="489ACC8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Cyclic Prefix</w:t>
            </w:r>
          </w:p>
        </w:tc>
        <w:tc>
          <w:tcPr>
            <w:tcW w:w="3020" w:type="dxa"/>
            <w:hideMark/>
          </w:tcPr>
          <w:p w14:paraId="19D723A6" w14:textId="77777777" w:rsidR="006D6727" w:rsidRDefault="00C27770" w:rsidP="008165A3">
            <w:pPr>
              <w:rPr>
                <w:ins w:id="940" w:author="Author"/>
                <w:rFonts w:asciiTheme="majorBidi" w:hAnsiTheme="majorBidi" w:cstheme="majorBidi"/>
                <w:lang w:eastAsia="zh-CN" w:bidi="he-IL"/>
              </w:rPr>
            </w:pPr>
            <w:r w:rsidRPr="00A84D4D">
              <w:rPr>
                <w:rFonts w:asciiTheme="majorBidi" w:hAnsiTheme="majorBidi" w:cstheme="majorBidi"/>
                <w:lang w:eastAsia="zh-CN" w:bidi="he-IL"/>
              </w:rPr>
              <w:t>Cyclic prefix type. Impacts time-domain allocation, including waveform generation</w:t>
            </w:r>
            <w:ins w:id="941" w:author="Author">
              <w:r w:rsidR="000C2725">
                <w:rPr>
                  <w:rFonts w:asciiTheme="majorBidi" w:hAnsiTheme="majorBidi" w:cstheme="majorBidi"/>
                  <w:lang w:eastAsia="zh-CN" w:bidi="he-IL"/>
                </w:rPr>
                <w:t xml:space="preserve">. </w:t>
              </w:r>
            </w:ins>
          </w:p>
          <w:p w14:paraId="75A66B47" w14:textId="214ABE54" w:rsidR="00C27770" w:rsidRPr="00A84D4D" w:rsidRDefault="006D6727" w:rsidP="008165A3">
            <w:pPr>
              <w:rPr>
                <w:rFonts w:asciiTheme="majorBidi" w:hAnsiTheme="majorBidi" w:cstheme="majorBidi"/>
                <w:lang w:eastAsia="zh-CN" w:bidi="he-IL"/>
              </w:rPr>
            </w:pPr>
            <w:ins w:id="942" w:author="Author">
              <w:r>
                <w:rPr>
                  <w:rFonts w:asciiTheme="majorBidi" w:hAnsiTheme="majorBidi" w:cstheme="majorBidi"/>
                  <w:lang w:eastAsia="zh-CN" w:bidi="he-IL"/>
                </w:rPr>
                <w:t>Note: a</w:t>
              </w:r>
              <w:r w:rsidR="000C2725">
                <w:rPr>
                  <w:rFonts w:asciiTheme="majorBidi" w:hAnsiTheme="majorBidi" w:cstheme="majorBidi"/>
                  <w:lang w:eastAsia="zh-CN" w:bidi="he-IL"/>
                </w:rPr>
                <w:t xml:space="preserve">pplies only to </w:t>
              </w:r>
              <w:r w:rsidR="000C2725" w:rsidRPr="00A84D4D">
                <w:rPr>
                  <w:rFonts w:asciiTheme="majorBidi" w:hAnsiTheme="majorBidi" w:cstheme="majorBidi"/>
                  <w:lang w:eastAsia="zh-CN" w:bidi="he-IL"/>
                </w:rPr>
                <w:t>µ</w:t>
              </w:r>
              <w:r w:rsidR="000C2725">
                <w:rPr>
                  <w:rFonts w:asciiTheme="majorBidi" w:hAnsiTheme="majorBidi" w:cstheme="majorBidi"/>
                  <w:lang w:eastAsia="zh-CN" w:bidi="he-IL"/>
                </w:rPr>
                <w:t>=2</w:t>
              </w:r>
              <w:r>
                <w:rPr>
                  <w:rFonts w:asciiTheme="majorBidi" w:hAnsiTheme="majorBidi" w:cstheme="majorBidi"/>
                  <w:lang w:eastAsia="zh-CN" w:bidi="he-IL"/>
                </w:rPr>
                <w:t>.</w:t>
              </w:r>
            </w:ins>
          </w:p>
        </w:tc>
        <w:tc>
          <w:tcPr>
            <w:tcW w:w="3690" w:type="dxa"/>
            <w:hideMark/>
          </w:tcPr>
          <w:p w14:paraId="0C6E8120"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4.2, 5.3.1</w:t>
            </w:r>
            <w:r w:rsidRPr="00A84D4D">
              <w:rPr>
                <w:rFonts w:asciiTheme="majorBidi" w:hAnsiTheme="majorBidi" w:cstheme="majorBidi"/>
                <w:lang w:eastAsia="zh-CN" w:bidi="he-IL"/>
              </w:rPr>
              <w:br/>
              <w:t>3GPP TS 38.214, Table 5.1.2.1-1</w:t>
            </w:r>
          </w:p>
        </w:tc>
      </w:tr>
      <w:tr w:rsidR="00C27770" w:rsidRPr="00C538CB" w14:paraId="7B4DC519" w14:textId="77777777" w:rsidTr="00676179">
        <w:trPr>
          <w:trHeight w:val="900"/>
        </w:trPr>
        <w:tc>
          <w:tcPr>
            <w:tcW w:w="983" w:type="dxa"/>
            <w:hideMark/>
          </w:tcPr>
          <w:p w14:paraId="21B6129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Rate Matching</w:t>
            </w:r>
          </w:p>
        </w:tc>
        <w:tc>
          <w:tcPr>
            <w:tcW w:w="2019" w:type="dxa"/>
            <w:hideMark/>
          </w:tcPr>
          <w:p w14:paraId="60F3014B" w14:textId="77777777" w:rsidR="00C27770" w:rsidRPr="00A84D4D" w:rsidRDefault="00C27770" w:rsidP="008165A3">
            <w:pPr>
              <w:rPr>
                <w:rFonts w:asciiTheme="majorBidi" w:hAnsiTheme="majorBidi" w:cstheme="majorBidi"/>
                <w:i/>
                <w:iCs/>
                <w:lang w:eastAsia="zh-CN" w:bidi="he-IL"/>
              </w:rPr>
            </w:pPr>
            <w:r w:rsidRPr="00A84D4D">
              <w:rPr>
                <w:rFonts w:asciiTheme="majorBidi" w:hAnsiTheme="majorBidi" w:cstheme="majorBidi"/>
                <w:i/>
                <w:iCs/>
                <w:lang w:eastAsia="zh-CN" w:bidi="he-IL"/>
              </w:rPr>
              <w:t>see the rate matching section</w:t>
            </w:r>
          </w:p>
        </w:tc>
        <w:tc>
          <w:tcPr>
            <w:tcW w:w="3020" w:type="dxa"/>
            <w:hideMark/>
          </w:tcPr>
          <w:p w14:paraId="6585720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Rate Matching determines which (RE x Symbol) resources are </w:t>
            </w:r>
            <w:r>
              <w:rPr>
                <w:rFonts w:asciiTheme="majorBidi" w:hAnsiTheme="majorBidi" w:cstheme="majorBidi"/>
                <w:lang w:eastAsia="zh-CN" w:bidi="he-IL"/>
              </w:rPr>
              <w:t xml:space="preserve">/ are </w:t>
            </w:r>
            <w:r w:rsidRPr="00A84D4D">
              <w:rPr>
                <w:rFonts w:asciiTheme="majorBidi" w:hAnsiTheme="majorBidi" w:cstheme="majorBidi"/>
                <w:lang w:eastAsia="zh-CN" w:bidi="he-IL"/>
              </w:rPr>
              <w:t>not available for RE mapping.</w:t>
            </w:r>
          </w:p>
        </w:tc>
        <w:tc>
          <w:tcPr>
            <w:tcW w:w="3690" w:type="dxa"/>
            <w:hideMark/>
          </w:tcPr>
          <w:p w14:paraId="4B75A52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5.1.4</w:t>
            </w:r>
          </w:p>
        </w:tc>
      </w:tr>
      <w:tr w:rsidR="00C27770" w:rsidRPr="00C538CB" w14:paraId="1EC637C6" w14:textId="77777777" w:rsidTr="00676179">
        <w:trPr>
          <w:trHeight w:val="300"/>
        </w:trPr>
        <w:tc>
          <w:tcPr>
            <w:tcW w:w="9712" w:type="dxa"/>
            <w:gridSpan w:val="4"/>
            <w:shd w:val="clear" w:color="auto" w:fill="D9D9D9" w:themeFill="background1" w:themeFillShade="D9"/>
            <w:noWrap/>
            <w:hideMark/>
          </w:tcPr>
          <w:p w14:paraId="718F3A8D" w14:textId="77777777" w:rsidR="00C27770" w:rsidRPr="00A84D4D" w:rsidRDefault="00C27770" w:rsidP="008165A3">
            <w:pPr>
              <w:rPr>
                <w:rFonts w:asciiTheme="majorBidi" w:hAnsiTheme="majorBidi" w:cstheme="majorBidi"/>
                <w:lang w:eastAsia="zh-CN" w:bidi="he-IL"/>
              </w:rPr>
            </w:pPr>
            <w:r w:rsidRPr="001A4936">
              <w:rPr>
                <w:rFonts w:asciiTheme="majorBidi" w:hAnsiTheme="majorBidi" w:cstheme="majorBidi"/>
                <w:lang w:eastAsia="zh-CN" w:bidi="he-IL"/>
              </w:rPr>
              <w:t>Power Offset</w:t>
            </w:r>
          </w:p>
        </w:tc>
      </w:tr>
      <w:tr w:rsidR="00C27770" w:rsidRPr="00C538CB" w14:paraId="777F9D01" w14:textId="77777777" w:rsidTr="00676179">
        <w:trPr>
          <w:trHeight w:val="900"/>
        </w:trPr>
        <w:tc>
          <w:tcPr>
            <w:tcW w:w="983" w:type="dxa"/>
            <w:noWrap/>
            <w:hideMark/>
          </w:tcPr>
          <w:p w14:paraId="355666D8" w14:textId="77777777" w:rsidR="00C27770" w:rsidRPr="00A84D4D" w:rsidRDefault="00C27770" w:rsidP="008165A3">
            <w:pPr>
              <w:rPr>
                <w:rFonts w:asciiTheme="majorBidi" w:hAnsiTheme="majorBidi" w:cstheme="majorBidi"/>
                <w:lang w:eastAsia="zh-CN" w:bidi="he-IL"/>
              </w:rPr>
            </w:pPr>
          </w:p>
        </w:tc>
        <w:tc>
          <w:tcPr>
            <w:tcW w:w="2019" w:type="dxa"/>
            <w:hideMark/>
          </w:tcPr>
          <w:p w14:paraId="4EB443F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&lt;acceleration based on hard-coded values&gt;</w:t>
            </w:r>
          </w:p>
        </w:tc>
        <w:tc>
          <w:tcPr>
            <w:tcW w:w="3020" w:type="dxa"/>
            <w:hideMark/>
          </w:tcPr>
          <w:p w14:paraId="74A0FA6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Derived based on table 3GPP TS 38.214 table 4.1-1, DMRS Config Type and number of DMRS CDM groups without data</w:t>
            </w:r>
          </w:p>
        </w:tc>
        <w:tc>
          <w:tcPr>
            <w:tcW w:w="3690" w:type="dxa"/>
            <w:hideMark/>
          </w:tcPr>
          <w:p w14:paraId="5EB2414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4.1, Table 4.1-1</w:t>
            </w:r>
          </w:p>
        </w:tc>
      </w:tr>
    </w:tbl>
    <w:p w14:paraId="75B7297E" w14:textId="77777777" w:rsidR="00C27770" w:rsidRDefault="00C27770" w:rsidP="00C27770">
      <w:pPr>
        <w:pStyle w:val="Caption"/>
      </w:pPr>
    </w:p>
    <w:p w14:paraId="0EBFC9FA" w14:textId="77777777" w:rsidR="00C27770" w:rsidRPr="00A84D4D" w:rsidRDefault="00C27770" w:rsidP="00C27770">
      <w:pPr>
        <w:pStyle w:val="Heading5"/>
        <w:rPr>
          <w:b/>
          <w:bCs/>
        </w:rPr>
      </w:pPr>
      <w:r w:rsidRPr="00A84D4D">
        <w:rPr>
          <w:b/>
          <w:bCs/>
        </w:rPr>
        <w:t>PDSCH DM-RS Parameters</w:t>
      </w:r>
    </w:p>
    <w:p w14:paraId="6EB43164" w14:textId="77777777" w:rsidR="00C27770" w:rsidRDefault="00C27770" w:rsidP="00C27770"/>
    <w:p w14:paraId="11D7C4AA" w14:textId="77777777" w:rsidR="00C27770" w:rsidRDefault="00C27770" w:rsidP="00C27770">
      <w:pPr>
        <w:pStyle w:val="Caption"/>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Pr>
          <w:noProof/>
        </w:rPr>
        <w:t>3</w:t>
      </w:r>
      <w:r w:rsidR="001E481C">
        <w:rPr>
          <w:noProof/>
        </w:rPr>
        <w:fldChar w:fldCharType="end"/>
      </w:r>
      <w:r>
        <w:t xml:space="preserve"> PDSCH DM-RS Parameters</w:t>
      </w:r>
    </w:p>
    <w:tbl>
      <w:tblPr>
        <w:tblStyle w:val="TableGrid8"/>
        <w:tblW w:w="9712" w:type="dxa"/>
        <w:tblLook w:val="0600" w:firstRow="0" w:lastRow="0" w:firstColumn="0" w:lastColumn="0" w:noHBand="1" w:noVBand="1"/>
      </w:tblPr>
      <w:tblGrid>
        <w:gridCol w:w="459"/>
        <w:gridCol w:w="2687"/>
        <w:gridCol w:w="2876"/>
        <w:gridCol w:w="3690"/>
        <w:tblGridChange w:id="943">
          <w:tblGrid>
            <w:gridCol w:w="459"/>
            <w:gridCol w:w="2687"/>
            <w:gridCol w:w="2876"/>
            <w:gridCol w:w="3690"/>
          </w:tblGrid>
        </w:tblGridChange>
      </w:tblGrid>
      <w:tr w:rsidR="00C27770" w:rsidRPr="00883C4C" w14:paraId="10578027" w14:textId="77777777" w:rsidTr="00BC5B5F">
        <w:trPr>
          <w:trHeight w:val="420"/>
        </w:trPr>
        <w:tc>
          <w:tcPr>
            <w:tcW w:w="3146" w:type="dxa"/>
            <w:gridSpan w:val="2"/>
            <w:noWrap/>
            <w:hideMark/>
          </w:tcPr>
          <w:p w14:paraId="1DA060A3" w14:textId="77777777" w:rsidR="00C27770" w:rsidRPr="00A84D4D" w:rsidRDefault="00C27770" w:rsidP="008165A3">
            <w:pPr>
              <w:pStyle w:val="Normalnospace"/>
              <w:rPr>
                <w:rFonts w:asciiTheme="majorBidi" w:hAnsiTheme="majorBidi" w:cstheme="majorBidi"/>
                <w:b/>
                <w:bCs/>
                <w:lang w:eastAsia="zh-CN" w:bidi="he-IL"/>
              </w:rPr>
            </w:pPr>
            <w:r w:rsidRPr="002D1150">
              <w:rPr>
                <w:rFonts w:asciiTheme="majorBidi" w:hAnsiTheme="majorBidi" w:cstheme="majorBidi"/>
                <w:b/>
                <w:bCs/>
              </w:rPr>
              <w:t>AF parameters</w:t>
            </w:r>
          </w:p>
        </w:tc>
        <w:tc>
          <w:tcPr>
            <w:tcW w:w="2876" w:type="dxa"/>
            <w:hideMark/>
          </w:tcPr>
          <w:p w14:paraId="2CA80D81" w14:textId="77777777" w:rsidR="00C27770" w:rsidRPr="00A84D4D" w:rsidRDefault="00C27770" w:rsidP="008165A3">
            <w:pPr>
              <w:pStyle w:val="Normalnospace"/>
              <w:rPr>
                <w:rFonts w:asciiTheme="majorBidi" w:hAnsiTheme="majorBidi" w:cstheme="majorBidi"/>
                <w:b/>
                <w:bCs/>
                <w:lang w:eastAsia="zh-CN" w:bidi="he-IL"/>
              </w:rPr>
            </w:pPr>
            <w:r w:rsidRPr="002D1150">
              <w:rPr>
                <w:rFonts w:asciiTheme="majorBidi" w:hAnsiTheme="majorBidi" w:cstheme="majorBidi"/>
                <w:b/>
                <w:bCs/>
              </w:rPr>
              <w:t>Short summary (from 3GPP)</w:t>
            </w:r>
          </w:p>
        </w:tc>
        <w:tc>
          <w:tcPr>
            <w:tcW w:w="3690" w:type="dxa"/>
            <w:noWrap/>
            <w:hideMark/>
          </w:tcPr>
          <w:p w14:paraId="461AE1DC" w14:textId="77777777" w:rsidR="00C27770" w:rsidRPr="00A84D4D" w:rsidRDefault="00C27770" w:rsidP="008165A3">
            <w:pPr>
              <w:pStyle w:val="Normalnospace"/>
              <w:rPr>
                <w:rFonts w:asciiTheme="majorBidi" w:hAnsiTheme="majorBidi" w:cstheme="majorBidi"/>
                <w:b/>
                <w:bCs/>
                <w:lang w:eastAsia="zh-CN" w:bidi="he-IL"/>
              </w:rPr>
            </w:pPr>
            <w:r w:rsidRPr="002D1150">
              <w:rPr>
                <w:rFonts w:asciiTheme="majorBidi" w:hAnsiTheme="majorBidi" w:cstheme="majorBidi"/>
                <w:b/>
                <w:bCs/>
              </w:rPr>
              <w:t>3GPP Spec Reference</w:t>
            </w:r>
          </w:p>
        </w:tc>
      </w:tr>
      <w:tr w:rsidR="00C27770" w:rsidRPr="00883C4C" w14:paraId="21D3F24D" w14:textId="77777777" w:rsidTr="00E354A6">
        <w:trPr>
          <w:trHeight w:val="300"/>
        </w:trPr>
        <w:tc>
          <w:tcPr>
            <w:tcW w:w="9712" w:type="dxa"/>
            <w:gridSpan w:val="4"/>
            <w:shd w:val="clear" w:color="auto" w:fill="D9D9D9" w:themeFill="background1" w:themeFillShade="D9"/>
            <w:noWrap/>
            <w:hideMark/>
          </w:tcPr>
          <w:p w14:paraId="07DC19BC" w14:textId="77777777" w:rsidR="00C27770" w:rsidRPr="00A84D4D" w:rsidRDefault="00C27770" w:rsidP="008165A3">
            <w:pPr>
              <w:pStyle w:val="Normalnospace"/>
              <w:rPr>
                <w:rFonts w:asciiTheme="majorBidi" w:hAnsiTheme="majorBidi" w:cstheme="majorBidi"/>
                <w:lang w:eastAsia="zh-CN" w:bidi="he-IL"/>
              </w:rPr>
            </w:pPr>
            <w:r w:rsidRPr="00C36343">
              <w:rPr>
                <w:rFonts w:asciiTheme="majorBidi" w:hAnsiTheme="majorBidi" w:cstheme="majorBidi"/>
                <w:lang w:eastAsia="zh-CN" w:bidi="he-IL"/>
              </w:rPr>
              <w:t>Sequence Generation</w:t>
            </w:r>
          </w:p>
        </w:tc>
      </w:tr>
      <w:tr w:rsidR="00C27770" w:rsidRPr="00883C4C" w14:paraId="36DF0B2C" w14:textId="77777777" w:rsidTr="008165A3">
        <w:trPr>
          <w:trHeight w:val="300"/>
        </w:trPr>
        <w:tc>
          <w:tcPr>
            <w:tcW w:w="3146" w:type="dxa"/>
            <w:gridSpan w:val="2"/>
            <w:noWrap/>
            <w:hideMark/>
          </w:tcPr>
          <w:p w14:paraId="5B0345DE" w14:textId="2A981A0E" w:rsidR="00C27770" w:rsidRPr="00A84D4D" w:rsidRDefault="00C27770"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N_{ID}</w:t>
            </w:r>
            <w:del w:id="944" w:author="Author">
              <w:r w:rsidRPr="00A84D4D" w:rsidDel="00544A40">
                <w:rPr>
                  <w:rFonts w:asciiTheme="majorBidi" w:hAnsiTheme="majorBidi" w:cstheme="majorBidi"/>
                  <w:lang w:eastAsia="zh-CN" w:bidi="he-IL"/>
                </w:rPr>
                <w:delText>^0</w:delText>
              </w:r>
            </w:del>
            <w:ins w:id="945" w:author="Author">
              <w:r w:rsidR="007E03D7">
                <w:rPr>
                  <w:rFonts w:asciiTheme="majorBidi" w:hAnsiTheme="majorBidi" w:cstheme="majorBidi"/>
                  <w:lang w:eastAsia="zh-CN" w:bidi="he-IL"/>
                </w:rPr>
                <w:t xml:space="preserve"> or c_</w:t>
              </w:r>
              <w:r w:rsidR="000D3C5E">
                <w:rPr>
                  <w:rFonts w:asciiTheme="majorBidi" w:hAnsiTheme="majorBidi" w:cstheme="majorBidi"/>
                  <w:lang w:eastAsia="zh-CN" w:bidi="he-IL"/>
                </w:rPr>
                <w:t>{</w:t>
              </w:r>
              <w:proofErr w:type="spellStart"/>
              <w:r w:rsidR="007E03D7">
                <w:rPr>
                  <w:rFonts w:asciiTheme="majorBidi" w:hAnsiTheme="majorBidi" w:cstheme="majorBidi"/>
                  <w:lang w:eastAsia="zh-CN" w:bidi="he-IL"/>
                </w:rPr>
                <w:t>init</w:t>
              </w:r>
              <w:proofErr w:type="spellEnd"/>
              <w:r w:rsidR="000D3C5E">
                <w:rPr>
                  <w:rFonts w:asciiTheme="majorBidi" w:hAnsiTheme="majorBidi" w:cstheme="majorBidi"/>
                  <w:lang w:eastAsia="zh-CN" w:bidi="he-IL"/>
                </w:rPr>
                <w:t>}</w:t>
              </w:r>
              <w:r w:rsidR="007E03D7">
                <w:rPr>
                  <w:rFonts w:asciiTheme="majorBidi" w:hAnsiTheme="majorBidi" w:cstheme="majorBidi"/>
                  <w:lang w:eastAsia="zh-CN" w:bidi="he-IL"/>
                </w:rPr>
                <w:t>[</w:t>
              </w:r>
              <w:r w:rsidR="00924DB8" w:rsidRPr="001A41C1">
                <w:rPr>
                  <w:rFonts w:ascii="Script MT Bold" w:hAnsi="Script MT Bold" w:cs="Courier New"/>
                  <w:lang w:eastAsia="zh-CN" w:bidi="he-IL"/>
                </w:rPr>
                <w:t>l</w:t>
              </w:r>
              <w:r w:rsidR="007E03D7">
                <w:rPr>
                  <w:rFonts w:asciiTheme="majorBidi" w:hAnsiTheme="majorBidi" w:cstheme="majorBidi"/>
                  <w:lang w:eastAsia="zh-CN" w:bidi="he-IL"/>
                </w:rPr>
                <w:t>]</w:t>
              </w:r>
            </w:ins>
          </w:p>
        </w:tc>
        <w:tc>
          <w:tcPr>
            <w:tcW w:w="2876" w:type="dxa"/>
            <w:hideMark/>
          </w:tcPr>
          <w:p w14:paraId="3F09D750" w14:textId="77777777" w:rsidR="00D3703D" w:rsidRDefault="00544A40" w:rsidP="008165A3">
            <w:pPr>
              <w:pStyle w:val="Normalnospace"/>
              <w:rPr>
                <w:ins w:id="946" w:author="Author"/>
                <w:rFonts w:asciiTheme="majorBidi" w:hAnsiTheme="majorBidi" w:cstheme="majorBidi"/>
                <w:lang w:eastAsia="zh-CN" w:bidi="he-IL"/>
              </w:rPr>
            </w:pPr>
            <w:ins w:id="947" w:author="Author">
              <w:r>
                <w:rPr>
                  <w:rFonts w:asciiTheme="majorBidi" w:hAnsiTheme="majorBidi" w:cstheme="majorBidi"/>
                  <w:lang w:eastAsia="zh-CN" w:bidi="he-IL"/>
                </w:rPr>
                <w:t xml:space="preserve">N_{ID}: </w:t>
              </w:r>
            </w:ins>
            <w:r w:rsidR="00C27770" w:rsidRPr="00A84D4D">
              <w:rPr>
                <w:rFonts w:asciiTheme="majorBidi" w:hAnsiTheme="majorBidi" w:cstheme="majorBidi"/>
                <w:lang w:eastAsia="zh-CN" w:bidi="he-IL"/>
              </w:rPr>
              <w:t>scrambling identifier</w:t>
            </w:r>
            <w:del w:id="948" w:author="Author">
              <w:r w:rsidR="00C27770" w:rsidRPr="00A84D4D" w:rsidDel="00337A6C">
                <w:rPr>
                  <w:rFonts w:asciiTheme="majorBidi" w:hAnsiTheme="majorBidi" w:cstheme="majorBidi"/>
                  <w:lang w:eastAsia="zh-CN" w:bidi="he-IL"/>
                </w:rPr>
                <w:delText>s</w:delText>
              </w:r>
            </w:del>
            <w:r w:rsidR="00C27770" w:rsidRPr="00A84D4D">
              <w:rPr>
                <w:rFonts w:asciiTheme="majorBidi" w:hAnsiTheme="majorBidi" w:cstheme="majorBidi"/>
                <w:lang w:eastAsia="zh-CN" w:bidi="he-IL"/>
              </w:rPr>
              <w:t xml:space="preserve"> </w:t>
            </w:r>
            <w:del w:id="949" w:author="Author">
              <w:r w:rsidR="00C27770" w:rsidRPr="00A84D4D" w:rsidDel="003B1BDC">
                <w:rPr>
                  <w:rFonts w:asciiTheme="majorBidi" w:hAnsiTheme="majorBidi" w:cstheme="majorBidi"/>
                  <w:lang w:eastAsia="zh-CN" w:bidi="he-IL"/>
                </w:rPr>
                <w:delText xml:space="preserve">0 </w:delText>
              </w:r>
            </w:del>
            <w:ins w:id="950" w:author="Author">
              <w:r w:rsidR="003B1BDC">
                <w:rPr>
                  <w:rFonts w:asciiTheme="majorBidi" w:hAnsiTheme="majorBidi" w:cstheme="majorBidi"/>
                  <w:lang w:eastAsia="zh-CN" w:bidi="he-IL"/>
                </w:rPr>
                <w:t>for n_{SCID}</w:t>
              </w:r>
            </w:ins>
          </w:p>
          <w:p w14:paraId="1E4806F6" w14:textId="658E6F6A" w:rsidR="00C27770" w:rsidRDefault="00D3703D" w:rsidP="008165A3">
            <w:pPr>
              <w:pStyle w:val="Normalnospace"/>
              <w:rPr>
                <w:ins w:id="951" w:author="Author"/>
                <w:rFonts w:asciiTheme="majorBidi" w:hAnsiTheme="majorBidi" w:cstheme="majorBidi"/>
                <w:lang w:eastAsia="zh-CN" w:bidi="he-IL"/>
              </w:rPr>
            </w:pPr>
            <w:ins w:id="952" w:author="Author">
              <w:r>
                <w:rPr>
                  <w:rFonts w:asciiTheme="majorBidi" w:hAnsiTheme="majorBidi" w:cstheme="majorBidi"/>
                  <w:lang w:eastAsia="zh-CN" w:bidi="he-IL"/>
                </w:rPr>
                <w:t>c_</w:t>
              </w:r>
              <w:r w:rsidR="001D5343">
                <w:rPr>
                  <w:rFonts w:asciiTheme="majorBidi" w:hAnsiTheme="majorBidi" w:cstheme="majorBidi"/>
                  <w:lang w:eastAsia="zh-CN" w:bidi="he-IL"/>
                </w:rPr>
                <w:t>{</w:t>
              </w:r>
              <w:proofErr w:type="spellStart"/>
              <w:r>
                <w:rPr>
                  <w:rFonts w:asciiTheme="majorBidi" w:hAnsiTheme="majorBidi" w:cstheme="majorBidi"/>
                  <w:lang w:eastAsia="zh-CN" w:bidi="he-IL"/>
                </w:rPr>
                <w:t>init</w:t>
              </w:r>
              <w:proofErr w:type="spellEnd"/>
              <w:r w:rsidR="001D5343">
                <w:rPr>
                  <w:rFonts w:asciiTheme="majorBidi" w:hAnsiTheme="majorBidi" w:cstheme="majorBidi"/>
                  <w:lang w:eastAsia="zh-CN" w:bidi="he-IL"/>
                </w:rPr>
                <w:t>}</w:t>
              </w:r>
              <w:r>
                <w:rPr>
                  <w:rFonts w:asciiTheme="majorBidi" w:hAnsiTheme="majorBidi" w:cstheme="majorBidi"/>
                  <w:lang w:eastAsia="zh-CN" w:bidi="he-IL"/>
                </w:rPr>
                <w:t>[</w:t>
              </w:r>
              <w:r w:rsidR="00924DB8" w:rsidRPr="001A41C1">
                <w:rPr>
                  <w:rFonts w:ascii="Script MT Bold" w:hAnsi="Script MT Bold" w:cs="Courier New"/>
                  <w:lang w:eastAsia="zh-CN" w:bidi="he-IL"/>
                </w:rPr>
                <w:t>l</w:t>
              </w:r>
              <w:r>
                <w:rPr>
                  <w:rFonts w:asciiTheme="majorBidi" w:hAnsiTheme="majorBidi" w:cstheme="majorBidi"/>
                  <w:lang w:eastAsia="zh-CN" w:bidi="he-IL"/>
                </w:rPr>
                <w:t xml:space="preserve">]: scrambling initialization for DMRS </w:t>
              </w:r>
              <w:proofErr w:type="spellStart"/>
              <w:r>
                <w:rPr>
                  <w:rFonts w:asciiTheme="majorBidi" w:hAnsiTheme="majorBidi" w:cstheme="majorBidi"/>
                  <w:lang w:eastAsia="zh-CN" w:bidi="he-IL"/>
                </w:rPr>
                <w:t>symb</w:t>
              </w:r>
              <w:proofErr w:type="spellEnd"/>
              <w:r>
                <w:rPr>
                  <w:rFonts w:asciiTheme="majorBidi" w:hAnsiTheme="majorBidi" w:cstheme="majorBidi"/>
                  <w:lang w:eastAsia="zh-CN" w:bidi="he-IL"/>
                </w:rPr>
                <w:t xml:space="preserve"> </w:t>
              </w:r>
              <w:r w:rsidR="00924DB8" w:rsidRPr="001A41C1">
                <w:rPr>
                  <w:rFonts w:ascii="Script MT Bold" w:hAnsi="Script MT Bold" w:cs="Courier New"/>
                  <w:lang w:eastAsia="zh-CN" w:bidi="he-IL"/>
                </w:rPr>
                <w:t>l</w:t>
              </w:r>
              <w:r>
                <w:rPr>
                  <w:rFonts w:asciiTheme="majorBidi" w:hAnsiTheme="majorBidi" w:cstheme="majorBidi"/>
                  <w:lang w:eastAsia="zh-CN" w:bidi="he-IL"/>
                </w:rPr>
                <w:t>.</w:t>
              </w:r>
              <w:del w:id="953" w:author="Author">
                <w:r w:rsidR="003B1BDC" w:rsidRPr="00A84D4D" w:rsidDel="00D3703D">
                  <w:rPr>
                    <w:rFonts w:asciiTheme="majorBidi" w:hAnsiTheme="majorBidi" w:cstheme="majorBidi"/>
                    <w:lang w:eastAsia="zh-CN" w:bidi="he-IL"/>
                  </w:rPr>
                  <w:delText xml:space="preserve"> </w:delText>
                </w:r>
              </w:del>
            </w:ins>
          </w:p>
          <w:p w14:paraId="279C43F2" w14:textId="3E7EB73A" w:rsidR="00544A40" w:rsidRPr="00A84D4D" w:rsidRDefault="00544A40" w:rsidP="008165A3">
            <w:pPr>
              <w:pStyle w:val="Normalnospace"/>
              <w:rPr>
                <w:rFonts w:asciiTheme="majorBidi" w:hAnsiTheme="majorBidi" w:cstheme="majorBidi"/>
                <w:lang w:eastAsia="zh-CN" w:bidi="he-IL"/>
              </w:rPr>
            </w:pPr>
          </w:p>
        </w:tc>
        <w:tc>
          <w:tcPr>
            <w:tcW w:w="3690" w:type="dxa"/>
            <w:hideMark/>
          </w:tcPr>
          <w:p w14:paraId="30E75CC7" w14:textId="77777777" w:rsidR="00C27770" w:rsidRPr="00A84D4D" w:rsidRDefault="00C27770"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38.211, sec 7.4.1.1.1</w:t>
            </w:r>
          </w:p>
        </w:tc>
      </w:tr>
      <w:tr w:rsidR="00C27770" w:rsidRPr="00883C4C" w:rsidDel="005614F8" w14:paraId="79BB259E" w14:textId="14E45723" w:rsidTr="008165A3">
        <w:trPr>
          <w:trHeight w:val="900"/>
          <w:del w:id="954" w:author="Author"/>
        </w:trPr>
        <w:tc>
          <w:tcPr>
            <w:tcW w:w="3146" w:type="dxa"/>
            <w:gridSpan w:val="2"/>
            <w:noWrap/>
            <w:hideMark/>
          </w:tcPr>
          <w:p w14:paraId="25BC5866" w14:textId="05116D92" w:rsidR="00C27770" w:rsidRPr="00A84D4D" w:rsidDel="005614F8" w:rsidRDefault="00C27770" w:rsidP="008165A3">
            <w:pPr>
              <w:pStyle w:val="Normalnospace"/>
              <w:rPr>
                <w:del w:id="955" w:author="Author"/>
                <w:rFonts w:asciiTheme="majorBidi" w:hAnsiTheme="majorBidi" w:cstheme="majorBidi"/>
                <w:lang w:eastAsia="zh-CN" w:bidi="he-IL"/>
              </w:rPr>
            </w:pPr>
            <w:del w:id="956" w:author="Author">
              <w:r w:rsidRPr="00A84D4D" w:rsidDel="005614F8">
                <w:rPr>
                  <w:rFonts w:asciiTheme="majorBidi" w:hAnsiTheme="majorBidi" w:cstheme="majorBidi"/>
                  <w:lang w:eastAsia="zh-CN" w:bidi="he-IL"/>
                </w:rPr>
                <w:delText>N_</w:delText>
              </w:r>
              <w:r w:rsidDel="005614F8">
                <w:rPr>
                  <w:rFonts w:asciiTheme="majorBidi" w:hAnsiTheme="majorBidi" w:cstheme="majorBidi"/>
                  <w:lang w:eastAsia="zh-CN" w:bidi="he-IL"/>
                </w:rPr>
                <w:delText>{</w:delText>
              </w:r>
              <w:r w:rsidRPr="00A84D4D" w:rsidDel="005614F8">
                <w:rPr>
                  <w:rFonts w:asciiTheme="majorBidi" w:hAnsiTheme="majorBidi" w:cstheme="majorBidi"/>
                  <w:lang w:eastAsia="zh-CN" w:bidi="he-IL"/>
                </w:rPr>
                <w:delText>ID</w:delText>
              </w:r>
              <w:r w:rsidDel="005614F8">
                <w:rPr>
                  <w:rFonts w:asciiTheme="majorBidi" w:hAnsiTheme="majorBidi" w:cstheme="majorBidi"/>
                  <w:lang w:eastAsia="zh-CN" w:bidi="he-IL"/>
                </w:rPr>
                <w:delText>}</w:delText>
              </w:r>
              <w:r w:rsidRPr="00A84D4D" w:rsidDel="005614F8">
                <w:rPr>
                  <w:rFonts w:asciiTheme="majorBidi" w:hAnsiTheme="majorBidi" w:cstheme="majorBidi"/>
                  <w:lang w:eastAsia="zh-CN" w:bidi="he-IL"/>
                </w:rPr>
                <w:delText>^1</w:delText>
              </w:r>
            </w:del>
          </w:p>
        </w:tc>
        <w:tc>
          <w:tcPr>
            <w:tcW w:w="2876" w:type="dxa"/>
            <w:hideMark/>
          </w:tcPr>
          <w:p w14:paraId="45980A7C" w14:textId="4598FE10" w:rsidR="00C27770" w:rsidRPr="00A84D4D" w:rsidDel="005614F8" w:rsidRDefault="00C27770" w:rsidP="008165A3">
            <w:pPr>
              <w:pStyle w:val="Normalnospace"/>
              <w:rPr>
                <w:del w:id="957" w:author="Author"/>
                <w:rFonts w:asciiTheme="majorBidi" w:hAnsiTheme="majorBidi" w:cstheme="majorBidi"/>
                <w:lang w:eastAsia="zh-CN" w:bidi="he-IL"/>
              </w:rPr>
            </w:pPr>
            <w:del w:id="958" w:author="Author">
              <w:r w:rsidRPr="00A84D4D" w:rsidDel="005614F8">
                <w:rPr>
                  <w:rFonts w:asciiTheme="majorBidi" w:hAnsiTheme="majorBidi" w:cstheme="majorBidi"/>
                  <w:lang w:eastAsia="zh-CN" w:bidi="he-IL"/>
                </w:rPr>
                <w:delText>scrambling identifier 1 (both needed in Rel-16, as scrambling can depende on DMRS CDM group)</w:delText>
              </w:r>
            </w:del>
          </w:p>
        </w:tc>
        <w:tc>
          <w:tcPr>
            <w:tcW w:w="3690" w:type="dxa"/>
            <w:hideMark/>
          </w:tcPr>
          <w:p w14:paraId="74D7112F" w14:textId="4D280F6B" w:rsidR="00C27770" w:rsidRPr="00A84D4D" w:rsidDel="005614F8" w:rsidRDefault="00C27770" w:rsidP="008165A3">
            <w:pPr>
              <w:pStyle w:val="Normalnospace"/>
              <w:rPr>
                <w:del w:id="959" w:author="Author"/>
                <w:rFonts w:asciiTheme="majorBidi" w:hAnsiTheme="majorBidi" w:cstheme="majorBidi"/>
                <w:lang w:eastAsia="zh-CN" w:bidi="he-IL"/>
              </w:rPr>
            </w:pPr>
            <w:del w:id="960" w:author="Author">
              <w:r w:rsidRPr="00A84D4D" w:rsidDel="005614F8">
                <w:rPr>
                  <w:rFonts w:asciiTheme="majorBidi" w:hAnsiTheme="majorBidi" w:cstheme="majorBidi"/>
                  <w:lang w:eastAsia="zh-CN" w:bidi="he-IL"/>
                </w:rPr>
                <w:delText>3GPP TS 38.211, sec 7.4.1.1.1</w:delText>
              </w:r>
            </w:del>
          </w:p>
        </w:tc>
      </w:tr>
      <w:tr w:rsidR="00C27770" w:rsidRPr="00883C4C" w14:paraId="2C9F6115" w14:textId="77777777" w:rsidTr="008165A3">
        <w:trPr>
          <w:trHeight w:val="600"/>
        </w:trPr>
        <w:tc>
          <w:tcPr>
            <w:tcW w:w="3146" w:type="dxa"/>
            <w:gridSpan w:val="2"/>
            <w:noWrap/>
            <w:hideMark/>
          </w:tcPr>
          <w:p w14:paraId="1B9F0DD2" w14:textId="77777777" w:rsidR="00C27770" w:rsidRPr="00A84D4D" w:rsidRDefault="00C27770"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n_{SCID}</w:t>
            </w:r>
          </w:p>
        </w:tc>
        <w:tc>
          <w:tcPr>
            <w:tcW w:w="2876" w:type="dxa"/>
            <w:hideMark/>
          </w:tcPr>
          <w:p w14:paraId="3FE1E8A9" w14:textId="77777777" w:rsidR="00C27770" w:rsidRPr="00A84D4D" w:rsidRDefault="00C27770"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sequence index (from DCI; defaults to 0)</w:t>
            </w:r>
          </w:p>
        </w:tc>
        <w:tc>
          <w:tcPr>
            <w:tcW w:w="3690" w:type="dxa"/>
            <w:hideMark/>
          </w:tcPr>
          <w:p w14:paraId="58A77E26" w14:textId="77777777" w:rsidR="00C27770" w:rsidRPr="00A84D4D" w:rsidRDefault="00C27770"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38.211, sec 7.4.1.1.1</w:t>
            </w:r>
          </w:p>
        </w:tc>
      </w:tr>
      <w:tr w:rsidR="00C27770" w:rsidRPr="00883C4C" w:rsidDel="005614F8" w14:paraId="7CCF8749" w14:textId="7CF81918" w:rsidTr="008165A3">
        <w:trPr>
          <w:trHeight w:val="600"/>
          <w:del w:id="961" w:author="Author"/>
        </w:trPr>
        <w:tc>
          <w:tcPr>
            <w:tcW w:w="3146" w:type="dxa"/>
            <w:gridSpan w:val="2"/>
            <w:noWrap/>
            <w:hideMark/>
          </w:tcPr>
          <w:p w14:paraId="795C1DF8" w14:textId="4F9F35B9" w:rsidR="00C27770" w:rsidRPr="00A84D4D" w:rsidDel="005614F8" w:rsidRDefault="00C27770" w:rsidP="008165A3">
            <w:pPr>
              <w:pStyle w:val="Normalnospace"/>
              <w:rPr>
                <w:del w:id="962" w:author="Author"/>
                <w:rFonts w:asciiTheme="majorBidi" w:hAnsiTheme="majorBidi" w:cstheme="majorBidi"/>
                <w:lang w:eastAsia="zh-CN" w:bidi="he-IL"/>
              </w:rPr>
            </w:pPr>
            <w:del w:id="963" w:author="Author">
              <w:r w:rsidRPr="00A84D4D" w:rsidDel="005614F8">
                <w:rPr>
                  <w:rFonts w:asciiTheme="majorBidi" w:hAnsiTheme="majorBidi" w:cstheme="majorBidi"/>
                  <w:lang w:eastAsia="zh-CN" w:bidi="he-IL"/>
                </w:rPr>
                <w:delText>λ</w:delText>
              </w:r>
            </w:del>
          </w:p>
        </w:tc>
        <w:tc>
          <w:tcPr>
            <w:tcW w:w="2876" w:type="dxa"/>
            <w:hideMark/>
          </w:tcPr>
          <w:p w14:paraId="5DF6ADE6" w14:textId="1B4BF92B" w:rsidR="00C27770" w:rsidRPr="00A84D4D" w:rsidDel="005614F8" w:rsidRDefault="00C27770" w:rsidP="008165A3">
            <w:pPr>
              <w:pStyle w:val="Normalnospace"/>
              <w:rPr>
                <w:del w:id="964" w:author="Author"/>
                <w:rFonts w:asciiTheme="majorBidi" w:hAnsiTheme="majorBidi" w:cstheme="majorBidi"/>
                <w:lang w:eastAsia="zh-CN" w:bidi="he-IL"/>
              </w:rPr>
            </w:pPr>
            <w:del w:id="965" w:author="Author">
              <w:r w:rsidRPr="00A84D4D" w:rsidDel="005614F8">
                <w:rPr>
                  <w:rFonts w:asciiTheme="majorBidi" w:hAnsiTheme="majorBidi" w:cstheme="majorBidi"/>
                  <w:lang w:eastAsia="zh-CN" w:bidi="he-IL"/>
                </w:rPr>
                <w:delText>CDM group (controls selection of scrambling identifier, in Rel-16)</w:delText>
              </w:r>
            </w:del>
          </w:p>
        </w:tc>
        <w:tc>
          <w:tcPr>
            <w:tcW w:w="3690" w:type="dxa"/>
            <w:hideMark/>
          </w:tcPr>
          <w:p w14:paraId="5B7A45AB" w14:textId="153DBFE9" w:rsidR="00C27770" w:rsidRPr="00A84D4D" w:rsidDel="005614F8" w:rsidRDefault="00C27770" w:rsidP="008165A3">
            <w:pPr>
              <w:pStyle w:val="Normalnospace"/>
              <w:rPr>
                <w:del w:id="966" w:author="Author"/>
                <w:rFonts w:asciiTheme="majorBidi" w:hAnsiTheme="majorBidi" w:cstheme="majorBidi"/>
                <w:lang w:eastAsia="zh-CN" w:bidi="he-IL"/>
              </w:rPr>
            </w:pPr>
            <w:del w:id="967" w:author="Author">
              <w:r w:rsidRPr="00A84D4D" w:rsidDel="005614F8">
                <w:rPr>
                  <w:rFonts w:asciiTheme="majorBidi" w:hAnsiTheme="majorBidi" w:cstheme="majorBidi"/>
                  <w:lang w:eastAsia="zh-CN" w:bidi="he-IL"/>
                </w:rPr>
                <w:delText>3GPP TS 38.211, sec 7.4.1.1.1</w:delText>
              </w:r>
            </w:del>
          </w:p>
        </w:tc>
      </w:tr>
      <w:tr w:rsidR="00C27770" w:rsidRPr="00883C4C" w14:paraId="6E700174" w14:textId="77777777" w:rsidTr="00E354A6">
        <w:trPr>
          <w:trHeight w:val="300"/>
        </w:trPr>
        <w:tc>
          <w:tcPr>
            <w:tcW w:w="9712" w:type="dxa"/>
            <w:gridSpan w:val="4"/>
            <w:shd w:val="clear" w:color="auto" w:fill="D9D9D9" w:themeFill="background1" w:themeFillShade="D9"/>
            <w:noWrap/>
            <w:hideMark/>
          </w:tcPr>
          <w:p w14:paraId="4085F760" w14:textId="77777777" w:rsidR="00C27770" w:rsidRPr="00A84D4D" w:rsidRDefault="00C27770" w:rsidP="008165A3">
            <w:pPr>
              <w:pStyle w:val="Normalnospace"/>
              <w:rPr>
                <w:rFonts w:asciiTheme="majorBidi" w:hAnsiTheme="majorBidi" w:cstheme="majorBidi"/>
                <w:lang w:eastAsia="zh-CN" w:bidi="he-IL"/>
              </w:rPr>
            </w:pPr>
            <w:r w:rsidRPr="0006485F">
              <w:rPr>
                <w:rFonts w:asciiTheme="majorBidi" w:hAnsiTheme="majorBidi" w:cstheme="majorBidi"/>
                <w:lang w:eastAsia="zh-CN" w:bidi="he-IL"/>
              </w:rPr>
              <w:t>Modulation</w:t>
            </w:r>
          </w:p>
        </w:tc>
      </w:tr>
      <w:tr w:rsidR="00C27770" w:rsidRPr="00883C4C" w14:paraId="2E758A12" w14:textId="77777777" w:rsidTr="008165A3">
        <w:trPr>
          <w:trHeight w:val="600"/>
        </w:trPr>
        <w:tc>
          <w:tcPr>
            <w:tcW w:w="3146" w:type="dxa"/>
            <w:gridSpan w:val="2"/>
            <w:noWrap/>
            <w:hideMark/>
          </w:tcPr>
          <w:p w14:paraId="59F4A857" w14:textId="77777777" w:rsidR="00C27770" w:rsidRPr="00A84D4D" w:rsidRDefault="00C27770"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lastRenderedPageBreak/>
              <w:t>&lt;acceleration based on hard-coded values&gt;</w:t>
            </w:r>
          </w:p>
        </w:tc>
        <w:tc>
          <w:tcPr>
            <w:tcW w:w="2876" w:type="dxa"/>
            <w:hideMark/>
          </w:tcPr>
          <w:p w14:paraId="19EAEC59" w14:textId="77777777" w:rsidR="00C27770" w:rsidRPr="00A84D4D" w:rsidRDefault="00C27770"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PDSCH DM-RS uses QPSK modulation</w:t>
            </w:r>
          </w:p>
        </w:tc>
        <w:tc>
          <w:tcPr>
            <w:tcW w:w="3690" w:type="dxa"/>
            <w:hideMark/>
          </w:tcPr>
          <w:p w14:paraId="6479C488" w14:textId="77777777" w:rsidR="00C27770" w:rsidRPr="00A84D4D" w:rsidRDefault="00C27770"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38.211, sec 7.4.1.1.1</w:t>
            </w:r>
          </w:p>
        </w:tc>
      </w:tr>
      <w:tr w:rsidR="00C27770" w:rsidRPr="00883C4C" w14:paraId="74A37D31" w14:textId="77777777" w:rsidTr="00E354A6">
        <w:trPr>
          <w:trHeight w:val="300"/>
        </w:trPr>
        <w:tc>
          <w:tcPr>
            <w:tcW w:w="9712" w:type="dxa"/>
            <w:gridSpan w:val="4"/>
            <w:shd w:val="clear" w:color="auto" w:fill="D9D9D9" w:themeFill="background1" w:themeFillShade="D9"/>
            <w:noWrap/>
            <w:hideMark/>
          </w:tcPr>
          <w:p w14:paraId="6E3EA742" w14:textId="77777777" w:rsidR="00C27770" w:rsidRPr="00A84D4D" w:rsidRDefault="00C27770" w:rsidP="008165A3">
            <w:pPr>
              <w:pStyle w:val="Normalnospace"/>
              <w:rPr>
                <w:rFonts w:asciiTheme="majorBidi" w:hAnsiTheme="majorBidi" w:cstheme="majorBidi"/>
                <w:lang w:eastAsia="zh-CN" w:bidi="he-IL"/>
              </w:rPr>
            </w:pPr>
            <w:r w:rsidRPr="00CD7074">
              <w:rPr>
                <w:rFonts w:asciiTheme="majorBidi" w:hAnsiTheme="majorBidi" w:cstheme="majorBidi"/>
                <w:lang w:eastAsia="zh-CN" w:bidi="he-IL"/>
              </w:rPr>
              <w:t>Precoding</w:t>
            </w:r>
          </w:p>
        </w:tc>
      </w:tr>
      <w:tr w:rsidR="00C27770" w:rsidRPr="00883C4C" w14:paraId="300086CA" w14:textId="77777777" w:rsidTr="008165A3">
        <w:trPr>
          <w:trHeight w:val="300"/>
        </w:trPr>
        <w:tc>
          <w:tcPr>
            <w:tcW w:w="3146" w:type="dxa"/>
            <w:gridSpan w:val="2"/>
            <w:noWrap/>
            <w:hideMark/>
          </w:tcPr>
          <w:p w14:paraId="3F06C87F" w14:textId="77777777" w:rsidR="00C27770" w:rsidRPr="00A84D4D" w:rsidRDefault="00C27770"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[see PDSCH data precoding]</w:t>
            </w:r>
          </w:p>
        </w:tc>
        <w:tc>
          <w:tcPr>
            <w:tcW w:w="2876" w:type="dxa"/>
            <w:hideMark/>
          </w:tcPr>
          <w:p w14:paraId="0246882E" w14:textId="77777777" w:rsidR="00C27770" w:rsidRPr="00A84D4D" w:rsidRDefault="00C27770"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DMRS follows PDSCH-data precoding</w:t>
            </w:r>
          </w:p>
        </w:tc>
        <w:tc>
          <w:tcPr>
            <w:tcW w:w="3690" w:type="dxa"/>
            <w:noWrap/>
            <w:hideMark/>
          </w:tcPr>
          <w:p w14:paraId="66E31098" w14:textId="77777777" w:rsidR="00C27770" w:rsidRPr="00A84D4D" w:rsidRDefault="00C27770" w:rsidP="008165A3">
            <w:pPr>
              <w:pStyle w:val="Normalnospace"/>
              <w:rPr>
                <w:rFonts w:asciiTheme="majorBidi" w:hAnsiTheme="majorBidi" w:cstheme="majorBidi"/>
                <w:lang w:eastAsia="zh-CN" w:bidi="he-IL"/>
              </w:rPr>
            </w:pPr>
          </w:p>
        </w:tc>
      </w:tr>
      <w:tr w:rsidR="00C27770" w:rsidRPr="00883C4C" w14:paraId="6E0CD13D" w14:textId="77777777" w:rsidTr="00E354A6">
        <w:trPr>
          <w:trHeight w:val="300"/>
        </w:trPr>
        <w:tc>
          <w:tcPr>
            <w:tcW w:w="9712" w:type="dxa"/>
            <w:gridSpan w:val="4"/>
            <w:shd w:val="clear" w:color="auto" w:fill="D9D9D9" w:themeFill="background1" w:themeFillShade="D9"/>
            <w:noWrap/>
            <w:hideMark/>
          </w:tcPr>
          <w:p w14:paraId="1F3FCF9F" w14:textId="77777777" w:rsidR="00C27770" w:rsidRPr="00A84D4D" w:rsidRDefault="00C27770" w:rsidP="008165A3">
            <w:pPr>
              <w:pStyle w:val="Normalnospace"/>
              <w:rPr>
                <w:rFonts w:asciiTheme="majorBidi" w:hAnsiTheme="majorBidi" w:cstheme="majorBidi"/>
                <w:lang w:eastAsia="zh-CN" w:bidi="he-IL"/>
              </w:rPr>
            </w:pPr>
            <w:r w:rsidRPr="00CD7074">
              <w:rPr>
                <w:rFonts w:asciiTheme="majorBidi" w:hAnsiTheme="majorBidi" w:cstheme="majorBidi"/>
                <w:lang w:eastAsia="zh-CN" w:bidi="he-IL"/>
              </w:rPr>
              <w:t>RE Mapping</w:t>
            </w:r>
          </w:p>
        </w:tc>
      </w:tr>
      <w:tr w:rsidR="00BC5B5F" w:rsidRPr="00883C4C" w14:paraId="6E9421D8" w14:textId="77777777" w:rsidTr="008165A3">
        <w:trPr>
          <w:trHeight w:val="300"/>
        </w:trPr>
        <w:tc>
          <w:tcPr>
            <w:tcW w:w="459" w:type="dxa"/>
            <w:vMerge w:val="restart"/>
            <w:textDirection w:val="btLr"/>
            <w:hideMark/>
          </w:tcPr>
          <w:p w14:paraId="7CC40020" w14:textId="77777777" w:rsidR="00BC5B5F" w:rsidRPr="00A84D4D" w:rsidRDefault="00BC5B5F" w:rsidP="008165A3">
            <w:pPr>
              <w:pStyle w:val="Normalnospace"/>
              <w:jc w:val="center"/>
              <w:rPr>
                <w:rFonts w:asciiTheme="majorBidi" w:hAnsiTheme="majorBidi" w:cstheme="majorBidi"/>
                <w:lang w:eastAsia="zh-CN" w:bidi="he-IL"/>
              </w:rPr>
            </w:pPr>
            <w:r w:rsidRPr="00A84D4D">
              <w:rPr>
                <w:rFonts w:asciiTheme="majorBidi" w:hAnsiTheme="majorBidi" w:cstheme="majorBidi"/>
                <w:lang w:eastAsia="zh-CN" w:bidi="he-IL"/>
              </w:rPr>
              <w:t>Frequency Domain</w:t>
            </w:r>
          </w:p>
        </w:tc>
        <w:tc>
          <w:tcPr>
            <w:tcW w:w="2687" w:type="dxa"/>
            <w:hideMark/>
          </w:tcPr>
          <w:p w14:paraId="0645CC48"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N_{BWP}^{start}</w:t>
            </w:r>
          </w:p>
        </w:tc>
        <w:tc>
          <w:tcPr>
            <w:tcW w:w="2876" w:type="dxa"/>
            <w:hideMark/>
          </w:tcPr>
          <w:p w14:paraId="3EBA94FD"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see PDSCH data tab</w:t>
            </w:r>
          </w:p>
        </w:tc>
        <w:tc>
          <w:tcPr>
            <w:tcW w:w="3690" w:type="dxa"/>
            <w:hideMark/>
          </w:tcPr>
          <w:p w14:paraId="16F2758B"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38.211, section 7.3.1.6</w:t>
            </w:r>
          </w:p>
        </w:tc>
      </w:tr>
      <w:tr w:rsidR="00BC5B5F" w:rsidRPr="00883C4C" w14:paraId="307484F2" w14:textId="77777777" w:rsidTr="008165A3">
        <w:trPr>
          <w:trHeight w:val="300"/>
        </w:trPr>
        <w:tc>
          <w:tcPr>
            <w:tcW w:w="459" w:type="dxa"/>
            <w:vMerge/>
            <w:hideMark/>
          </w:tcPr>
          <w:p w14:paraId="43E35F31" w14:textId="77777777" w:rsidR="00BC5B5F" w:rsidRPr="00A84D4D" w:rsidRDefault="00BC5B5F" w:rsidP="008165A3">
            <w:pPr>
              <w:pStyle w:val="Normalnospace"/>
              <w:jc w:val="center"/>
              <w:rPr>
                <w:rFonts w:asciiTheme="majorBidi" w:hAnsiTheme="majorBidi" w:cstheme="majorBidi"/>
                <w:lang w:eastAsia="zh-CN" w:bidi="he-IL"/>
              </w:rPr>
            </w:pPr>
          </w:p>
        </w:tc>
        <w:tc>
          <w:tcPr>
            <w:tcW w:w="2687" w:type="dxa"/>
            <w:hideMark/>
          </w:tcPr>
          <w:p w14:paraId="04C7C13B"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N_{BWP}^{size}</w:t>
            </w:r>
          </w:p>
        </w:tc>
        <w:tc>
          <w:tcPr>
            <w:tcW w:w="2876" w:type="dxa"/>
            <w:hideMark/>
          </w:tcPr>
          <w:p w14:paraId="7E4CB385"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see PDSCH data tab</w:t>
            </w:r>
          </w:p>
        </w:tc>
        <w:tc>
          <w:tcPr>
            <w:tcW w:w="3690" w:type="dxa"/>
            <w:noWrap/>
            <w:hideMark/>
          </w:tcPr>
          <w:p w14:paraId="5F8FF345"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3GGP TS 38.211, section 7.3.1.6</w:t>
            </w:r>
          </w:p>
        </w:tc>
      </w:tr>
      <w:tr w:rsidR="00BC5B5F" w:rsidRPr="00883C4C" w14:paraId="60269CB8" w14:textId="77777777" w:rsidTr="008165A3">
        <w:trPr>
          <w:trHeight w:val="300"/>
        </w:trPr>
        <w:tc>
          <w:tcPr>
            <w:tcW w:w="459" w:type="dxa"/>
            <w:vMerge/>
            <w:hideMark/>
          </w:tcPr>
          <w:p w14:paraId="011CFA74" w14:textId="77777777" w:rsidR="00BC5B5F" w:rsidRPr="00A84D4D" w:rsidRDefault="00BC5B5F" w:rsidP="008165A3">
            <w:pPr>
              <w:pStyle w:val="Normalnospace"/>
              <w:jc w:val="center"/>
              <w:rPr>
                <w:rFonts w:asciiTheme="majorBidi" w:hAnsiTheme="majorBidi" w:cstheme="majorBidi"/>
                <w:lang w:eastAsia="zh-CN" w:bidi="he-IL"/>
              </w:rPr>
            </w:pPr>
          </w:p>
        </w:tc>
        <w:tc>
          <w:tcPr>
            <w:tcW w:w="2687" w:type="dxa"/>
            <w:hideMark/>
          </w:tcPr>
          <w:p w14:paraId="4FC0F301"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µ, µ</w:t>
            </w:r>
            <w:proofErr w:type="gramStart"/>
            <w:r w:rsidRPr="00A84D4D">
              <w:rPr>
                <w:rFonts w:asciiTheme="majorBidi" w:hAnsiTheme="majorBidi" w:cstheme="majorBidi"/>
                <w:lang w:eastAsia="zh-CN" w:bidi="he-IL"/>
              </w:rPr>
              <w:t>_{</w:t>
            </w:r>
            <w:proofErr w:type="gramEnd"/>
            <w:r w:rsidRPr="00A84D4D">
              <w:rPr>
                <w:rFonts w:asciiTheme="majorBidi" w:hAnsiTheme="majorBidi" w:cstheme="majorBidi"/>
                <w:lang w:eastAsia="zh-CN" w:bidi="he-IL"/>
              </w:rPr>
              <w:t>0}</w:t>
            </w:r>
          </w:p>
        </w:tc>
        <w:tc>
          <w:tcPr>
            <w:tcW w:w="2876" w:type="dxa"/>
            <w:hideMark/>
          </w:tcPr>
          <w:p w14:paraId="3837566A"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see PDSCH data tab</w:t>
            </w:r>
          </w:p>
        </w:tc>
        <w:tc>
          <w:tcPr>
            <w:tcW w:w="3690" w:type="dxa"/>
            <w:noWrap/>
            <w:hideMark/>
          </w:tcPr>
          <w:p w14:paraId="3DFAF8C6"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38.211, sec 4.2, 5.3.1</w:t>
            </w:r>
          </w:p>
        </w:tc>
      </w:tr>
      <w:tr w:rsidR="00BC5B5F" w:rsidRPr="00883C4C" w14:paraId="084707C6" w14:textId="77777777" w:rsidTr="008165A3">
        <w:trPr>
          <w:trHeight w:val="300"/>
        </w:trPr>
        <w:tc>
          <w:tcPr>
            <w:tcW w:w="459" w:type="dxa"/>
            <w:vMerge/>
            <w:hideMark/>
          </w:tcPr>
          <w:p w14:paraId="4457220D" w14:textId="77777777" w:rsidR="00BC5B5F" w:rsidRPr="00A84D4D" w:rsidRDefault="00BC5B5F" w:rsidP="008165A3">
            <w:pPr>
              <w:pStyle w:val="Normalnospace"/>
              <w:jc w:val="center"/>
              <w:rPr>
                <w:rFonts w:asciiTheme="majorBidi" w:hAnsiTheme="majorBidi" w:cstheme="majorBidi"/>
                <w:lang w:eastAsia="zh-CN" w:bidi="he-IL"/>
              </w:rPr>
            </w:pPr>
          </w:p>
        </w:tc>
        <w:tc>
          <w:tcPr>
            <w:tcW w:w="2687" w:type="dxa"/>
            <w:hideMark/>
          </w:tcPr>
          <w:p w14:paraId="5DC21314"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resource allocation type</w:t>
            </w:r>
          </w:p>
        </w:tc>
        <w:tc>
          <w:tcPr>
            <w:tcW w:w="2876" w:type="dxa"/>
            <w:hideMark/>
          </w:tcPr>
          <w:p w14:paraId="7962D59B"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see PDSCH data tab</w:t>
            </w:r>
          </w:p>
        </w:tc>
        <w:tc>
          <w:tcPr>
            <w:tcW w:w="3690" w:type="dxa"/>
            <w:noWrap/>
            <w:hideMark/>
          </w:tcPr>
          <w:p w14:paraId="5FA9985D"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38.214, sec 5.1.2.2</w:t>
            </w:r>
          </w:p>
        </w:tc>
      </w:tr>
      <w:tr w:rsidR="00BC5B5F" w:rsidRPr="00883C4C" w14:paraId="17CB6476" w14:textId="77777777" w:rsidTr="008165A3">
        <w:trPr>
          <w:trHeight w:val="600"/>
        </w:trPr>
        <w:tc>
          <w:tcPr>
            <w:tcW w:w="459" w:type="dxa"/>
            <w:vMerge/>
            <w:hideMark/>
          </w:tcPr>
          <w:p w14:paraId="2801DE32" w14:textId="77777777" w:rsidR="00BC5B5F" w:rsidRPr="00A84D4D" w:rsidRDefault="00BC5B5F" w:rsidP="008165A3">
            <w:pPr>
              <w:pStyle w:val="Normalnospace"/>
              <w:jc w:val="center"/>
              <w:rPr>
                <w:rFonts w:asciiTheme="majorBidi" w:hAnsiTheme="majorBidi" w:cstheme="majorBidi"/>
                <w:lang w:eastAsia="zh-CN" w:bidi="he-IL"/>
              </w:rPr>
            </w:pPr>
          </w:p>
        </w:tc>
        <w:tc>
          <w:tcPr>
            <w:tcW w:w="2687" w:type="dxa"/>
            <w:hideMark/>
          </w:tcPr>
          <w:p w14:paraId="6AB5DE88"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RB bitmap</w:t>
            </w:r>
          </w:p>
        </w:tc>
        <w:tc>
          <w:tcPr>
            <w:tcW w:w="2876" w:type="dxa"/>
            <w:hideMark/>
          </w:tcPr>
          <w:p w14:paraId="5E26F45A"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see PDSCH data tab</w:t>
            </w:r>
          </w:p>
        </w:tc>
        <w:tc>
          <w:tcPr>
            <w:tcW w:w="3690" w:type="dxa"/>
            <w:hideMark/>
          </w:tcPr>
          <w:p w14:paraId="1778FE95"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38.214, sec 5.1.2.2.1</w:t>
            </w:r>
            <w:r w:rsidRPr="00A84D4D">
              <w:rPr>
                <w:rFonts w:asciiTheme="majorBidi" w:hAnsiTheme="majorBidi" w:cstheme="majorBidi"/>
                <w:lang w:eastAsia="zh-CN" w:bidi="he-IL"/>
              </w:rPr>
              <w:br/>
              <w:t>3GPP TS 38.212, sec 7.3.1.2.2</w:t>
            </w:r>
          </w:p>
        </w:tc>
      </w:tr>
      <w:tr w:rsidR="00BC5B5F" w:rsidRPr="00883C4C" w14:paraId="6A500B9D" w14:textId="77777777" w:rsidTr="008165A3">
        <w:trPr>
          <w:trHeight w:val="600"/>
        </w:trPr>
        <w:tc>
          <w:tcPr>
            <w:tcW w:w="459" w:type="dxa"/>
            <w:vMerge/>
            <w:hideMark/>
          </w:tcPr>
          <w:p w14:paraId="70D9BD89" w14:textId="77777777" w:rsidR="00BC5B5F" w:rsidRPr="00A84D4D" w:rsidRDefault="00BC5B5F" w:rsidP="008165A3">
            <w:pPr>
              <w:pStyle w:val="Normalnospace"/>
              <w:jc w:val="center"/>
              <w:rPr>
                <w:rFonts w:asciiTheme="majorBidi" w:hAnsiTheme="majorBidi" w:cstheme="majorBidi"/>
                <w:lang w:eastAsia="zh-CN" w:bidi="he-IL"/>
              </w:rPr>
            </w:pPr>
          </w:p>
        </w:tc>
        <w:tc>
          <w:tcPr>
            <w:tcW w:w="2687" w:type="dxa"/>
            <w:hideMark/>
          </w:tcPr>
          <w:p w14:paraId="6C491339"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RB_{start}</w:t>
            </w:r>
          </w:p>
        </w:tc>
        <w:tc>
          <w:tcPr>
            <w:tcW w:w="2876" w:type="dxa"/>
            <w:hideMark/>
          </w:tcPr>
          <w:p w14:paraId="4A73659F"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see PDSCH data tab</w:t>
            </w:r>
          </w:p>
        </w:tc>
        <w:tc>
          <w:tcPr>
            <w:tcW w:w="3690" w:type="dxa"/>
            <w:hideMark/>
          </w:tcPr>
          <w:p w14:paraId="480E5E9A"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38.214, sec 5.1.2.2.2</w:t>
            </w:r>
            <w:r w:rsidRPr="00A84D4D">
              <w:rPr>
                <w:rFonts w:asciiTheme="majorBidi" w:hAnsiTheme="majorBidi" w:cstheme="majorBidi"/>
                <w:lang w:eastAsia="zh-CN" w:bidi="he-IL"/>
              </w:rPr>
              <w:br/>
              <w:t xml:space="preserve">3GPP TS 38.212, sec 7.3.1.2.2 </w:t>
            </w:r>
          </w:p>
        </w:tc>
      </w:tr>
      <w:tr w:rsidR="00BC5B5F" w:rsidRPr="00883C4C" w14:paraId="40196549" w14:textId="77777777" w:rsidTr="008165A3">
        <w:trPr>
          <w:trHeight w:val="600"/>
        </w:trPr>
        <w:tc>
          <w:tcPr>
            <w:tcW w:w="459" w:type="dxa"/>
            <w:vMerge/>
            <w:hideMark/>
          </w:tcPr>
          <w:p w14:paraId="1BDA85CA" w14:textId="77777777" w:rsidR="00BC5B5F" w:rsidRPr="00A84D4D" w:rsidRDefault="00BC5B5F" w:rsidP="008165A3">
            <w:pPr>
              <w:pStyle w:val="Normalnospace"/>
              <w:jc w:val="center"/>
              <w:rPr>
                <w:rFonts w:asciiTheme="majorBidi" w:hAnsiTheme="majorBidi" w:cstheme="majorBidi"/>
                <w:lang w:eastAsia="zh-CN" w:bidi="he-IL"/>
              </w:rPr>
            </w:pPr>
          </w:p>
        </w:tc>
        <w:tc>
          <w:tcPr>
            <w:tcW w:w="2687" w:type="dxa"/>
            <w:hideMark/>
          </w:tcPr>
          <w:p w14:paraId="294B649C"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L_{RBs}</w:t>
            </w:r>
          </w:p>
        </w:tc>
        <w:tc>
          <w:tcPr>
            <w:tcW w:w="2876" w:type="dxa"/>
            <w:hideMark/>
          </w:tcPr>
          <w:p w14:paraId="4C5F806D"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see PDSCH data tab</w:t>
            </w:r>
          </w:p>
        </w:tc>
        <w:tc>
          <w:tcPr>
            <w:tcW w:w="3690" w:type="dxa"/>
            <w:hideMark/>
          </w:tcPr>
          <w:p w14:paraId="06CEA194"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38.214, sec 5.1.2.2.2</w:t>
            </w:r>
            <w:r w:rsidRPr="00A84D4D">
              <w:rPr>
                <w:rFonts w:asciiTheme="majorBidi" w:hAnsiTheme="majorBidi" w:cstheme="majorBidi"/>
                <w:lang w:eastAsia="zh-CN" w:bidi="he-IL"/>
              </w:rPr>
              <w:br/>
              <w:t xml:space="preserve">3GPP TS 38.212, sec 7.3.1.2.2 </w:t>
            </w:r>
          </w:p>
        </w:tc>
      </w:tr>
      <w:tr w:rsidR="00BC5B5F" w:rsidRPr="00883C4C" w14:paraId="37BE4D9C" w14:textId="77777777" w:rsidTr="008165A3">
        <w:trPr>
          <w:trHeight w:val="600"/>
        </w:trPr>
        <w:tc>
          <w:tcPr>
            <w:tcW w:w="459" w:type="dxa"/>
            <w:vMerge/>
            <w:hideMark/>
          </w:tcPr>
          <w:p w14:paraId="294F760A" w14:textId="77777777" w:rsidR="00BC5B5F" w:rsidRPr="00A84D4D" w:rsidRDefault="00BC5B5F" w:rsidP="008165A3">
            <w:pPr>
              <w:pStyle w:val="Normalnospace"/>
              <w:jc w:val="center"/>
              <w:rPr>
                <w:rFonts w:asciiTheme="majorBidi" w:hAnsiTheme="majorBidi" w:cstheme="majorBidi"/>
                <w:lang w:eastAsia="zh-CN" w:bidi="he-IL"/>
              </w:rPr>
            </w:pPr>
          </w:p>
        </w:tc>
        <w:tc>
          <w:tcPr>
            <w:tcW w:w="2687" w:type="dxa"/>
            <w:hideMark/>
          </w:tcPr>
          <w:p w14:paraId="68703346"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VRB-to-PRB mapping</w:t>
            </w:r>
          </w:p>
        </w:tc>
        <w:tc>
          <w:tcPr>
            <w:tcW w:w="2876" w:type="dxa"/>
            <w:hideMark/>
          </w:tcPr>
          <w:p w14:paraId="336BF5DF"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see PDSCH data tab</w:t>
            </w:r>
          </w:p>
        </w:tc>
        <w:tc>
          <w:tcPr>
            <w:tcW w:w="3690" w:type="dxa"/>
            <w:hideMark/>
          </w:tcPr>
          <w:p w14:paraId="4FC44600"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38.211, sec 7.3.1.6</w:t>
            </w:r>
            <w:r w:rsidRPr="00A84D4D">
              <w:rPr>
                <w:rFonts w:asciiTheme="majorBidi" w:hAnsiTheme="majorBidi" w:cstheme="majorBidi"/>
                <w:lang w:eastAsia="zh-CN" w:bidi="he-IL"/>
              </w:rPr>
              <w:br/>
              <w:t>3GPP TS 38.212, sec 7.3.1.2.1/2</w:t>
            </w:r>
          </w:p>
        </w:tc>
      </w:tr>
      <w:tr w:rsidR="00BC5B5F" w:rsidRPr="00883C4C" w14:paraId="672A7AD7" w14:textId="77777777" w:rsidTr="008165A3">
        <w:trPr>
          <w:trHeight w:val="600"/>
        </w:trPr>
        <w:tc>
          <w:tcPr>
            <w:tcW w:w="459" w:type="dxa"/>
            <w:vMerge/>
            <w:hideMark/>
          </w:tcPr>
          <w:p w14:paraId="1AB42AD2" w14:textId="77777777" w:rsidR="00BC5B5F" w:rsidRPr="00A84D4D" w:rsidRDefault="00BC5B5F" w:rsidP="008165A3">
            <w:pPr>
              <w:pStyle w:val="Normalnospace"/>
              <w:jc w:val="center"/>
              <w:rPr>
                <w:rFonts w:asciiTheme="majorBidi" w:hAnsiTheme="majorBidi" w:cstheme="majorBidi"/>
                <w:lang w:eastAsia="zh-CN" w:bidi="he-IL"/>
              </w:rPr>
            </w:pPr>
          </w:p>
        </w:tc>
        <w:tc>
          <w:tcPr>
            <w:tcW w:w="2687" w:type="dxa"/>
            <w:noWrap/>
            <w:hideMark/>
          </w:tcPr>
          <w:p w14:paraId="0CDB8944" w14:textId="4C089ABA" w:rsidR="00BC5B5F" w:rsidRPr="00A84D4D" w:rsidRDefault="00BC5B5F" w:rsidP="008165A3">
            <w:pPr>
              <w:pStyle w:val="Normalnospace"/>
              <w:rPr>
                <w:rFonts w:asciiTheme="majorBidi" w:hAnsiTheme="majorBidi" w:cstheme="majorBidi"/>
                <w:lang w:eastAsia="zh-CN" w:bidi="he-IL"/>
              </w:rPr>
            </w:pPr>
            <w:del w:id="968" w:author="Author">
              <w:r w:rsidRPr="00A84D4D" w:rsidDel="004232EF">
                <w:rPr>
                  <w:rFonts w:asciiTheme="majorBidi" w:hAnsiTheme="majorBidi" w:cstheme="majorBidi"/>
                  <w:lang w:eastAsia="zh-CN" w:bidi="he-IL"/>
                </w:rPr>
                <w:delText>Coreset Type</w:delText>
              </w:r>
            </w:del>
            <w:bookmarkStart w:id="969" w:name="_Hlk86867415"/>
            <w:ins w:id="970" w:author="Author">
              <w:r>
                <w:rPr>
                  <w:rFonts w:asciiTheme="majorBidi" w:hAnsiTheme="majorBidi" w:cstheme="majorBidi"/>
                  <w:lang w:eastAsia="zh-CN" w:bidi="he-IL"/>
                </w:rPr>
                <w:t>DMRS location referenced from CRB0</w:t>
              </w:r>
            </w:ins>
            <w:bookmarkEnd w:id="969"/>
          </w:p>
        </w:tc>
        <w:tc>
          <w:tcPr>
            <w:tcW w:w="2876" w:type="dxa"/>
            <w:hideMark/>
          </w:tcPr>
          <w:p w14:paraId="443C02BC" w14:textId="77777777" w:rsidR="00BC5B5F" w:rsidRDefault="00BC5B5F" w:rsidP="008165A3">
            <w:pPr>
              <w:pStyle w:val="Normalnospace"/>
              <w:rPr>
                <w:ins w:id="971" w:author="Author"/>
                <w:rFonts w:asciiTheme="majorBidi" w:hAnsiTheme="majorBidi" w:cstheme="majorBidi"/>
                <w:lang w:eastAsia="zh-CN" w:bidi="he-IL"/>
              </w:rPr>
            </w:pPr>
            <w:ins w:id="972" w:author="Author">
              <w:r>
                <w:rPr>
                  <w:rFonts w:asciiTheme="majorBidi" w:hAnsiTheme="majorBidi" w:cstheme="majorBidi"/>
                  <w:lang w:eastAsia="zh-CN" w:bidi="he-IL"/>
                </w:rPr>
                <w:t xml:space="preserve">Notes: </w:t>
              </w:r>
            </w:ins>
          </w:p>
          <w:p w14:paraId="05577569" w14:textId="77777777" w:rsidR="00BC5B5F" w:rsidRDefault="00BC5B5F" w:rsidP="004232EF">
            <w:pPr>
              <w:pStyle w:val="Normalnospace"/>
              <w:numPr>
                <w:ilvl w:val="0"/>
                <w:numId w:val="51"/>
              </w:numPr>
              <w:rPr>
                <w:ins w:id="973" w:author="Author"/>
                <w:rFonts w:asciiTheme="majorBidi" w:hAnsiTheme="majorBidi" w:cstheme="majorBidi"/>
                <w:lang w:eastAsia="zh-CN" w:bidi="he-IL"/>
              </w:rPr>
            </w:pPr>
            <w:r w:rsidRPr="00A84D4D">
              <w:rPr>
                <w:rFonts w:asciiTheme="majorBidi" w:hAnsiTheme="majorBidi" w:cstheme="majorBidi"/>
                <w:lang w:eastAsia="zh-CN" w:bidi="he-IL"/>
              </w:rPr>
              <w:t>reference point for RE mapping depends on Coreset Type for grant</w:t>
            </w:r>
            <w:ins w:id="974" w:author="Author">
              <w:r>
                <w:rPr>
                  <w:rFonts w:asciiTheme="majorBidi" w:hAnsiTheme="majorBidi" w:cstheme="majorBidi"/>
                  <w:lang w:eastAsia="zh-CN" w:bidi="he-IL"/>
                </w:rPr>
                <w:t>.</w:t>
              </w:r>
            </w:ins>
          </w:p>
          <w:p w14:paraId="5D2DBA69" w14:textId="2F143D6B" w:rsidR="00BC5B5F" w:rsidRPr="00A84D4D" w:rsidRDefault="00BC5B5F">
            <w:pPr>
              <w:pStyle w:val="Normalnospace"/>
              <w:numPr>
                <w:ilvl w:val="0"/>
                <w:numId w:val="51"/>
              </w:numPr>
              <w:rPr>
                <w:rFonts w:asciiTheme="majorBidi" w:hAnsiTheme="majorBidi" w:cstheme="majorBidi"/>
                <w:lang w:eastAsia="zh-CN" w:bidi="he-IL"/>
              </w:rPr>
              <w:pPrChange w:id="975" w:author="Author">
                <w:pPr>
                  <w:pStyle w:val="Normalnospace"/>
                </w:pPr>
              </w:pPrChange>
            </w:pPr>
            <w:ins w:id="976" w:author="Author">
              <w:r>
                <w:rPr>
                  <w:rFonts w:asciiTheme="majorBidi" w:hAnsiTheme="majorBidi" w:cstheme="majorBidi"/>
                  <w:lang w:eastAsia="zh-CN" w:bidi="he-IL"/>
                </w:rPr>
                <w:t xml:space="preserve">This parameter can also be derived from the </w:t>
              </w:r>
              <w:proofErr w:type="spellStart"/>
              <w:r>
                <w:rPr>
                  <w:rFonts w:asciiTheme="majorBidi" w:hAnsiTheme="majorBidi" w:cstheme="majorBidi"/>
                  <w:lang w:eastAsia="zh-CN" w:bidi="he-IL"/>
                </w:rPr>
                <w:t>Corese</w:t>
              </w:r>
              <w:proofErr w:type="spellEnd"/>
              <w:r>
                <w:rPr>
                  <w:rFonts w:asciiTheme="majorBidi" w:hAnsiTheme="majorBidi" w:cstheme="majorBidi"/>
                  <w:lang w:eastAsia="zh-CN" w:bidi="he-IL"/>
                </w:rPr>
                <w:t xml:space="preserve"> Type</w:t>
              </w:r>
            </w:ins>
          </w:p>
        </w:tc>
        <w:tc>
          <w:tcPr>
            <w:tcW w:w="3690" w:type="dxa"/>
            <w:noWrap/>
            <w:hideMark/>
          </w:tcPr>
          <w:p w14:paraId="3E553DA3"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38.211, sec 7.4.1.1.2</w:t>
            </w:r>
          </w:p>
        </w:tc>
      </w:tr>
      <w:tr w:rsidR="00BC5B5F" w:rsidRPr="00883C4C" w14:paraId="7AF99C7D" w14:textId="77777777" w:rsidTr="008165A3">
        <w:trPr>
          <w:trHeight w:val="900"/>
        </w:trPr>
        <w:tc>
          <w:tcPr>
            <w:tcW w:w="459" w:type="dxa"/>
            <w:vMerge/>
            <w:hideMark/>
          </w:tcPr>
          <w:p w14:paraId="63B78822" w14:textId="77777777" w:rsidR="00BC5B5F" w:rsidRPr="00A84D4D" w:rsidRDefault="00BC5B5F" w:rsidP="008165A3">
            <w:pPr>
              <w:pStyle w:val="Normalnospace"/>
              <w:jc w:val="center"/>
              <w:rPr>
                <w:rFonts w:asciiTheme="majorBidi" w:hAnsiTheme="majorBidi" w:cstheme="majorBidi"/>
                <w:lang w:eastAsia="zh-CN" w:bidi="he-IL"/>
              </w:rPr>
            </w:pPr>
          </w:p>
        </w:tc>
        <w:tc>
          <w:tcPr>
            <w:tcW w:w="2687" w:type="dxa"/>
            <w:noWrap/>
            <w:hideMark/>
          </w:tcPr>
          <w:p w14:paraId="12EE6E20"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DMRS ports (per layer)</w:t>
            </w:r>
          </w:p>
        </w:tc>
        <w:tc>
          <w:tcPr>
            <w:tcW w:w="2876" w:type="dxa"/>
            <w:hideMark/>
          </w:tcPr>
          <w:p w14:paraId="60037912"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OC weights applied to DM-RS REs, based on DM-RS CDM group and identifier for each DM-RS port.</w:t>
            </w:r>
          </w:p>
        </w:tc>
        <w:tc>
          <w:tcPr>
            <w:tcW w:w="3690" w:type="dxa"/>
            <w:noWrap/>
            <w:hideMark/>
          </w:tcPr>
          <w:p w14:paraId="00489144" w14:textId="77777777" w:rsidR="00BC5B5F" w:rsidRPr="00A84D4D" w:rsidRDefault="00BC5B5F" w:rsidP="008165A3">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38.211, sec 7.4.1.1.2</w:t>
            </w:r>
          </w:p>
        </w:tc>
      </w:tr>
      <w:tr w:rsidR="00BC5B5F" w:rsidRPr="00883C4C" w14:paraId="30477998" w14:textId="77777777" w:rsidTr="008165A3">
        <w:trPr>
          <w:trHeight w:val="900"/>
          <w:ins w:id="977" w:author="Author"/>
        </w:trPr>
        <w:tc>
          <w:tcPr>
            <w:tcW w:w="459" w:type="dxa"/>
            <w:vMerge/>
          </w:tcPr>
          <w:p w14:paraId="70D29FEF" w14:textId="77777777" w:rsidR="00BC5B5F" w:rsidRPr="00A84D4D" w:rsidRDefault="00BC5B5F" w:rsidP="00BC5B5F">
            <w:pPr>
              <w:pStyle w:val="Normalnospace"/>
              <w:jc w:val="center"/>
              <w:rPr>
                <w:ins w:id="978" w:author="Author"/>
                <w:rFonts w:asciiTheme="majorBidi" w:hAnsiTheme="majorBidi" w:cstheme="majorBidi"/>
                <w:lang w:eastAsia="zh-CN" w:bidi="he-IL"/>
              </w:rPr>
            </w:pPr>
          </w:p>
        </w:tc>
        <w:tc>
          <w:tcPr>
            <w:tcW w:w="2687" w:type="dxa"/>
            <w:noWrap/>
          </w:tcPr>
          <w:p w14:paraId="5B4E795A" w14:textId="790E393B" w:rsidR="00BC5B5F" w:rsidRPr="00A84D4D" w:rsidRDefault="00BC5B5F" w:rsidP="00BC5B5F">
            <w:pPr>
              <w:pStyle w:val="Normalnospace"/>
              <w:rPr>
                <w:ins w:id="979" w:author="Author"/>
                <w:rFonts w:asciiTheme="majorBidi" w:hAnsiTheme="majorBidi" w:cstheme="majorBidi"/>
                <w:lang w:eastAsia="zh-CN" w:bidi="he-IL"/>
              </w:rPr>
            </w:pPr>
            <w:proofErr w:type="gramStart"/>
            <w:ins w:id="980" w:author="Author">
              <w:r w:rsidRPr="00A84D4D">
                <w:rPr>
                  <w:rFonts w:asciiTheme="majorBidi" w:hAnsiTheme="majorBidi" w:cstheme="majorBidi"/>
                  <w:lang w:eastAsia="zh-CN" w:bidi="he-IL"/>
                </w:rPr>
                <w:t>configuration  type</w:t>
              </w:r>
              <w:proofErr w:type="gramEnd"/>
              <w:r w:rsidRPr="00A84D4D">
                <w:rPr>
                  <w:rFonts w:asciiTheme="majorBidi" w:hAnsiTheme="majorBidi" w:cstheme="majorBidi"/>
                  <w:lang w:eastAsia="zh-CN" w:bidi="he-IL"/>
                </w:rPr>
                <w:t xml:space="preserve"> </w:t>
              </w:r>
            </w:ins>
          </w:p>
        </w:tc>
        <w:tc>
          <w:tcPr>
            <w:tcW w:w="2876" w:type="dxa"/>
          </w:tcPr>
          <w:p w14:paraId="6C925054" w14:textId="31B67629" w:rsidR="00BC5B5F" w:rsidRPr="00A84D4D" w:rsidRDefault="00BC5B5F" w:rsidP="00BC5B5F">
            <w:pPr>
              <w:pStyle w:val="Normalnospace"/>
              <w:rPr>
                <w:ins w:id="981" w:author="Author"/>
                <w:rFonts w:asciiTheme="majorBidi" w:hAnsiTheme="majorBidi" w:cstheme="majorBidi"/>
                <w:lang w:eastAsia="zh-CN" w:bidi="he-IL"/>
              </w:rPr>
            </w:pPr>
            <w:ins w:id="982" w:author="Author">
              <w:r w:rsidRPr="00A84D4D">
                <w:rPr>
                  <w:rFonts w:asciiTheme="majorBidi" w:hAnsiTheme="majorBidi" w:cstheme="majorBidi"/>
                  <w:lang w:eastAsia="zh-CN" w:bidi="he-IL"/>
                </w:rPr>
                <w:t>DMRS configuration t</w:t>
              </w:r>
              <w:r>
                <w:rPr>
                  <w:rFonts w:asciiTheme="majorBidi" w:hAnsiTheme="majorBidi" w:cstheme="majorBidi"/>
                  <w:lang w:eastAsia="zh-CN" w:bidi="he-IL"/>
                </w:rPr>
                <w:t>yp</w:t>
              </w:r>
              <w:r w:rsidRPr="00A84D4D">
                <w:rPr>
                  <w:rFonts w:asciiTheme="majorBidi" w:hAnsiTheme="majorBidi" w:cstheme="majorBidi"/>
                  <w:lang w:eastAsia="zh-CN" w:bidi="he-IL"/>
                </w:rPr>
                <w:t>e controls port to CDM group correspondence</w:t>
              </w:r>
              <w:r>
                <w:rPr>
                  <w:rFonts w:asciiTheme="majorBidi" w:hAnsiTheme="majorBidi" w:cstheme="majorBidi"/>
                  <w:lang w:eastAsia="zh-CN" w:bidi="he-IL"/>
                </w:rPr>
                <w:t xml:space="preserve"> and frequency density (type 1: 8 ports, type 2:12 ports)</w:t>
              </w:r>
            </w:ins>
          </w:p>
        </w:tc>
        <w:tc>
          <w:tcPr>
            <w:tcW w:w="3690" w:type="dxa"/>
            <w:noWrap/>
          </w:tcPr>
          <w:p w14:paraId="4420902A" w14:textId="3FDFCD4C" w:rsidR="00BC5B5F" w:rsidRPr="00A84D4D" w:rsidRDefault="00BC5B5F" w:rsidP="00BC5B5F">
            <w:pPr>
              <w:pStyle w:val="Normalnospace"/>
              <w:rPr>
                <w:ins w:id="983" w:author="Author"/>
                <w:rFonts w:asciiTheme="majorBidi" w:hAnsiTheme="majorBidi" w:cstheme="majorBidi"/>
                <w:lang w:eastAsia="zh-CN" w:bidi="he-IL"/>
              </w:rPr>
            </w:pPr>
            <w:ins w:id="984" w:author="Author">
              <w:r w:rsidRPr="00A84D4D">
                <w:rPr>
                  <w:rFonts w:asciiTheme="majorBidi" w:hAnsiTheme="majorBidi" w:cstheme="majorBidi"/>
                  <w:lang w:eastAsia="zh-CN" w:bidi="he-IL"/>
                </w:rPr>
                <w:t>3GPP TS 38.211, sec 7.4.1.1.2</w:t>
              </w:r>
            </w:ins>
          </w:p>
        </w:tc>
      </w:tr>
      <w:tr w:rsidR="00BC5B5F" w:rsidRPr="00883C4C" w14:paraId="092312AD" w14:textId="77777777" w:rsidTr="008165A3">
        <w:trPr>
          <w:trHeight w:val="1200"/>
        </w:trPr>
        <w:tc>
          <w:tcPr>
            <w:tcW w:w="459" w:type="dxa"/>
            <w:vMerge w:val="restart"/>
            <w:textDirection w:val="btLr"/>
            <w:hideMark/>
          </w:tcPr>
          <w:p w14:paraId="54F56FDB" w14:textId="77777777" w:rsidR="00BC5B5F" w:rsidRPr="00A84D4D" w:rsidRDefault="00BC5B5F" w:rsidP="00BC5B5F">
            <w:pPr>
              <w:pStyle w:val="Normalnospace"/>
              <w:jc w:val="center"/>
              <w:rPr>
                <w:rFonts w:asciiTheme="majorBidi" w:hAnsiTheme="majorBidi" w:cstheme="majorBidi"/>
                <w:lang w:eastAsia="zh-CN" w:bidi="he-IL"/>
              </w:rPr>
            </w:pPr>
            <w:r w:rsidRPr="00A84D4D">
              <w:rPr>
                <w:rFonts w:asciiTheme="majorBidi" w:hAnsiTheme="majorBidi" w:cstheme="majorBidi"/>
                <w:lang w:eastAsia="zh-CN" w:bidi="he-IL"/>
              </w:rPr>
              <w:t>Time Domain</w:t>
            </w:r>
          </w:p>
        </w:tc>
        <w:tc>
          <w:tcPr>
            <w:tcW w:w="2687" w:type="dxa"/>
            <w:noWrap/>
            <w:hideMark/>
          </w:tcPr>
          <w:p w14:paraId="66D103F1" w14:textId="77777777" w:rsidR="00BC5B5F" w:rsidRPr="00A84D4D" w:rsidRDefault="00BC5B5F" w:rsidP="00BC5B5F">
            <w:pPr>
              <w:pStyle w:val="Normalnospace"/>
              <w:rPr>
                <w:rFonts w:asciiTheme="majorBidi" w:hAnsiTheme="majorBidi" w:cstheme="majorBidi"/>
                <w:lang w:eastAsia="zh-CN" w:bidi="he-IL"/>
              </w:rPr>
            </w:pPr>
            <w:r w:rsidRPr="00A84D4D">
              <w:rPr>
                <w:rFonts w:asciiTheme="majorBidi" w:hAnsiTheme="majorBidi" w:cstheme="majorBidi"/>
                <w:lang w:eastAsia="zh-CN" w:bidi="he-IL"/>
              </w:rPr>
              <w:t>symbol Positions</w:t>
            </w:r>
          </w:p>
        </w:tc>
        <w:tc>
          <w:tcPr>
            <w:tcW w:w="2876" w:type="dxa"/>
            <w:hideMark/>
          </w:tcPr>
          <w:p w14:paraId="7B911727" w14:textId="77777777" w:rsidR="00BC5B5F" w:rsidRPr="00A84D4D" w:rsidRDefault="00BC5B5F" w:rsidP="00BC5B5F">
            <w:pPr>
              <w:pStyle w:val="Normalnospace"/>
              <w:rPr>
                <w:rFonts w:asciiTheme="majorBidi" w:hAnsiTheme="majorBidi" w:cstheme="majorBidi"/>
                <w:lang w:eastAsia="zh-CN" w:bidi="he-IL"/>
              </w:rPr>
            </w:pPr>
            <w:r w:rsidRPr="00A84D4D">
              <w:rPr>
                <w:rFonts w:asciiTheme="majorBidi" w:hAnsiTheme="majorBidi" w:cstheme="majorBidi"/>
                <w:lang w:eastAsia="zh-CN" w:bidi="he-IL"/>
              </w:rPr>
              <w:t xml:space="preserve">location of DMRS locations in slot sufficiently captures the impact of upper layer parameters, </w:t>
            </w:r>
            <w:proofErr w:type="gramStart"/>
            <w:r w:rsidRPr="00A84D4D">
              <w:rPr>
                <w:rFonts w:asciiTheme="majorBidi" w:hAnsiTheme="majorBidi" w:cstheme="majorBidi"/>
                <w:lang w:eastAsia="zh-CN" w:bidi="he-IL"/>
              </w:rPr>
              <w:t>e.g.</w:t>
            </w:r>
            <w:proofErr w:type="gramEnd"/>
            <w:r w:rsidRPr="00A84D4D">
              <w:rPr>
                <w:rFonts w:asciiTheme="majorBidi" w:hAnsiTheme="majorBidi" w:cstheme="majorBidi"/>
                <w:lang w:eastAsia="zh-CN" w:bidi="he-IL"/>
              </w:rPr>
              <w:t xml:space="preserve"> mapping type, additional </w:t>
            </w:r>
            <w:proofErr w:type="spellStart"/>
            <w:r w:rsidRPr="00A84D4D">
              <w:rPr>
                <w:rFonts w:asciiTheme="majorBidi" w:hAnsiTheme="majorBidi" w:cstheme="majorBidi"/>
                <w:lang w:eastAsia="zh-CN" w:bidi="he-IL"/>
              </w:rPr>
              <w:t>pos</w:t>
            </w:r>
            <w:proofErr w:type="spellEnd"/>
          </w:p>
        </w:tc>
        <w:tc>
          <w:tcPr>
            <w:tcW w:w="3690" w:type="dxa"/>
            <w:hideMark/>
          </w:tcPr>
          <w:p w14:paraId="083234DF" w14:textId="77777777" w:rsidR="00BC5B5F" w:rsidRPr="00A84D4D" w:rsidRDefault="00BC5B5F" w:rsidP="00BC5B5F">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38.211, sec</w:t>
            </w:r>
            <w:r w:rsidRPr="00A84D4D">
              <w:rPr>
                <w:rFonts w:asciiTheme="majorBidi" w:hAnsiTheme="majorBidi" w:cstheme="majorBidi"/>
                <w:lang w:eastAsia="zh-CN" w:bidi="he-IL"/>
              </w:rPr>
              <w:br/>
              <w:t>7.4.1.1.2 and Tables 7.4.1.1.2-3 and 7.4.1.1.2-4</w:t>
            </w:r>
          </w:p>
        </w:tc>
      </w:tr>
      <w:tr w:rsidR="00BC5B5F" w:rsidRPr="00883C4C" w14:paraId="0CD78286" w14:textId="77777777" w:rsidTr="00BC5B5F">
        <w:tblPrEx>
          <w:tblW w:w="9712" w:type="dxa"/>
          <w:tblLook w:val="0600" w:firstRow="0" w:lastRow="0" w:firstColumn="0" w:lastColumn="0" w:noHBand="1" w:noVBand="1"/>
          <w:tblPrExChange w:id="985" w:author="Author">
            <w:tblPrEx>
              <w:tblW w:w="9712" w:type="dxa"/>
              <w:tblLook w:val="0600" w:firstRow="0" w:lastRow="0" w:firstColumn="0" w:lastColumn="0" w:noHBand="1" w:noVBand="1"/>
            </w:tblPrEx>
          </w:tblPrExChange>
        </w:tblPrEx>
        <w:trPr>
          <w:trHeight w:val="600"/>
          <w:trPrChange w:id="986" w:author="Author">
            <w:trPr>
              <w:trHeight w:val="600"/>
            </w:trPr>
          </w:trPrChange>
        </w:trPr>
        <w:tc>
          <w:tcPr>
            <w:tcW w:w="0" w:type="dxa"/>
            <w:vMerge/>
            <w:hideMark/>
            <w:tcPrChange w:id="987" w:author="Author">
              <w:tcPr>
                <w:tcW w:w="459" w:type="dxa"/>
                <w:vMerge/>
                <w:hideMark/>
              </w:tcPr>
            </w:tcPrChange>
          </w:tcPr>
          <w:p w14:paraId="21902B26" w14:textId="77777777" w:rsidR="00BC5B5F" w:rsidRPr="00A84D4D" w:rsidRDefault="00BC5B5F" w:rsidP="00BC5B5F">
            <w:pPr>
              <w:pStyle w:val="Normalnospace"/>
              <w:rPr>
                <w:rFonts w:asciiTheme="majorBidi" w:hAnsiTheme="majorBidi" w:cstheme="majorBidi"/>
                <w:lang w:eastAsia="zh-CN" w:bidi="he-IL"/>
              </w:rPr>
            </w:pPr>
          </w:p>
        </w:tc>
        <w:tc>
          <w:tcPr>
            <w:tcW w:w="0" w:type="dxa"/>
            <w:noWrap/>
            <w:tcPrChange w:id="988" w:author="Author">
              <w:tcPr>
                <w:tcW w:w="2687" w:type="dxa"/>
                <w:noWrap/>
              </w:tcPr>
            </w:tcPrChange>
          </w:tcPr>
          <w:p w14:paraId="32D42267" w14:textId="7F14BD38" w:rsidR="00BC5B5F" w:rsidRPr="00A84D4D" w:rsidRDefault="00BC5B5F" w:rsidP="00BC5B5F">
            <w:pPr>
              <w:pStyle w:val="Normalnospace"/>
              <w:rPr>
                <w:rFonts w:asciiTheme="majorBidi" w:hAnsiTheme="majorBidi" w:cstheme="majorBidi"/>
                <w:lang w:eastAsia="zh-CN" w:bidi="he-IL"/>
              </w:rPr>
            </w:pPr>
            <w:del w:id="989" w:author="Author">
              <w:r w:rsidRPr="00A84D4D" w:rsidDel="00BC5B5F">
                <w:rPr>
                  <w:rFonts w:asciiTheme="majorBidi" w:hAnsiTheme="majorBidi" w:cstheme="majorBidi"/>
                  <w:lang w:eastAsia="zh-CN" w:bidi="he-IL"/>
                </w:rPr>
                <w:delText xml:space="preserve">configuration  type </w:delText>
              </w:r>
            </w:del>
          </w:p>
        </w:tc>
        <w:tc>
          <w:tcPr>
            <w:tcW w:w="0" w:type="dxa"/>
            <w:tcPrChange w:id="990" w:author="Author">
              <w:tcPr>
                <w:tcW w:w="2876" w:type="dxa"/>
              </w:tcPr>
            </w:tcPrChange>
          </w:tcPr>
          <w:p w14:paraId="0F389BD8" w14:textId="06E7A0E9" w:rsidR="00BC5B5F" w:rsidRPr="00A84D4D" w:rsidRDefault="00BC5B5F" w:rsidP="00BC5B5F">
            <w:pPr>
              <w:pStyle w:val="Normalnospace"/>
              <w:rPr>
                <w:rFonts w:asciiTheme="majorBidi" w:hAnsiTheme="majorBidi" w:cstheme="majorBidi"/>
                <w:lang w:eastAsia="zh-CN" w:bidi="he-IL"/>
              </w:rPr>
            </w:pPr>
            <w:del w:id="991" w:author="Author">
              <w:r w:rsidRPr="00A84D4D" w:rsidDel="00BC5B5F">
                <w:rPr>
                  <w:rFonts w:asciiTheme="majorBidi" w:hAnsiTheme="majorBidi" w:cstheme="majorBidi"/>
                  <w:lang w:eastAsia="zh-CN" w:bidi="he-IL"/>
                </w:rPr>
                <w:delText xml:space="preserve">DMRS configuration time </w:delText>
              </w:r>
            </w:del>
            <w:ins w:id="992" w:author="Author">
              <w:del w:id="993" w:author="Author">
                <w:r w:rsidRPr="00A84D4D" w:rsidDel="00BC5B5F">
                  <w:rPr>
                    <w:rFonts w:asciiTheme="majorBidi" w:hAnsiTheme="majorBidi" w:cstheme="majorBidi"/>
                    <w:lang w:eastAsia="zh-CN" w:bidi="he-IL"/>
                  </w:rPr>
                  <w:delText>t</w:delText>
                </w:r>
                <w:r w:rsidDel="00BC5B5F">
                  <w:rPr>
                    <w:rFonts w:asciiTheme="majorBidi" w:hAnsiTheme="majorBidi" w:cstheme="majorBidi"/>
                    <w:lang w:eastAsia="zh-CN" w:bidi="he-IL"/>
                  </w:rPr>
                  <w:delText>yp</w:delText>
                </w:r>
                <w:r w:rsidRPr="00A84D4D" w:rsidDel="00BC5B5F">
                  <w:rPr>
                    <w:rFonts w:asciiTheme="majorBidi" w:hAnsiTheme="majorBidi" w:cstheme="majorBidi"/>
                    <w:lang w:eastAsia="zh-CN" w:bidi="he-IL"/>
                  </w:rPr>
                  <w:delText xml:space="preserve">e </w:delText>
                </w:r>
              </w:del>
            </w:ins>
            <w:del w:id="994" w:author="Author">
              <w:r w:rsidRPr="00A84D4D" w:rsidDel="00BC5B5F">
                <w:rPr>
                  <w:rFonts w:asciiTheme="majorBidi" w:hAnsiTheme="majorBidi" w:cstheme="majorBidi"/>
                  <w:lang w:eastAsia="zh-CN" w:bidi="he-IL"/>
                </w:rPr>
                <w:delText>controls port to CDM group correspondence</w:delText>
              </w:r>
            </w:del>
          </w:p>
        </w:tc>
        <w:tc>
          <w:tcPr>
            <w:tcW w:w="0" w:type="dxa"/>
            <w:tcPrChange w:id="995" w:author="Author">
              <w:tcPr>
                <w:tcW w:w="3690" w:type="dxa"/>
              </w:tcPr>
            </w:tcPrChange>
          </w:tcPr>
          <w:p w14:paraId="09BF5975" w14:textId="599B7354" w:rsidR="00BC5B5F" w:rsidRPr="00A84D4D" w:rsidRDefault="00BC5B5F" w:rsidP="00BC5B5F">
            <w:pPr>
              <w:pStyle w:val="Normalnospace"/>
              <w:rPr>
                <w:rFonts w:asciiTheme="majorBidi" w:hAnsiTheme="majorBidi" w:cstheme="majorBidi"/>
                <w:lang w:eastAsia="zh-CN" w:bidi="he-IL"/>
              </w:rPr>
            </w:pPr>
            <w:del w:id="996" w:author="Author">
              <w:r w:rsidRPr="00A84D4D" w:rsidDel="00BC5B5F">
                <w:rPr>
                  <w:rFonts w:asciiTheme="majorBidi" w:hAnsiTheme="majorBidi" w:cstheme="majorBidi"/>
                  <w:lang w:eastAsia="zh-CN" w:bidi="he-IL"/>
                </w:rPr>
                <w:delText>3GPP TS 38.211, sec 7.4.1.1.2</w:delText>
              </w:r>
            </w:del>
          </w:p>
        </w:tc>
      </w:tr>
      <w:tr w:rsidR="00BC5B5F" w:rsidRPr="00883C4C" w14:paraId="3FE71ED2" w14:textId="77777777" w:rsidTr="008165A3">
        <w:trPr>
          <w:trHeight w:val="900"/>
        </w:trPr>
        <w:tc>
          <w:tcPr>
            <w:tcW w:w="459" w:type="dxa"/>
            <w:vMerge/>
            <w:hideMark/>
          </w:tcPr>
          <w:p w14:paraId="42B6F7D1" w14:textId="77777777" w:rsidR="00BC5B5F" w:rsidRPr="00A84D4D" w:rsidRDefault="00BC5B5F" w:rsidP="00BC5B5F">
            <w:pPr>
              <w:pStyle w:val="Normalnospace"/>
              <w:rPr>
                <w:rFonts w:asciiTheme="majorBidi" w:hAnsiTheme="majorBidi" w:cstheme="majorBidi"/>
                <w:lang w:eastAsia="zh-CN" w:bidi="he-IL"/>
              </w:rPr>
            </w:pPr>
          </w:p>
        </w:tc>
        <w:tc>
          <w:tcPr>
            <w:tcW w:w="2687" w:type="dxa"/>
            <w:noWrap/>
            <w:hideMark/>
          </w:tcPr>
          <w:p w14:paraId="004DDC0E" w14:textId="77777777" w:rsidR="00BC5B5F" w:rsidRPr="00A84D4D" w:rsidRDefault="00BC5B5F" w:rsidP="00BC5B5F">
            <w:pPr>
              <w:pStyle w:val="Normalnospace"/>
              <w:rPr>
                <w:rFonts w:asciiTheme="majorBidi" w:hAnsiTheme="majorBidi" w:cstheme="majorBidi"/>
                <w:lang w:eastAsia="zh-CN" w:bidi="he-IL"/>
              </w:rPr>
            </w:pPr>
            <w:r w:rsidRPr="00A84D4D">
              <w:rPr>
                <w:rFonts w:asciiTheme="majorBidi" w:hAnsiTheme="majorBidi" w:cstheme="majorBidi"/>
                <w:lang w:eastAsia="zh-CN" w:bidi="he-IL"/>
              </w:rPr>
              <w:t>DMRS ports (per layer)</w:t>
            </w:r>
          </w:p>
        </w:tc>
        <w:tc>
          <w:tcPr>
            <w:tcW w:w="2876" w:type="dxa"/>
            <w:hideMark/>
          </w:tcPr>
          <w:p w14:paraId="45FFB15E" w14:textId="77777777" w:rsidR="00BC5B5F" w:rsidRPr="00A84D4D" w:rsidRDefault="00BC5B5F" w:rsidP="00BC5B5F">
            <w:pPr>
              <w:pStyle w:val="Normalnospace"/>
              <w:rPr>
                <w:rFonts w:asciiTheme="majorBidi" w:hAnsiTheme="majorBidi" w:cstheme="majorBidi"/>
                <w:lang w:eastAsia="zh-CN" w:bidi="he-IL"/>
              </w:rPr>
            </w:pPr>
            <w:r w:rsidRPr="00A84D4D">
              <w:rPr>
                <w:rFonts w:asciiTheme="majorBidi" w:hAnsiTheme="majorBidi" w:cstheme="majorBidi"/>
                <w:lang w:eastAsia="zh-CN" w:bidi="he-IL"/>
              </w:rPr>
              <w:t>OC weights applied to DM-RS REs, based on DM-RS CDM group and identifier for each DM-RS port.</w:t>
            </w:r>
          </w:p>
        </w:tc>
        <w:tc>
          <w:tcPr>
            <w:tcW w:w="3690" w:type="dxa"/>
            <w:noWrap/>
            <w:hideMark/>
          </w:tcPr>
          <w:p w14:paraId="7D444A66" w14:textId="77777777" w:rsidR="00BC5B5F" w:rsidRPr="00A84D4D" w:rsidRDefault="00BC5B5F" w:rsidP="00BC5B5F">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38.211, sec 7.4.1.1.2</w:t>
            </w:r>
          </w:p>
        </w:tc>
      </w:tr>
      <w:tr w:rsidR="00BC5B5F" w:rsidRPr="00883C4C" w14:paraId="0750EE03" w14:textId="77777777" w:rsidTr="008165A3">
        <w:trPr>
          <w:trHeight w:val="600"/>
        </w:trPr>
        <w:tc>
          <w:tcPr>
            <w:tcW w:w="459" w:type="dxa"/>
            <w:vMerge/>
            <w:hideMark/>
          </w:tcPr>
          <w:p w14:paraId="20962A32" w14:textId="77777777" w:rsidR="00BC5B5F" w:rsidRPr="00A84D4D" w:rsidRDefault="00BC5B5F" w:rsidP="00BC5B5F">
            <w:pPr>
              <w:pStyle w:val="Normalnospace"/>
              <w:rPr>
                <w:rFonts w:asciiTheme="majorBidi" w:hAnsiTheme="majorBidi" w:cstheme="majorBidi"/>
                <w:lang w:eastAsia="zh-CN" w:bidi="he-IL"/>
              </w:rPr>
            </w:pPr>
          </w:p>
        </w:tc>
        <w:tc>
          <w:tcPr>
            <w:tcW w:w="2687" w:type="dxa"/>
            <w:hideMark/>
          </w:tcPr>
          <w:p w14:paraId="3BDD73B7" w14:textId="77777777" w:rsidR="00BC5B5F" w:rsidRPr="00A84D4D" w:rsidRDefault="00BC5B5F" w:rsidP="00BC5B5F">
            <w:pPr>
              <w:pStyle w:val="Normalnospace"/>
              <w:rPr>
                <w:rFonts w:asciiTheme="majorBidi" w:hAnsiTheme="majorBidi" w:cstheme="majorBidi"/>
                <w:lang w:eastAsia="zh-CN" w:bidi="he-IL"/>
              </w:rPr>
            </w:pPr>
            <w:r w:rsidRPr="00A84D4D">
              <w:rPr>
                <w:rFonts w:asciiTheme="majorBidi" w:hAnsiTheme="majorBidi" w:cstheme="majorBidi"/>
                <w:lang w:eastAsia="zh-CN" w:bidi="he-IL"/>
              </w:rPr>
              <w:t>Cyclic Prefix</w:t>
            </w:r>
          </w:p>
        </w:tc>
        <w:tc>
          <w:tcPr>
            <w:tcW w:w="2876" w:type="dxa"/>
            <w:hideMark/>
          </w:tcPr>
          <w:p w14:paraId="39AD0C1F" w14:textId="77777777" w:rsidR="00BC5B5F" w:rsidRPr="00A84D4D" w:rsidRDefault="00BC5B5F" w:rsidP="00BC5B5F">
            <w:pPr>
              <w:pStyle w:val="Normalnospace"/>
              <w:rPr>
                <w:rFonts w:asciiTheme="majorBidi" w:hAnsiTheme="majorBidi" w:cstheme="majorBidi"/>
                <w:lang w:eastAsia="zh-CN" w:bidi="he-IL"/>
              </w:rPr>
            </w:pPr>
            <w:r w:rsidRPr="00A84D4D">
              <w:rPr>
                <w:rFonts w:asciiTheme="majorBidi" w:hAnsiTheme="majorBidi" w:cstheme="majorBidi"/>
                <w:lang w:eastAsia="zh-CN" w:bidi="he-IL"/>
              </w:rPr>
              <w:t>see PDSCH data tab</w:t>
            </w:r>
          </w:p>
        </w:tc>
        <w:tc>
          <w:tcPr>
            <w:tcW w:w="3690" w:type="dxa"/>
            <w:hideMark/>
          </w:tcPr>
          <w:p w14:paraId="3EB6D688" w14:textId="77777777" w:rsidR="00BC5B5F" w:rsidRPr="00A84D4D" w:rsidRDefault="00BC5B5F" w:rsidP="00BC5B5F">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38.211, sec 4.2, 5.3.1</w:t>
            </w:r>
            <w:r w:rsidRPr="00A84D4D">
              <w:rPr>
                <w:rFonts w:asciiTheme="majorBidi" w:hAnsiTheme="majorBidi" w:cstheme="majorBidi"/>
                <w:lang w:eastAsia="zh-CN" w:bidi="he-IL"/>
              </w:rPr>
              <w:br/>
              <w:t>3GPP TS 38.214, Table 5.1.2.1-1</w:t>
            </w:r>
          </w:p>
        </w:tc>
      </w:tr>
      <w:tr w:rsidR="00BC5B5F" w:rsidRPr="00883C4C" w14:paraId="702AB6BD" w14:textId="77777777" w:rsidTr="00E354A6">
        <w:trPr>
          <w:trHeight w:val="300"/>
        </w:trPr>
        <w:tc>
          <w:tcPr>
            <w:tcW w:w="9712" w:type="dxa"/>
            <w:gridSpan w:val="4"/>
            <w:shd w:val="clear" w:color="auto" w:fill="D9D9D9" w:themeFill="background1" w:themeFillShade="D9"/>
            <w:noWrap/>
            <w:hideMark/>
          </w:tcPr>
          <w:p w14:paraId="46C78AF5" w14:textId="77777777" w:rsidR="00BC5B5F" w:rsidRPr="00A84D4D" w:rsidRDefault="00BC5B5F" w:rsidP="00BC5B5F">
            <w:pPr>
              <w:pStyle w:val="Normalnospace"/>
              <w:rPr>
                <w:rFonts w:asciiTheme="majorBidi" w:hAnsiTheme="majorBidi" w:cstheme="majorBidi"/>
                <w:lang w:eastAsia="zh-CN" w:bidi="he-IL"/>
              </w:rPr>
            </w:pPr>
            <w:r w:rsidRPr="00335ADB">
              <w:rPr>
                <w:rFonts w:asciiTheme="majorBidi" w:hAnsiTheme="majorBidi" w:cstheme="majorBidi"/>
                <w:lang w:eastAsia="zh-CN" w:bidi="he-IL"/>
              </w:rPr>
              <w:t>Power Offset</w:t>
            </w:r>
          </w:p>
        </w:tc>
      </w:tr>
      <w:tr w:rsidR="00BC5B5F" w:rsidRPr="00883C4C" w14:paraId="1D5DCC2A" w14:textId="77777777" w:rsidTr="008165A3">
        <w:trPr>
          <w:trHeight w:val="900"/>
        </w:trPr>
        <w:tc>
          <w:tcPr>
            <w:tcW w:w="3146" w:type="dxa"/>
            <w:gridSpan w:val="2"/>
            <w:noWrap/>
            <w:hideMark/>
          </w:tcPr>
          <w:p w14:paraId="31B1536B" w14:textId="77777777" w:rsidR="00BC5B5F" w:rsidRPr="00A84D4D" w:rsidRDefault="00BC5B5F" w:rsidP="00BC5B5F">
            <w:pPr>
              <w:pStyle w:val="Normalnospace"/>
              <w:rPr>
                <w:rFonts w:asciiTheme="majorBidi" w:hAnsiTheme="majorBidi" w:cstheme="majorBidi"/>
                <w:lang w:eastAsia="zh-CN" w:bidi="he-IL"/>
              </w:rPr>
            </w:pPr>
            <w:r w:rsidRPr="00A84D4D">
              <w:rPr>
                <w:rFonts w:asciiTheme="majorBidi" w:hAnsiTheme="majorBidi" w:cstheme="majorBidi"/>
                <w:lang w:eastAsia="zh-CN" w:bidi="he-IL"/>
              </w:rPr>
              <w:t xml:space="preserve">[Power offset </w:t>
            </w:r>
            <w:proofErr w:type="spellStart"/>
            <w:r w:rsidRPr="00A84D4D">
              <w:rPr>
                <w:rFonts w:asciiTheme="majorBidi" w:hAnsiTheme="majorBidi" w:cstheme="majorBidi"/>
                <w:lang w:eastAsia="zh-CN" w:bidi="he-IL"/>
              </w:rPr>
              <w:t>w.r.t.</w:t>
            </w:r>
            <w:proofErr w:type="spellEnd"/>
            <w:r w:rsidRPr="00A84D4D">
              <w:rPr>
                <w:rFonts w:asciiTheme="majorBidi" w:hAnsiTheme="majorBidi" w:cstheme="majorBidi"/>
                <w:lang w:eastAsia="zh-CN" w:bidi="he-IL"/>
              </w:rPr>
              <w:t xml:space="preserve"> SSS]</w:t>
            </w:r>
          </w:p>
        </w:tc>
        <w:tc>
          <w:tcPr>
            <w:tcW w:w="2876" w:type="dxa"/>
            <w:hideMark/>
          </w:tcPr>
          <w:p w14:paraId="7AD9F2EE" w14:textId="77777777" w:rsidR="00BC5B5F" w:rsidRPr="00A84D4D" w:rsidRDefault="00BC5B5F" w:rsidP="00BC5B5F">
            <w:pPr>
              <w:pStyle w:val="Normalnospace"/>
              <w:rPr>
                <w:rFonts w:asciiTheme="majorBidi" w:hAnsiTheme="majorBidi" w:cstheme="majorBidi"/>
                <w:lang w:eastAsia="zh-CN" w:bidi="he-IL"/>
              </w:rPr>
            </w:pPr>
            <w:r w:rsidRPr="00A84D4D">
              <w:rPr>
                <w:rFonts w:asciiTheme="majorBidi" w:hAnsiTheme="majorBidi" w:cstheme="majorBidi"/>
                <w:lang w:eastAsia="zh-CN" w:bidi="he-IL"/>
              </w:rPr>
              <w:t>power offset with respect to SSS</w:t>
            </w:r>
          </w:p>
        </w:tc>
        <w:tc>
          <w:tcPr>
            <w:tcW w:w="3690" w:type="dxa"/>
            <w:hideMark/>
          </w:tcPr>
          <w:p w14:paraId="1649841B" w14:textId="77777777" w:rsidR="00BC5B5F" w:rsidRPr="00A84D4D" w:rsidRDefault="00BC5B5F" w:rsidP="00BC5B5F">
            <w:pPr>
              <w:pStyle w:val="Normalnospace"/>
              <w:rPr>
                <w:rFonts w:asciiTheme="majorBidi" w:hAnsiTheme="majorBidi" w:cstheme="majorBidi"/>
                <w:lang w:eastAsia="zh-CN" w:bidi="he-IL"/>
              </w:rPr>
            </w:pPr>
            <w:r w:rsidRPr="00A84D4D">
              <w:rPr>
                <w:rFonts w:asciiTheme="majorBidi" w:hAnsiTheme="majorBidi" w:cstheme="majorBidi"/>
                <w:lang w:eastAsia="zh-CN" w:bidi="he-IL"/>
              </w:rPr>
              <w:t>3GPP TS 38.214, sec 5.2.2.3.1</w:t>
            </w:r>
            <w:r w:rsidRPr="00A84D4D">
              <w:rPr>
                <w:rFonts w:asciiTheme="majorBidi" w:hAnsiTheme="majorBidi" w:cstheme="majorBidi"/>
                <w:lang w:eastAsia="zh-CN" w:bidi="he-IL"/>
              </w:rPr>
              <w:br/>
              <w:t>3GPP TS 38.214, sec 4.1</w:t>
            </w:r>
            <w:r w:rsidRPr="00A84D4D">
              <w:rPr>
                <w:rFonts w:asciiTheme="majorBidi" w:hAnsiTheme="majorBidi" w:cstheme="majorBidi"/>
                <w:lang w:eastAsia="zh-CN" w:bidi="he-IL"/>
              </w:rPr>
              <w:br/>
              <w:t>3GPP TS 38.213, sec 4.1</w:t>
            </w:r>
          </w:p>
        </w:tc>
      </w:tr>
    </w:tbl>
    <w:p w14:paraId="326E1E42" w14:textId="77777777" w:rsidR="00C27770" w:rsidRDefault="00C27770" w:rsidP="00C27770"/>
    <w:p w14:paraId="458B89E4" w14:textId="77777777" w:rsidR="00C27770" w:rsidRPr="00A84D4D" w:rsidRDefault="00C27770" w:rsidP="00C27770">
      <w:pPr>
        <w:pStyle w:val="Heading5"/>
        <w:rPr>
          <w:b/>
          <w:bCs/>
        </w:rPr>
      </w:pPr>
      <w:r w:rsidRPr="00A84D4D">
        <w:rPr>
          <w:b/>
          <w:bCs/>
        </w:rPr>
        <w:lastRenderedPageBreak/>
        <w:t>PDSCH PT-RS Parameters</w:t>
      </w:r>
    </w:p>
    <w:p w14:paraId="1535C759" w14:textId="77777777" w:rsidR="00C27770" w:rsidRDefault="00C27770" w:rsidP="00C27770">
      <w:pPr>
        <w:pStyle w:val="Caption"/>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Pr>
          <w:noProof/>
        </w:rPr>
        <w:t>4</w:t>
      </w:r>
      <w:r w:rsidR="001E481C">
        <w:rPr>
          <w:noProof/>
        </w:rPr>
        <w:fldChar w:fldCharType="end"/>
      </w:r>
      <w:r>
        <w:t xml:space="preserve"> PDSCH PR-RS Parameters</w:t>
      </w:r>
    </w:p>
    <w:tbl>
      <w:tblPr>
        <w:tblStyle w:val="TableGrid8"/>
        <w:tblW w:w="9712" w:type="dxa"/>
        <w:tblLook w:val="0600" w:firstRow="0" w:lastRow="0" w:firstColumn="0" w:lastColumn="0" w:noHBand="1" w:noVBand="1"/>
      </w:tblPr>
      <w:tblGrid>
        <w:gridCol w:w="760"/>
        <w:gridCol w:w="2039"/>
        <w:gridCol w:w="2528"/>
        <w:gridCol w:w="4385"/>
      </w:tblGrid>
      <w:tr w:rsidR="00C27770" w:rsidRPr="000E6A89" w14:paraId="5AC7ABDD" w14:textId="77777777" w:rsidTr="008165A3">
        <w:trPr>
          <w:trHeight w:val="630"/>
        </w:trPr>
        <w:tc>
          <w:tcPr>
            <w:tcW w:w="2799" w:type="dxa"/>
            <w:gridSpan w:val="2"/>
            <w:noWrap/>
            <w:hideMark/>
          </w:tcPr>
          <w:p w14:paraId="4B2D5ACD" w14:textId="77777777" w:rsidR="00C27770" w:rsidRPr="00A84D4D" w:rsidRDefault="00C27770" w:rsidP="008165A3">
            <w:pPr>
              <w:rPr>
                <w:rFonts w:asciiTheme="majorBidi" w:hAnsiTheme="majorBidi" w:cstheme="majorBidi"/>
                <w:lang w:eastAsia="zh-CN" w:bidi="he-IL"/>
              </w:rPr>
            </w:pPr>
            <w:r>
              <w:rPr>
                <w:rFonts w:asciiTheme="majorBidi" w:hAnsiTheme="majorBidi" w:cstheme="majorBidi"/>
                <w:lang w:eastAsia="zh-CN" w:bidi="he-IL"/>
              </w:rPr>
              <w:t>AF parameters</w:t>
            </w:r>
          </w:p>
        </w:tc>
        <w:tc>
          <w:tcPr>
            <w:tcW w:w="2528" w:type="dxa"/>
            <w:hideMark/>
          </w:tcPr>
          <w:p w14:paraId="2601508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Short summary (mostly from 3GPP)</w:t>
            </w:r>
          </w:p>
        </w:tc>
        <w:tc>
          <w:tcPr>
            <w:tcW w:w="4385" w:type="dxa"/>
            <w:noWrap/>
            <w:hideMark/>
          </w:tcPr>
          <w:p w14:paraId="1B7B0DA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Spec Reference</w:t>
            </w:r>
          </w:p>
        </w:tc>
      </w:tr>
      <w:tr w:rsidR="00C27770" w:rsidRPr="000E6A89" w14:paraId="14426529" w14:textId="77777777" w:rsidTr="008165A3">
        <w:trPr>
          <w:trHeight w:val="300"/>
        </w:trPr>
        <w:tc>
          <w:tcPr>
            <w:tcW w:w="0" w:type="dxa"/>
            <w:gridSpan w:val="4"/>
            <w:shd w:val="clear" w:color="auto" w:fill="D9D9D9" w:themeFill="background1" w:themeFillShade="D9"/>
            <w:noWrap/>
            <w:hideMark/>
          </w:tcPr>
          <w:p w14:paraId="39192237" w14:textId="77777777" w:rsidR="00C27770" w:rsidRPr="00A84D4D" w:rsidRDefault="00C27770" w:rsidP="008165A3">
            <w:pPr>
              <w:rPr>
                <w:rFonts w:asciiTheme="majorBidi" w:hAnsiTheme="majorBidi" w:cstheme="majorBidi"/>
                <w:lang w:eastAsia="zh-CN" w:bidi="he-IL"/>
              </w:rPr>
            </w:pPr>
            <w:r w:rsidRPr="0060758D">
              <w:rPr>
                <w:rFonts w:asciiTheme="majorBidi" w:hAnsiTheme="majorBidi" w:cstheme="majorBidi"/>
                <w:lang w:eastAsia="zh-CN" w:bidi="he-IL"/>
              </w:rPr>
              <w:t>Sequence Generation</w:t>
            </w:r>
          </w:p>
        </w:tc>
      </w:tr>
      <w:tr w:rsidR="00C27770" w:rsidRPr="000E6A89" w14:paraId="59708BC8" w14:textId="77777777" w:rsidTr="008165A3">
        <w:trPr>
          <w:trHeight w:val="1200"/>
        </w:trPr>
        <w:tc>
          <w:tcPr>
            <w:tcW w:w="2799" w:type="dxa"/>
            <w:gridSpan w:val="2"/>
            <w:noWrap/>
            <w:hideMark/>
          </w:tcPr>
          <w:p w14:paraId="522F8CD1" w14:textId="77777777" w:rsidR="00C27770" w:rsidRPr="00A84D4D" w:rsidRDefault="00C27770" w:rsidP="008165A3">
            <w:pPr>
              <w:rPr>
                <w:rFonts w:asciiTheme="majorBidi" w:hAnsiTheme="majorBidi" w:cstheme="majorBidi"/>
                <w:lang w:eastAsia="zh-CN" w:bidi="he-IL"/>
              </w:rPr>
            </w:pPr>
            <w:proofErr w:type="spellStart"/>
            <w:r w:rsidRPr="00A84D4D">
              <w:rPr>
                <w:rFonts w:asciiTheme="majorBidi" w:hAnsiTheme="majorBidi" w:cstheme="majorBidi"/>
                <w:lang w:eastAsia="zh-CN" w:bidi="he-IL"/>
              </w:rPr>
              <w:t>dmrs</w:t>
            </w:r>
            <w:proofErr w:type="spellEnd"/>
            <w:r w:rsidRPr="00A84D4D">
              <w:rPr>
                <w:rFonts w:asciiTheme="majorBidi" w:hAnsiTheme="majorBidi" w:cstheme="majorBidi"/>
                <w:lang w:eastAsia="zh-CN" w:bidi="he-IL"/>
              </w:rPr>
              <w:t xml:space="preserve"> Port(s)</w:t>
            </w:r>
          </w:p>
        </w:tc>
        <w:tc>
          <w:tcPr>
            <w:tcW w:w="2528" w:type="dxa"/>
            <w:hideMark/>
          </w:tcPr>
          <w:p w14:paraId="053A0D3D"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DMRS port associated with the PT-RS port according to clause </w:t>
            </w:r>
            <w:r w:rsidRPr="00A84D4D">
              <w:rPr>
                <w:rFonts w:asciiTheme="majorBidi" w:hAnsiTheme="majorBidi" w:cstheme="majorBidi"/>
                <w:lang w:eastAsia="zh-CN" w:bidi="he-IL"/>
              </w:rPr>
              <w:br/>
              <w:t xml:space="preserve">5.1.6.3 in [6, TS 38.214]. Can be two ports, for </w:t>
            </w:r>
            <w:proofErr w:type="spellStart"/>
            <w:r w:rsidRPr="00A84D4D">
              <w:rPr>
                <w:rFonts w:asciiTheme="majorBidi" w:hAnsiTheme="majorBidi" w:cstheme="majorBidi"/>
                <w:lang w:eastAsia="zh-CN" w:bidi="he-IL"/>
              </w:rPr>
              <w:t>mTRP</w:t>
            </w:r>
            <w:proofErr w:type="spellEnd"/>
          </w:p>
        </w:tc>
        <w:tc>
          <w:tcPr>
            <w:tcW w:w="4385" w:type="dxa"/>
            <w:hideMark/>
          </w:tcPr>
          <w:p w14:paraId="1F1A9270"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7.4.1.2.1</w:t>
            </w:r>
          </w:p>
        </w:tc>
      </w:tr>
      <w:tr w:rsidR="00C27770" w:rsidRPr="000E6A89" w14:paraId="5C31EBA6" w14:textId="77777777" w:rsidTr="008165A3">
        <w:trPr>
          <w:trHeight w:val="300"/>
        </w:trPr>
        <w:tc>
          <w:tcPr>
            <w:tcW w:w="0" w:type="dxa"/>
            <w:gridSpan w:val="4"/>
            <w:shd w:val="clear" w:color="auto" w:fill="D9D9D9" w:themeFill="background1" w:themeFillShade="D9"/>
            <w:noWrap/>
            <w:hideMark/>
          </w:tcPr>
          <w:p w14:paraId="4DAF613B" w14:textId="77777777" w:rsidR="00C27770" w:rsidRPr="00A84D4D" w:rsidRDefault="00C27770" w:rsidP="008165A3">
            <w:pPr>
              <w:rPr>
                <w:rFonts w:asciiTheme="majorBidi" w:hAnsiTheme="majorBidi" w:cstheme="majorBidi"/>
                <w:lang w:eastAsia="zh-CN" w:bidi="he-IL"/>
              </w:rPr>
            </w:pPr>
            <w:r w:rsidRPr="00B11A48">
              <w:rPr>
                <w:rFonts w:asciiTheme="majorBidi" w:hAnsiTheme="majorBidi" w:cstheme="majorBidi"/>
                <w:lang w:eastAsia="zh-CN" w:bidi="he-IL"/>
              </w:rPr>
              <w:t>Layer Mapping</w:t>
            </w:r>
          </w:p>
        </w:tc>
      </w:tr>
      <w:tr w:rsidR="00C27770" w:rsidRPr="000E6A89" w14:paraId="0FB8A4F0" w14:textId="77777777" w:rsidTr="008165A3">
        <w:trPr>
          <w:trHeight w:val="1200"/>
        </w:trPr>
        <w:tc>
          <w:tcPr>
            <w:tcW w:w="2799" w:type="dxa"/>
            <w:gridSpan w:val="2"/>
            <w:noWrap/>
            <w:hideMark/>
          </w:tcPr>
          <w:p w14:paraId="022A29A2" w14:textId="77777777" w:rsidR="00C27770" w:rsidRPr="00A84D4D" w:rsidRDefault="00C27770" w:rsidP="008165A3">
            <w:pPr>
              <w:rPr>
                <w:rFonts w:asciiTheme="majorBidi" w:hAnsiTheme="majorBidi" w:cstheme="majorBidi"/>
                <w:lang w:eastAsia="zh-CN" w:bidi="he-IL"/>
              </w:rPr>
            </w:pPr>
            <w:proofErr w:type="spellStart"/>
            <w:r w:rsidRPr="00A84D4D">
              <w:rPr>
                <w:rFonts w:asciiTheme="majorBidi" w:hAnsiTheme="majorBidi" w:cstheme="majorBidi"/>
                <w:lang w:eastAsia="zh-CN" w:bidi="he-IL"/>
              </w:rPr>
              <w:t>dmrs</w:t>
            </w:r>
            <w:proofErr w:type="spellEnd"/>
            <w:r w:rsidRPr="00A84D4D">
              <w:rPr>
                <w:rFonts w:asciiTheme="majorBidi" w:hAnsiTheme="majorBidi" w:cstheme="majorBidi"/>
                <w:lang w:eastAsia="zh-CN" w:bidi="he-IL"/>
              </w:rPr>
              <w:t xml:space="preserve"> Port(s)</w:t>
            </w:r>
          </w:p>
        </w:tc>
        <w:tc>
          <w:tcPr>
            <w:tcW w:w="2528" w:type="dxa"/>
            <w:hideMark/>
          </w:tcPr>
          <w:p w14:paraId="268BD5A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DMRS port associated with the PT-RS port according to clause </w:t>
            </w:r>
            <w:r w:rsidRPr="00A84D4D">
              <w:rPr>
                <w:rFonts w:asciiTheme="majorBidi" w:hAnsiTheme="majorBidi" w:cstheme="majorBidi"/>
                <w:lang w:eastAsia="zh-CN" w:bidi="he-IL"/>
              </w:rPr>
              <w:br/>
              <w:t xml:space="preserve">5.1.6.3 in [6, TS 38.214]. Can be two ports, for </w:t>
            </w:r>
            <w:proofErr w:type="spellStart"/>
            <w:r w:rsidRPr="00A84D4D">
              <w:rPr>
                <w:rFonts w:asciiTheme="majorBidi" w:hAnsiTheme="majorBidi" w:cstheme="majorBidi"/>
                <w:lang w:eastAsia="zh-CN" w:bidi="he-IL"/>
              </w:rPr>
              <w:t>mTRP</w:t>
            </w:r>
            <w:proofErr w:type="spellEnd"/>
          </w:p>
        </w:tc>
        <w:tc>
          <w:tcPr>
            <w:tcW w:w="4385" w:type="dxa"/>
            <w:hideMark/>
          </w:tcPr>
          <w:p w14:paraId="5D909BD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7.4.1.2.2</w:t>
            </w:r>
            <w:r w:rsidRPr="00A84D4D">
              <w:rPr>
                <w:rFonts w:asciiTheme="majorBidi" w:hAnsiTheme="majorBidi" w:cstheme="majorBidi"/>
                <w:lang w:eastAsia="zh-CN" w:bidi="he-IL"/>
              </w:rPr>
              <w:br/>
              <w:t>3GPP TS 38.214, sec 5.1.6.3</w:t>
            </w:r>
          </w:p>
        </w:tc>
      </w:tr>
      <w:tr w:rsidR="00C27770" w:rsidRPr="000E6A89" w14:paraId="3B44E41C" w14:textId="77777777" w:rsidTr="008165A3">
        <w:trPr>
          <w:trHeight w:val="300"/>
        </w:trPr>
        <w:tc>
          <w:tcPr>
            <w:tcW w:w="0" w:type="dxa"/>
            <w:gridSpan w:val="4"/>
            <w:shd w:val="clear" w:color="auto" w:fill="D9D9D9" w:themeFill="background1" w:themeFillShade="D9"/>
            <w:noWrap/>
            <w:hideMark/>
          </w:tcPr>
          <w:p w14:paraId="399C4662" w14:textId="77777777" w:rsidR="00C27770" w:rsidRPr="00A84D4D" w:rsidRDefault="00C27770" w:rsidP="008165A3">
            <w:pPr>
              <w:rPr>
                <w:rFonts w:asciiTheme="majorBidi" w:hAnsiTheme="majorBidi" w:cstheme="majorBidi"/>
                <w:lang w:eastAsia="zh-CN" w:bidi="he-IL"/>
              </w:rPr>
            </w:pPr>
            <w:r w:rsidRPr="00B11A48">
              <w:rPr>
                <w:rFonts w:asciiTheme="majorBidi" w:hAnsiTheme="majorBidi" w:cstheme="majorBidi"/>
                <w:lang w:eastAsia="zh-CN" w:bidi="he-IL"/>
              </w:rPr>
              <w:t>Modulation</w:t>
            </w:r>
          </w:p>
        </w:tc>
      </w:tr>
      <w:tr w:rsidR="00C27770" w:rsidRPr="000E6A89" w14:paraId="53B7BBE6" w14:textId="77777777" w:rsidTr="008165A3">
        <w:trPr>
          <w:trHeight w:val="600"/>
        </w:trPr>
        <w:tc>
          <w:tcPr>
            <w:tcW w:w="2799" w:type="dxa"/>
            <w:gridSpan w:val="2"/>
            <w:noWrap/>
            <w:hideMark/>
          </w:tcPr>
          <w:p w14:paraId="5CEFDD1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&lt;acceleration based on hard-coded values&gt;</w:t>
            </w:r>
          </w:p>
        </w:tc>
        <w:tc>
          <w:tcPr>
            <w:tcW w:w="2528" w:type="dxa"/>
            <w:hideMark/>
          </w:tcPr>
          <w:p w14:paraId="790189CD"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PDSCH PTRS uses QPSK modulation, like PDSCH DMRS</w:t>
            </w:r>
          </w:p>
        </w:tc>
        <w:tc>
          <w:tcPr>
            <w:tcW w:w="4385" w:type="dxa"/>
            <w:hideMark/>
          </w:tcPr>
          <w:p w14:paraId="4B10847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7.4.1.1.1</w:t>
            </w:r>
          </w:p>
        </w:tc>
      </w:tr>
      <w:tr w:rsidR="00C27770" w:rsidRPr="000E6A89" w14:paraId="69F32E36" w14:textId="77777777" w:rsidTr="008165A3">
        <w:trPr>
          <w:trHeight w:val="300"/>
        </w:trPr>
        <w:tc>
          <w:tcPr>
            <w:tcW w:w="0" w:type="dxa"/>
            <w:gridSpan w:val="4"/>
            <w:shd w:val="clear" w:color="auto" w:fill="D9D9D9" w:themeFill="background1" w:themeFillShade="D9"/>
            <w:noWrap/>
            <w:hideMark/>
          </w:tcPr>
          <w:p w14:paraId="4AB0567F" w14:textId="77777777" w:rsidR="00C27770" w:rsidRPr="00A84D4D" w:rsidRDefault="00C27770" w:rsidP="008165A3">
            <w:pPr>
              <w:rPr>
                <w:rFonts w:asciiTheme="majorBidi" w:hAnsiTheme="majorBidi" w:cstheme="majorBidi"/>
                <w:lang w:eastAsia="zh-CN" w:bidi="he-IL"/>
              </w:rPr>
            </w:pPr>
            <w:r w:rsidRPr="001E560B">
              <w:rPr>
                <w:rFonts w:asciiTheme="majorBidi" w:hAnsiTheme="majorBidi" w:cstheme="majorBidi"/>
                <w:lang w:eastAsia="zh-CN" w:bidi="he-IL"/>
              </w:rPr>
              <w:t>Precoding</w:t>
            </w:r>
          </w:p>
        </w:tc>
      </w:tr>
      <w:tr w:rsidR="00C27770" w:rsidRPr="000E6A89" w14:paraId="494ED7E9" w14:textId="77777777" w:rsidTr="008165A3">
        <w:trPr>
          <w:trHeight w:val="300"/>
        </w:trPr>
        <w:tc>
          <w:tcPr>
            <w:tcW w:w="2799" w:type="dxa"/>
            <w:gridSpan w:val="2"/>
            <w:noWrap/>
            <w:hideMark/>
          </w:tcPr>
          <w:p w14:paraId="3140B2E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same as the associated </w:t>
            </w:r>
            <w:proofErr w:type="spellStart"/>
            <w:r w:rsidRPr="00A84D4D">
              <w:rPr>
                <w:rFonts w:asciiTheme="majorBidi" w:hAnsiTheme="majorBidi" w:cstheme="majorBidi"/>
                <w:lang w:eastAsia="zh-CN" w:bidi="he-IL"/>
              </w:rPr>
              <w:t>dmrs</w:t>
            </w:r>
            <w:proofErr w:type="spellEnd"/>
            <w:r w:rsidRPr="00A84D4D">
              <w:rPr>
                <w:rFonts w:asciiTheme="majorBidi" w:hAnsiTheme="majorBidi" w:cstheme="majorBidi"/>
                <w:lang w:eastAsia="zh-CN" w:bidi="he-IL"/>
              </w:rPr>
              <w:t xml:space="preserve"> Port(s)</w:t>
            </w:r>
          </w:p>
        </w:tc>
        <w:tc>
          <w:tcPr>
            <w:tcW w:w="2528" w:type="dxa"/>
            <w:hideMark/>
          </w:tcPr>
          <w:p w14:paraId="1A1CD164" w14:textId="77777777" w:rsidR="00C27770" w:rsidRPr="00A84D4D" w:rsidRDefault="00C27770" w:rsidP="008165A3">
            <w:pPr>
              <w:rPr>
                <w:rFonts w:asciiTheme="majorBidi" w:hAnsiTheme="majorBidi" w:cstheme="majorBidi"/>
                <w:lang w:eastAsia="zh-CN" w:bidi="he-IL"/>
              </w:rPr>
            </w:pPr>
          </w:p>
        </w:tc>
        <w:tc>
          <w:tcPr>
            <w:tcW w:w="4385" w:type="dxa"/>
            <w:noWrap/>
            <w:hideMark/>
          </w:tcPr>
          <w:p w14:paraId="5E99B202" w14:textId="77777777" w:rsidR="00C27770" w:rsidRPr="00A84D4D" w:rsidRDefault="00C27770" w:rsidP="008165A3">
            <w:pPr>
              <w:rPr>
                <w:rFonts w:asciiTheme="majorBidi" w:hAnsiTheme="majorBidi" w:cstheme="majorBidi"/>
                <w:lang w:eastAsia="zh-CN" w:bidi="he-IL"/>
              </w:rPr>
            </w:pPr>
          </w:p>
        </w:tc>
      </w:tr>
      <w:tr w:rsidR="00C27770" w:rsidRPr="000E6A89" w14:paraId="3CD4E502" w14:textId="77777777" w:rsidTr="008165A3">
        <w:trPr>
          <w:trHeight w:val="93"/>
        </w:trPr>
        <w:tc>
          <w:tcPr>
            <w:tcW w:w="0" w:type="dxa"/>
            <w:gridSpan w:val="4"/>
            <w:shd w:val="clear" w:color="auto" w:fill="D9D9D9" w:themeFill="background1" w:themeFillShade="D9"/>
            <w:noWrap/>
            <w:hideMark/>
          </w:tcPr>
          <w:p w14:paraId="70BDCFAC" w14:textId="39A9C544" w:rsidR="00C27770" w:rsidRPr="00A84D4D" w:rsidRDefault="00C27770" w:rsidP="008165A3">
            <w:pPr>
              <w:rPr>
                <w:rFonts w:asciiTheme="majorBidi" w:hAnsiTheme="majorBidi" w:cstheme="majorBidi"/>
                <w:lang w:eastAsia="zh-CN" w:bidi="he-IL"/>
              </w:rPr>
            </w:pPr>
            <w:r w:rsidRPr="001E560B">
              <w:rPr>
                <w:rFonts w:asciiTheme="majorBidi" w:hAnsiTheme="majorBidi" w:cstheme="majorBidi"/>
                <w:lang w:eastAsia="zh-CN" w:bidi="he-IL"/>
              </w:rPr>
              <w:t>RE Mapping</w:t>
            </w:r>
          </w:p>
        </w:tc>
      </w:tr>
      <w:tr w:rsidR="00C27770" w:rsidRPr="000E6A89" w14:paraId="73E51221" w14:textId="77777777" w:rsidTr="008165A3">
        <w:trPr>
          <w:trHeight w:val="300"/>
        </w:trPr>
        <w:tc>
          <w:tcPr>
            <w:tcW w:w="760" w:type="dxa"/>
            <w:vMerge w:val="restart"/>
            <w:textDirection w:val="btLr"/>
            <w:hideMark/>
          </w:tcPr>
          <w:p w14:paraId="4E624A61" w14:textId="77777777" w:rsidR="00C27770" w:rsidRPr="00A84D4D" w:rsidRDefault="00C27770" w:rsidP="008165A3">
            <w:pPr>
              <w:jc w:val="center"/>
              <w:rPr>
                <w:rFonts w:asciiTheme="majorBidi" w:hAnsiTheme="majorBidi" w:cstheme="majorBidi"/>
                <w:lang w:eastAsia="zh-CN" w:bidi="he-IL"/>
              </w:rPr>
            </w:pPr>
            <w:r w:rsidRPr="00A84D4D">
              <w:rPr>
                <w:rFonts w:asciiTheme="majorBidi" w:hAnsiTheme="majorBidi" w:cstheme="majorBidi"/>
                <w:lang w:eastAsia="zh-CN" w:bidi="he-IL"/>
              </w:rPr>
              <w:t>Frequency Domain</w:t>
            </w:r>
          </w:p>
        </w:tc>
        <w:tc>
          <w:tcPr>
            <w:tcW w:w="2039" w:type="dxa"/>
            <w:hideMark/>
          </w:tcPr>
          <w:p w14:paraId="2BCC3E1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N_{BWP}^{start}</w:t>
            </w:r>
          </w:p>
        </w:tc>
        <w:tc>
          <w:tcPr>
            <w:tcW w:w="2528" w:type="dxa"/>
            <w:hideMark/>
          </w:tcPr>
          <w:p w14:paraId="55778DF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PDSCH data tab</w:t>
            </w:r>
          </w:p>
        </w:tc>
        <w:tc>
          <w:tcPr>
            <w:tcW w:w="4385" w:type="dxa"/>
            <w:hideMark/>
          </w:tcPr>
          <w:p w14:paraId="668E15B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section 7.3.1.6</w:t>
            </w:r>
          </w:p>
        </w:tc>
      </w:tr>
      <w:tr w:rsidR="00C27770" w:rsidRPr="000E6A89" w14:paraId="70983B35" w14:textId="77777777" w:rsidTr="008165A3">
        <w:trPr>
          <w:trHeight w:val="300"/>
        </w:trPr>
        <w:tc>
          <w:tcPr>
            <w:tcW w:w="760" w:type="dxa"/>
            <w:vMerge/>
            <w:hideMark/>
          </w:tcPr>
          <w:p w14:paraId="35F582B6" w14:textId="77777777" w:rsidR="00C27770" w:rsidRPr="00A84D4D" w:rsidRDefault="00C27770" w:rsidP="008165A3">
            <w:pPr>
              <w:rPr>
                <w:rFonts w:asciiTheme="majorBidi" w:hAnsiTheme="majorBidi" w:cstheme="majorBidi"/>
                <w:lang w:eastAsia="zh-CN" w:bidi="he-IL"/>
              </w:rPr>
            </w:pPr>
          </w:p>
        </w:tc>
        <w:tc>
          <w:tcPr>
            <w:tcW w:w="2039" w:type="dxa"/>
            <w:hideMark/>
          </w:tcPr>
          <w:p w14:paraId="26A44A5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N_{BWP}^{size}</w:t>
            </w:r>
          </w:p>
        </w:tc>
        <w:tc>
          <w:tcPr>
            <w:tcW w:w="2528" w:type="dxa"/>
            <w:hideMark/>
          </w:tcPr>
          <w:p w14:paraId="07C5F894"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PDSCH data tab</w:t>
            </w:r>
          </w:p>
        </w:tc>
        <w:tc>
          <w:tcPr>
            <w:tcW w:w="4385" w:type="dxa"/>
            <w:noWrap/>
            <w:hideMark/>
          </w:tcPr>
          <w:p w14:paraId="50DE05F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3GGP TS 38.211, section 7.3.1.6</w:t>
            </w:r>
          </w:p>
        </w:tc>
      </w:tr>
      <w:tr w:rsidR="00C27770" w:rsidRPr="000E6A89" w14:paraId="104CA9D7" w14:textId="77777777" w:rsidTr="008165A3">
        <w:trPr>
          <w:trHeight w:val="300"/>
        </w:trPr>
        <w:tc>
          <w:tcPr>
            <w:tcW w:w="760" w:type="dxa"/>
            <w:vMerge/>
            <w:hideMark/>
          </w:tcPr>
          <w:p w14:paraId="1B2455F8" w14:textId="77777777" w:rsidR="00C27770" w:rsidRPr="00A84D4D" w:rsidRDefault="00C27770" w:rsidP="008165A3">
            <w:pPr>
              <w:rPr>
                <w:rFonts w:asciiTheme="majorBidi" w:hAnsiTheme="majorBidi" w:cstheme="majorBidi"/>
                <w:lang w:eastAsia="zh-CN" w:bidi="he-IL"/>
              </w:rPr>
            </w:pPr>
          </w:p>
        </w:tc>
        <w:tc>
          <w:tcPr>
            <w:tcW w:w="2039" w:type="dxa"/>
            <w:hideMark/>
          </w:tcPr>
          <w:p w14:paraId="5C02CC5B"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µ, µ_{0}</w:t>
            </w:r>
          </w:p>
        </w:tc>
        <w:tc>
          <w:tcPr>
            <w:tcW w:w="2528" w:type="dxa"/>
            <w:hideMark/>
          </w:tcPr>
          <w:p w14:paraId="7266A0E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PDSCH data tab</w:t>
            </w:r>
          </w:p>
        </w:tc>
        <w:tc>
          <w:tcPr>
            <w:tcW w:w="4385" w:type="dxa"/>
            <w:noWrap/>
            <w:hideMark/>
          </w:tcPr>
          <w:p w14:paraId="66381363"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4.2, 5.3.1</w:t>
            </w:r>
          </w:p>
        </w:tc>
      </w:tr>
      <w:tr w:rsidR="00C27770" w:rsidRPr="000E6A89" w14:paraId="567D3BF3" w14:textId="77777777" w:rsidTr="008165A3">
        <w:trPr>
          <w:trHeight w:val="600"/>
        </w:trPr>
        <w:tc>
          <w:tcPr>
            <w:tcW w:w="760" w:type="dxa"/>
            <w:vMerge/>
            <w:hideMark/>
          </w:tcPr>
          <w:p w14:paraId="681C4DA8" w14:textId="77777777" w:rsidR="00C27770" w:rsidRPr="00A84D4D" w:rsidRDefault="00C27770" w:rsidP="008165A3">
            <w:pPr>
              <w:rPr>
                <w:rFonts w:asciiTheme="majorBidi" w:hAnsiTheme="majorBidi" w:cstheme="majorBidi"/>
                <w:lang w:eastAsia="zh-CN" w:bidi="he-IL"/>
              </w:rPr>
            </w:pPr>
          </w:p>
        </w:tc>
        <w:tc>
          <w:tcPr>
            <w:tcW w:w="2039" w:type="dxa"/>
            <w:noWrap/>
            <w:hideMark/>
          </w:tcPr>
          <w:p w14:paraId="20DC1AD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K_{PT-RS}</w:t>
            </w:r>
          </w:p>
        </w:tc>
        <w:tc>
          <w:tcPr>
            <w:tcW w:w="2528" w:type="dxa"/>
            <w:hideMark/>
          </w:tcPr>
          <w:p w14:paraId="36FEB12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frequency density (includes the case where there is no PT-RS)</w:t>
            </w:r>
          </w:p>
        </w:tc>
        <w:tc>
          <w:tcPr>
            <w:tcW w:w="4385" w:type="dxa"/>
            <w:hideMark/>
          </w:tcPr>
          <w:p w14:paraId="63DDFE9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5.1.6.3, Table 5.1.6.3-2</w:t>
            </w:r>
          </w:p>
        </w:tc>
      </w:tr>
      <w:tr w:rsidR="00C27770" w:rsidRPr="000E6A89" w14:paraId="7074FEE3" w14:textId="77777777" w:rsidTr="008165A3">
        <w:trPr>
          <w:trHeight w:val="900"/>
        </w:trPr>
        <w:tc>
          <w:tcPr>
            <w:tcW w:w="760" w:type="dxa"/>
            <w:vMerge/>
            <w:hideMark/>
          </w:tcPr>
          <w:p w14:paraId="1D71C999" w14:textId="77777777" w:rsidR="00C27770" w:rsidRPr="00A84D4D" w:rsidRDefault="00C27770" w:rsidP="008165A3">
            <w:pPr>
              <w:rPr>
                <w:rFonts w:asciiTheme="majorBidi" w:hAnsiTheme="majorBidi" w:cstheme="majorBidi"/>
                <w:lang w:eastAsia="zh-CN" w:bidi="he-IL"/>
              </w:rPr>
            </w:pPr>
          </w:p>
        </w:tc>
        <w:tc>
          <w:tcPr>
            <w:tcW w:w="2039" w:type="dxa"/>
            <w:hideMark/>
          </w:tcPr>
          <w:p w14:paraId="314FB0C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k_{ref}^{RE}</w:t>
            </w:r>
          </w:p>
        </w:tc>
        <w:tc>
          <w:tcPr>
            <w:tcW w:w="2528" w:type="dxa"/>
            <w:hideMark/>
          </w:tcPr>
          <w:p w14:paraId="593D6CA0" w14:textId="5263F9A0"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re offset (can depend</w:t>
            </w:r>
            <w:del w:id="997" w:author="Author">
              <w:r w:rsidRPr="00A84D4D" w:rsidDel="002E6267">
                <w:rPr>
                  <w:rFonts w:asciiTheme="majorBidi" w:hAnsiTheme="majorBidi" w:cstheme="majorBidi"/>
                  <w:lang w:eastAsia="zh-CN" w:bidi="he-IL"/>
                </w:rPr>
                <w:delText>end</w:delText>
              </w:r>
            </w:del>
            <w:r w:rsidRPr="00A84D4D">
              <w:rPr>
                <w:rFonts w:asciiTheme="majorBidi" w:hAnsiTheme="majorBidi" w:cstheme="majorBidi"/>
                <w:lang w:eastAsia="zh-CN" w:bidi="he-IL"/>
              </w:rPr>
              <w:t xml:space="preserve"> on DMRS ass</w:t>
            </w:r>
            <w:ins w:id="998" w:author="Author">
              <w:r w:rsidR="002E6267">
                <w:rPr>
                  <w:rFonts w:asciiTheme="majorBidi" w:hAnsiTheme="majorBidi" w:cstheme="majorBidi"/>
                  <w:lang w:eastAsia="zh-CN" w:bidi="he-IL"/>
                </w:rPr>
                <w:t>o</w:t>
              </w:r>
            </w:ins>
            <w:r w:rsidRPr="00A84D4D">
              <w:rPr>
                <w:rFonts w:asciiTheme="majorBidi" w:hAnsiTheme="majorBidi" w:cstheme="majorBidi"/>
                <w:lang w:eastAsia="zh-CN" w:bidi="he-IL"/>
              </w:rPr>
              <w:t xml:space="preserve">ciation and RRC signaling of </w:t>
            </w:r>
            <w:proofErr w:type="spellStart"/>
            <w:r w:rsidRPr="00A84D4D">
              <w:rPr>
                <w:rFonts w:asciiTheme="majorBidi" w:hAnsiTheme="majorBidi" w:cstheme="majorBidi"/>
                <w:lang w:eastAsia="zh-CN" w:bidi="he-IL"/>
              </w:rPr>
              <w:t>resourceElementOffset</w:t>
            </w:r>
            <w:proofErr w:type="spellEnd"/>
            <w:r w:rsidRPr="00A84D4D">
              <w:rPr>
                <w:rFonts w:asciiTheme="majorBidi" w:hAnsiTheme="majorBidi" w:cstheme="majorBidi"/>
                <w:lang w:eastAsia="zh-CN" w:bidi="he-IL"/>
              </w:rPr>
              <w:t>)</w:t>
            </w:r>
          </w:p>
        </w:tc>
        <w:tc>
          <w:tcPr>
            <w:tcW w:w="4385" w:type="dxa"/>
            <w:hideMark/>
          </w:tcPr>
          <w:p w14:paraId="247D280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7.4.1.2.2 , table 7.4.1.2.2-1</w:t>
            </w:r>
            <w:r w:rsidRPr="00A84D4D">
              <w:rPr>
                <w:rFonts w:asciiTheme="majorBidi" w:hAnsiTheme="majorBidi" w:cstheme="majorBidi"/>
                <w:lang w:eastAsia="zh-CN" w:bidi="he-IL"/>
              </w:rPr>
              <w:br/>
              <w:t>3GPP TS 38.331, sec 6.3.1</w:t>
            </w:r>
          </w:p>
        </w:tc>
      </w:tr>
      <w:tr w:rsidR="00C27770" w:rsidRPr="000E6A89" w14:paraId="53F2D95A" w14:textId="77777777" w:rsidTr="008165A3">
        <w:trPr>
          <w:trHeight w:val="600"/>
        </w:trPr>
        <w:tc>
          <w:tcPr>
            <w:tcW w:w="760" w:type="dxa"/>
            <w:vMerge/>
            <w:hideMark/>
          </w:tcPr>
          <w:p w14:paraId="536337B6" w14:textId="77777777" w:rsidR="00C27770" w:rsidRPr="00A84D4D" w:rsidRDefault="00C27770" w:rsidP="008165A3">
            <w:pPr>
              <w:rPr>
                <w:rFonts w:asciiTheme="majorBidi" w:hAnsiTheme="majorBidi" w:cstheme="majorBidi"/>
                <w:lang w:eastAsia="zh-CN" w:bidi="he-IL"/>
              </w:rPr>
            </w:pPr>
          </w:p>
        </w:tc>
        <w:tc>
          <w:tcPr>
            <w:tcW w:w="2039" w:type="dxa"/>
            <w:hideMark/>
          </w:tcPr>
          <w:p w14:paraId="205D14A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n_{RNTI}</w:t>
            </w:r>
          </w:p>
        </w:tc>
        <w:tc>
          <w:tcPr>
            <w:tcW w:w="2528" w:type="dxa"/>
            <w:hideMark/>
          </w:tcPr>
          <w:p w14:paraId="2DEE858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RNTI associated with the PDSCH transmission </w:t>
            </w:r>
          </w:p>
        </w:tc>
        <w:tc>
          <w:tcPr>
            <w:tcW w:w="4385" w:type="dxa"/>
            <w:noWrap/>
            <w:hideMark/>
          </w:tcPr>
          <w:p w14:paraId="3285D96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7.4.1.2.2</w:t>
            </w:r>
          </w:p>
        </w:tc>
      </w:tr>
      <w:tr w:rsidR="00C27770" w:rsidRPr="000E6A89" w14:paraId="630BE95C" w14:textId="77777777" w:rsidTr="008165A3">
        <w:trPr>
          <w:trHeight w:val="300"/>
        </w:trPr>
        <w:tc>
          <w:tcPr>
            <w:tcW w:w="760" w:type="dxa"/>
            <w:vMerge/>
            <w:hideMark/>
          </w:tcPr>
          <w:p w14:paraId="268938B9" w14:textId="77777777" w:rsidR="00C27770" w:rsidRPr="00A84D4D" w:rsidRDefault="00C27770" w:rsidP="008165A3">
            <w:pPr>
              <w:rPr>
                <w:rFonts w:asciiTheme="majorBidi" w:hAnsiTheme="majorBidi" w:cstheme="majorBidi"/>
                <w:lang w:eastAsia="zh-CN" w:bidi="he-IL"/>
              </w:rPr>
            </w:pPr>
          </w:p>
        </w:tc>
        <w:tc>
          <w:tcPr>
            <w:tcW w:w="2039" w:type="dxa"/>
            <w:noWrap/>
            <w:hideMark/>
          </w:tcPr>
          <w:p w14:paraId="7951E1AD" w14:textId="77777777" w:rsidR="00C27770" w:rsidRPr="00A84D4D" w:rsidRDefault="00C27770" w:rsidP="008165A3">
            <w:pPr>
              <w:rPr>
                <w:rFonts w:asciiTheme="majorBidi" w:hAnsiTheme="majorBidi" w:cstheme="majorBidi"/>
                <w:lang w:eastAsia="zh-CN" w:bidi="he-IL"/>
              </w:rPr>
            </w:pPr>
          </w:p>
        </w:tc>
        <w:tc>
          <w:tcPr>
            <w:tcW w:w="2528" w:type="dxa"/>
            <w:hideMark/>
          </w:tcPr>
          <w:p w14:paraId="554BAD32" w14:textId="77777777" w:rsidR="00C27770" w:rsidRPr="00A84D4D" w:rsidRDefault="00C27770" w:rsidP="008165A3">
            <w:pPr>
              <w:rPr>
                <w:rFonts w:asciiTheme="majorBidi" w:hAnsiTheme="majorBidi" w:cstheme="majorBidi"/>
                <w:lang w:eastAsia="zh-CN" w:bidi="he-IL"/>
              </w:rPr>
            </w:pPr>
          </w:p>
        </w:tc>
        <w:tc>
          <w:tcPr>
            <w:tcW w:w="4385" w:type="dxa"/>
            <w:noWrap/>
            <w:hideMark/>
          </w:tcPr>
          <w:p w14:paraId="53404109" w14:textId="77777777" w:rsidR="00C27770" w:rsidRPr="00A84D4D" w:rsidRDefault="00C27770" w:rsidP="008165A3">
            <w:pPr>
              <w:rPr>
                <w:rFonts w:asciiTheme="majorBidi" w:hAnsiTheme="majorBidi" w:cstheme="majorBidi"/>
                <w:lang w:eastAsia="zh-CN" w:bidi="he-IL"/>
              </w:rPr>
            </w:pPr>
          </w:p>
        </w:tc>
      </w:tr>
      <w:tr w:rsidR="00C27770" w:rsidRPr="000E6A89" w14:paraId="19C64266" w14:textId="77777777" w:rsidTr="008165A3">
        <w:trPr>
          <w:trHeight w:val="300"/>
        </w:trPr>
        <w:tc>
          <w:tcPr>
            <w:tcW w:w="760" w:type="dxa"/>
            <w:vMerge/>
            <w:hideMark/>
          </w:tcPr>
          <w:p w14:paraId="5B044842" w14:textId="77777777" w:rsidR="00C27770" w:rsidRPr="00A84D4D" w:rsidRDefault="00C27770" w:rsidP="008165A3">
            <w:pPr>
              <w:rPr>
                <w:rFonts w:asciiTheme="majorBidi" w:hAnsiTheme="majorBidi" w:cstheme="majorBidi"/>
                <w:lang w:eastAsia="zh-CN" w:bidi="he-IL"/>
              </w:rPr>
            </w:pPr>
          </w:p>
        </w:tc>
        <w:tc>
          <w:tcPr>
            <w:tcW w:w="2039" w:type="dxa"/>
            <w:noWrap/>
            <w:hideMark/>
          </w:tcPr>
          <w:p w14:paraId="4E550403" w14:textId="77777777" w:rsidR="00C27770" w:rsidRPr="00A84D4D" w:rsidRDefault="00C27770" w:rsidP="008165A3">
            <w:pPr>
              <w:rPr>
                <w:rFonts w:asciiTheme="majorBidi" w:hAnsiTheme="majorBidi" w:cstheme="majorBidi"/>
                <w:lang w:eastAsia="zh-CN" w:bidi="he-IL"/>
              </w:rPr>
            </w:pPr>
          </w:p>
        </w:tc>
        <w:tc>
          <w:tcPr>
            <w:tcW w:w="2528" w:type="dxa"/>
            <w:hideMark/>
          </w:tcPr>
          <w:p w14:paraId="2E87C07B" w14:textId="77777777" w:rsidR="00C27770" w:rsidRPr="00A84D4D" w:rsidRDefault="00C27770" w:rsidP="008165A3">
            <w:pPr>
              <w:rPr>
                <w:rFonts w:asciiTheme="majorBidi" w:hAnsiTheme="majorBidi" w:cstheme="majorBidi"/>
                <w:lang w:eastAsia="zh-CN" w:bidi="he-IL"/>
              </w:rPr>
            </w:pPr>
          </w:p>
        </w:tc>
        <w:tc>
          <w:tcPr>
            <w:tcW w:w="4385" w:type="dxa"/>
            <w:noWrap/>
            <w:hideMark/>
          </w:tcPr>
          <w:p w14:paraId="28EFFCE9" w14:textId="77777777" w:rsidR="00C27770" w:rsidRPr="00A84D4D" w:rsidRDefault="00C27770" w:rsidP="008165A3">
            <w:pPr>
              <w:rPr>
                <w:rFonts w:asciiTheme="majorBidi" w:hAnsiTheme="majorBidi" w:cstheme="majorBidi"/>
                <w:lang w:eastAsia="zh-CN" w:bidi="he-IL"/>
              </w:rPr>
            </w:pPr>
          </w:p>
        </w:tc>
      </w:tr>
      <w:tr w:rsidR="00C27770" w:rsidRPr="000E6A89" w14:paraId="623E6564" w14:textId="77777777" w:rsidTr="008165A3">
        <w:trPr>
          <w:trHeight w:val="600"/>
        </w:trPr>
        <w:tc>
          <w:tcPr>
            <w:tcW w:w="760" w:type="dxa"/>
            <w:vMerge w:val="restart"/>
            <w:textDirection w:val="btLr"/>
            <w:hideMark/>
          </w:tcPr>
          <w:p w14:paraId="65EE0F08" w14:textId="77777777" w:rsidR="00C27770" w:rsidRPr="00A84D4D" w:rsidRDefault="00C27770" w:rsidP="008165A3">
            <w:pPr>
              <w:jc w:val="center"/>
              <w:rPr>
                <w:rFonts w:asciiTheme="majorBidi" w:hAnsiTheme="majorBidi" w:cstheme="majorBidi"/>
                <w:lang w:eastAsia="zh-CN" w:bidi="he-IL"/>
              </w:rPr>
            </w:pPr>
            <w:r w:rsidRPr="00A84D4D">
              <w:rPr>
                <w:rFonts w:asciiTheme="majorBidi" w:hAnsiTheme="majorBidi" w:cstheme="majorBidi"/>
                <w:lang w:eastAsia="zh-CN" w:bidi="he-IL"/>
              </w:rPr>
              <w:t>Time Domain</w:t>
            </w:r>
          </w:p>
        </w:tc>
        <w:tc>
          <w:tcPr>
            <w:tcW w:w="2039" w:type="dxa"/>
            <w:noWrap/>
            <w:hideMark/>
          </w:tcPr>
          <w:p w14:paraId="78C386C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L_{PT-RS}</w:t>
            </w:r>
          </w:p>
        </w:tc>
        <w:tc>
          <w:tcPr>
            <w:tcW w:w="2528" w:type="dxa"/>
            <w:hideMark/>
          </w:tcPr>
          <w:p w14:paraId="0016C7E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time density (includes the case where there is no PT-RS)</w:t>
            </w:r>
          </w:p>
        </w:tc>
        <w:tc>
          <w:tcPr>
            <w:tcW w:w="4385" w:type="dxa"/>
            <w:hideMark/>
          </w:tcPr>
          <w:p w14:paraId="04FFBE9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5.1.6.3Table 5.1.6.3-1</w:t>
            </w:r>
          </w:p>
        </w:tc>
      </w:tr>
      <w:tr w:rsidR="00C27770" w:rsidRPr="000E6A89" w14:paraId="2878E37E" w14:textId="77777777" w:rsidTr="008165A3">
        <w:trPr>
          <w:trHeight w:val="900"/>
        </w:trPr>
        <w:tc>
          <w:tcPr>
            <w:tcW w:w="760" w:type="dxa"/>
            <w:vMerge/>
            <w:hideMark/>
          </w:tcPr>
          <w:p w14:paraId="0EC494FA" w14:textId="77777777" w:rsidR="00C27770" w:rsidRPr="00A84D4D" w:rsidRDefault="00C27770" w:rsidP="008165A3">
            <w:pPr>
              <w:rPr>
                <w:rFonts w:asciiTheme="majorBidi" w:hAnsiTheme="majorBidi" w:cstheme="majorBidi"/>
                <w:lang w:eastAsia="zh-CN" w:bidi="he-IL"/>
              </w:rPr>
            </w:pPr>
          </w:p>
        </w:tc>
        <w:tc>
          <w:tcPr>
            <w:tcW w:w="2039" w:type="dxa"/>
            <w:noWrap/>
            <w:hideMark/>
          </w:tcPr>
          <w:p w14:paraId="2693EE73"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symbol Positions</w:t>
            </w:r>
          </w:p>
        </w:tc>
        <w:tc>
          <w:tcPr>
            <w:tcW w:w="2528" w:type="dxa"/>
            <w:hideMark/>
          </w:tcPr>
          <w:p w14:paraId="142F6B0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PDSCH DMRS tab</w:t>
            </w:r>
            <w:r w:rsidRPr="00A84D4D">
              <w:rPr>
                <w:rFonts w:asciiTheme="majorBidi" w:hAnsiTheme="majorBidi" w:cstheme="majorBidi"/>
                <w:lang w:eastAsia="zh-CN" w:bidi="he-IL"/>
              </w:rPr>
              <w:br/>
              <w:t>symbols used for DMRS (PT-RS skips over these)</w:t>
            </w:r>
          </w:p>
        </w:tc>
        <w:tc>
          <w:tcPr>
            <w:tcW w:w="4385" w:type="dxa"/>
            <w:hideMark/>
          </w:tcPr>
          <w:p w14:paraId="7A299653"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w:t>
            </w:r>
            <w:r w:rsidRPr="00A84D4D">
              <w:rPr>
                <w:rFonts w:asciiTheme="majorBidi" w:hAnsiTheme="majorBidi" w:cstheme="majorBidi"/>
                <w:lang w:eastAsia="zh-CN" w:bidi="he-IL"/>
              </w:rPr>
              <w:br/>
              <w:t>7.4.1.1.2 and Tables 7.4.1.1.2-3 and 7.4.1.1.2-4</w:t>
            </w:r>
          </w:p>
        </w:tc>
      </w:tr>
      <w:tr w:rsidR="00C27770" w:rsidRPr="000E6A89" w14:paraId="4C8B3C8E" w14:textId="77777777" w:rsidTr="008165A3">
        <w:trPr>
          <w:trHeight w:val="600"/>
        </w:trPr>
        <w:tc>
          <w:tcPr>
            <w:tcW w:w="760" w:type="dxa"/>
            <w:vMerge/>
            <w:hideMark/>
          </w:tcPr>
          <w:p w14:paraId="40BC1DA2" w14:textId="77777777" w:rsidR="00C27770" w:rsidRPr="00A84D4D" w:rsidRDefault="00C27770" w:rsidP="008165A3">
            <w:pPr>
              <w:rPr>
                <w:rFonts w:asciiTheme="majorBidi" w:hAnsiTheme="majorBidi" w:cstheme="majorBidi"/>
                <w:lang w:eastAsia="zh-CN" w:bidi="he-IL"/>
              </w:rPr>
            </w:pPr>
          </w:p>
        </w:tc>
        <w:tc>
          <w:tcPr>
            <w:tcW w:w="2039" w:type="dxa"/>
            <w:hideMark/>
          </w:tcPr>
          <w:p w14:paraId="0BC9A6E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Cyclic Prefix</w:t>
            </w:r>
          </w:p>
        </w:tc>
        <w:tc>
          <w:tcPr>
            <w:tcW w:w="2528" w:type="dxa"/>
            <w:hideMark/>
          </w:tcPr>
          <w:p w14:paraId="521561C2"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PDSCH data tab</w:t>
            </w:r>
          </w:p>
        </w:tc>
        <w:tc>
          <w:tcPr>
            <w:tcW w:w="4385" w:type="dxa"/>
            <w:hideMark/>
          </w:tcPr>
          <w:p w14:paraId="195427E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4.2, 5.3.1</w:t>
            </w:r>
            <w:r w:rsidRPr="00A84D4D">
              <w:rPr>
                <w:rFonts w:asciiTheme="majorBidi" w:hAnsiTheme="majorBidi" w:cstheme="majorBidi"/>
                <w:lang w:eastAsia="zh-CN" w:bidi="he-IL"/>
              </w:rPr>
              <w:br/>
              <w:t>3GPP TS 38.214, Table 5.1.2.1-1</w:t>
            </w:r>
          </w:p>
        </w:tc>
      </w:tr>
      <w:tr w:rsidR="00C27770" w:rsidRPr="000E6A89" w14:paraId="30325E55" w14:textId="77777777" w:rsidTr="008165A3">
        <w:trPr>
          <w:trHeight w:val="300"/>
        </w:trPr>
        <w:tc>
          <w:tcPr>
            <w:tcW w:w="0" w:type="dxa"/>
            <w:gridSpan w:val="4"/>
            <w:shd w:val="clear" w:color="auto" w:fill="D9D9D9" w:themeFill="background1" w:themeFillShade="D9"/>
            <w:noWrap/>
            <w:hideMark/>
          </w:tcPr>
          <w:p w14:paraId="149EEE8D" w14:textId="77777777" w:rsidR="00C27770" w:rsidRPr="00A84D4D" w:rsidRDefault="00C27770" w:rsidP="008165A3">
            <w:pPr>
              <w:rPr>
                <w:rFonts w:asciiTheme="majorBidi" w:hAnsiTheme="majorBidi" w:cstheme="majorBidi"/>
                <w:lang w:eastAsia="zh-CN" w:bidi="he-IL"/>
              </w:rPr>
            </w:pPr>
            <w:r w:rsidRPr="00335ADB">
              <w:rPr>
                <w:rFonts w:asciiTheme="majorBidi" w:hAnsiTheme="majorBidi" w:cstheme="majorBidi"/>
                <w:lang w:eastAsia="zh-CN" w:bidi="he-IL"/>
              </w:rPr>
              <w:t>Power Offset</w:t>
            </w:r>
          </w:p>
        </w:tc>
      </w:tr>
      <w:tr w:rsidR="00C27770" w:rsidRPr="000E6A89" w14:paraId="75EDBA82" w14:textId="77777777" w:rsidTr="008165A3">
        <w:trPr>
          <w:trHeight w:val="1200"/>
        </w:trPr>
        <w:tc>
          <w:tcPr>
            <w:tcW w:w="2799" w:type="dxa"/>
            <w:gridSpan w:val="2"/>
            <w:noWrap/>
            <w:hideMark/>
          </w:tcPr>
          <w:p w14:paraId="1759A4D2" w14:textId="77777777" w:rsidR="00C27770" w:rsidRPr="00A84D4D" w:rsidRDefault="00C27770" w:rsidP="008165A3">
            <w:pPr>
              <w:rPr>
                <w:rFonts w:asciiTheme="majorBidi" w:hAnsiTheme="majorBidi" w:cstheme="majorBidi"/>
                <w:lang w:eastAsia="zh-CN" w:bidi="he-IL"/>
              </w:rPr>
            </w:pPr>
            <w:proofErr w:type="spellStart"/>
            <w:r w:rsidRPr="00A84D4D">
              <w:rPr>
                <w:rFonts w:asciiTheme="majorBidi" w:hAnsiTheme="majorBidi" w:cstheme="majorBidi"/>
                <w:lang w:eastAsia="zh-CN" w:bidi="he-IL"/>
              </w:rPr>
              <w:t>epre</w:t>
            </w:r>
            <w:proofErr w:type="spellEnd"/>
            <w:r w:rsidRPr="00A84D4D">
              <w:rPr>
                <w:rFonts w:asciiTheme="majorBidi" w:hAnsiTheme="majorBidi" w:cstheme="majorBidi"/>
                <w:lang w:eastAsia="zh-CN" w:bidi="he-IL"/>
              </w:rPr>
              <w:t>-Ratio</w:t>
            </w:r>
          </w:p>
        </w:tc>
        <w:tc>
          <w:tcPr>
            <w:tcW w:w="2528" w:type="dxa"/>
            <w:hideMark/>
          </w:tcPr>
          <w:p w14:paraId="6514B9C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Derived based on table 3GPP TS 38.214 table 4.1-2, </w:t>
            </w:r>
            <w:proofErr w:type="spellStart"/>
            <w:r w:rsidRPr="00A84D4D">
              <w:rPr>
                <w:rFonts w:asciiTheme="majorBidi" w:hAnsiTheme="majorBidi" w:cstheme="majorBidi"/>
                <w:lang w:eastAsia="zh-CN" w:bidi="he-IL"/>
              </w:rPr>
              <w:t>epre</w:t>
            </w:r>
            <w:proofErr w:type="spellEnd"/>
            <w:r w:rsidRPr="00A84D4D">
              <w:rPr>
                <w:rFonts w:asciiTheme="majorBidi" w:hAnsiTheme="majorBidi" w:cstheme="majorBidi"/>
                <w:lang w:eastAsia="zh-CN" w:bidi="he-IL"/>
              </w:rPr>
              <w:t xml:space="preserve">-Ratio and number of </w:t>
            </w:r>
            <w:proofErr w:type="spellStart"/>
            <w:r w:rsidRPr="00A84D4D">
              <w:rPr>
                <w:rFonts w:asciiTheme="majorBidi" w:hAnsiTheme="majorBidi" w:cstheme="majorBidi"/>
                <w:lang w:eastAsia="zh-CN" w:bidi="he-IL"/>
              </w:rPr>
              <w:t>assocaited</w:t>
            </w:r>
            <w:proofErr w:type="spellEnd"/>
            <w:r w:rsidRPr="00A84D4D">
              <w:rPr>
                <w:rFonts w:asciiTheme="majorBidi" w:hAnsiTheme="majorBidi" w:cstheme="majorBidi"/>
                <w:lang w:eastAsia="zh-CN" w:bidi="he-IL"/>
              </w:rPr>
              <w:t xml:space="preserve"> DMRS ports (</w:t>
            </w:r>
            <w:proofErr w:type="spellStart"/>
            <w:r w:rsidRPr="00A84D4D">
              <w:rPr>
                <w:rFonts w:asciiTheme="majorBidi" w:hAnsiTheme="majorBidi" w:cstheme="majorBidi"/>
                <w:lang w:eastAsia="zh-CN" w:bidi="he-IL"/>
              </w:rPr>
              <w:t>mTRP</w:t>
            </w:r>
            <w:proofErr w:type="spellEnd"/>
            <w:r w:rsidRPr="00A84D4D">
              <w:rPr>
                <w:rFonts w:asciiTheme="majorBidi" w:hAnsiTheme="majorBidi" w:cstheme="majorBidi"/>
                <w:lang w:eastAsia="zh-CN" w:bidi="he-IL"/>
              </w:rPr>
              <w:t xml:space="preserve"> dependency)</w:t>
            </w:r>
          </w:p>
        </w:tc>
        <w:tc>
          <w:tcPr>
            <w:tcW w:w="4385" w:type="dxa"/>
            <w:hideMark/>
          </w:tcPr>
          <w:p w14:paraId="67279E3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4.1, Table 4.1-2</w:t>
            </w:r>
          </w:p>
        </w:tc>
      </w:tr>
    </w:tbl>
    <w:p w14:paraId="3C190A35" w14:textId="77777777" w:rsidR="00C27770" w:rsidRPr="008B7AE6" w:rsidRDefault="00C27770" w:rsidP="00C27770">
      <w:pPr>
        <w:rPr>
          <w:lang w:val="en-GB" w:eastAsia="zh-CN"/>
        </w:rPr>
      </w:pPr>
    </w:p>
    <w:p w14:paraId="27A96C32" w14:textId="77777777" w:rsidR="00C27770" w:rsidRDefault="00C27770" w:rsidP="00C27770">
      <w:pPr>
        <w:spacing w:after="0"/>
        <w:rPr>
          <w:lang w:val="en-GB"/>
        </w:rPr>
      </w:pPr>
    </w:p>
    <w:p w14:paraId="29A884F2" w14:textId="77777777" w:rsidR="00C27770" w:rsidRDefault="00C27770" w:rsidP="00C27770">
      <w:pPr>
        <w:pStyle w:val="Heading3"/>
      </w:pPr>
      <w:bookmarkStart w:id="999" w:name="_Toc86871612"/>
      <w:r>
        <w:t>PDCCH Channel Model</w:t>
      </w:r>
      <w:bookmarkEnd w:id="999"/>
    </w:p>
    <w:p w14:paraId="4100F608" w14:textId="77777777" w:rsidR="00C27770" w:rsidRDefault="00C27770" w:rsidP="00C27770">
      <w:pPr>
        <w:rPr>
          <w:lang w:val="en-GB" w:eastAsia="zh-CN"/>
        </w:rPr>
      </w:pPr>
      <w:commentRangeStart w:id="1000"/>
      <w:proofErr w:type="gramStart"/>
      <w:r>
        <w:rPr>
          <w:lang w:val="en-GB" w:eastAsia="zh-CN"/>
        </w:rPr>
        <w:t>Similarly</w:t>
      </w:r>
      <w:proofErr w:type="gramEnd"/>
      <w:r>
        <w:rPr>
          <w:lang w:val="en-GB" w:eastAsia="zh-CN"/>
        </w:rPr>
        <w:t xml:space="preserve"> to the O-RAN AAL </w:t>
      </w:r>
      <w:proofErr w:type="spellStart"/>
      <w:r>
        <w:rPr>
          <w:lang w:val="en-GB" w:eastAsia="zh-CN"/>
        </w:rPr>
        <w:t>GAnP</w:t>
      </w:r>
      <w:proofErr w:type="spellEnd"/>
      <w:r>
        <w:rPr>
          <w:lang w:val="en-GB" w:eastAsia="zh-CN"/>
        </w:rPr>
        <w:t xml:space="preserve"> document </w:t>
      </w:r>
      <w:r>
        <w:rPr>
          <w:lang w:val="en-GB" w:eastAsia="zh-CN"/>
        </w:rPr>
        <w:fldChar w:fldCharType="begin"/>
      </w:r>
      <w:r>
        <w:rPr>
          <w:lang w:val="en-GB" w:eastAsia="zh-CN"/>
        </w:rPr>
        <w:instrText xml:space="preserve"> REF _Ref71106698 \r \h </w:instrText>
      </w:r>
      <w:r>
        <w:rPr>
          <w:lang w:val="en-GB" w:eastAsia="zh-CN"/>
        </w:rPr>
      </w:r>
      <w:r>
        <w:rPr>
          <w:lang w:val="en-GB" w:eastAsia="zh-CN"/>
        </w:rPr>
        <w:fldChar w:fldCharType="separate"/>
      </w:r>
      <w:r>
        <w:rPr>
          <w:lang w:val="en-GB" w:eastAsia="zh-CN"/>
        </w:rPr>
        <w:t>[7]</w:t>
      </w:r>
      <w:r>
        <w:rPr>
          <w:lang w:val="en-GB" w:eastAsia="zh-CN"/>
        </w:rPr>
        <w:fldChar w:fldCharType="end"/>
      </w:r>
      <w:r>
        <w:rPr>
          <w:lang w:val="en-GB" w:eastAsia="zh-CN"/>
        </w:rPr>
        <w:t xml:space="preserve"> for the PDCCH HI PHY Profile, the PDCCH Channel model of the </w:t>
      </w:r>
      <w:r>
        <w:t>AAL DOWNLINK HI PHY Profile</w:t>
      </w:r>
      <w:r>
        <w:rPr>
          <w:lang w:val="en-GB" w:eastAsia="zh-CN"/>
        </w:rPr>
        <w:t xml:space="preserve"> supports acceleration of PDCCH Data and DM-RS functionality</w:t>
      </w:r>
      <w:commentRangeEnd w:id="1000"/>
      <w:r w:rsidR="00F5606D">
        <w:rPr>
          <w:rStyle w:val="CommentReference"/>
        </w:rPr>
        <w:commentReference w:id="1000"/>
      </w:r>
      <w:r>
        <w:rPr>
          <w:lang w:val="en-GB" w:eastAsia="zh-CN"/>
        </w:rPr>
        <w:t>.</w:t>
      </w:r>
    </w:p>
    <w:p w14:paraId="5CEB5AA2" w14:textId="77777777" w:rsidR="00C27770" w:rsidRDefault="00C27770" w:rsidP="00C27770">
      <w:pPr>
        <w:rPr>
          <w:lang w:val="en-GB" w:eastAsia="zh-CN"/>
        </w:rPr>
      </w:pPr>
      <w:r>
        <w:rPr>
          <w:lang w:val="en-GB" w:eastAsia="zh-CN"/>
        </w:rPr>
        <w:object w:dxaOrig="9621" w:dyaOrig="7590" w14:anchorId="2F21DB3F">
          <v:shape id="_x0000_i1028" type="#_x0000_t75" style="width:395.5pt;height:312pt" o:ole="">
            <v:imagedata r:id="rId29" o:title=""/>
          </v:shape>
          <o:OLEObject Type="Embed" ProgID="Visio.Drawing.15" ShapeID="_x0000_i1028" DrawAspect="Content" ObjectID="_1698440733" r:id="rId30"/>
        </w:object>
      </w:r>
    </w:p>
    <w:p w14:paraId="4C00EEDD" w14:textId="77777777" w:rsidR="00C27770" w:rsidRDefault="00C27770" w:rsidP="00C27770">
      <w:pPr>
        <w:pStyle w:val="Caption"/>
        <w:jc w:val="center"/>
      </w:pPr>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2</w:t>
      </w:r>
      <w:r>
        <w:fldChar w:fldCharType="end"/>
      </w:r>
      <w:r>
        <w:t xml:space="preserve"> PDCCH Channel Model</w:t>
      </w:r>
    </w:p>
    <w:p w14:paraId="5AD87158" w14:textId="77777777" w:rsidR="00C27770" w:rsidRDefault="00C27770" w:rsidP="00C27770">
      <w:pPr>
        <w:rPr>
          <w:lang w:val="en-GB" w:eastAsia="zh-CN"/>
        </w:rPr>
      </w:pPr>
    </w:p>
    <w:p w14:paraId="3C812DBD" w14:textId="77777777" w:rsidR="00C27770" w:rsidRPr="0065550B" w:rsidRDefault="00C27770" w:rsidP="00C27770">
      <w:pPr>
        <w:rPr>
          <w:lang w:eastAsia="zh-CN"/>
        </w:rPr>
      </w:pPr>
      <w:r>
        <w:t>The set of accelerated functions associated with the processing of PDCCH DCIs is as follows:</w:t>
      </w:r>
    </w:p>
    <w:p w14:paraId="42C46D4C" w14:textId="77777777" w:rsidR="00C27770" w:rsidRDefault="00C27770" w:rsidP="00C27770">
      <w:pPr>
        <w:pStyle w:val="ListParagraph"/>
        <w:numPr>
          <w:ilvl w:val="0"/>
          <w:numId w:val="52"/>
        </w:numPr>
      </w:pPr>
      <w:r>
        <w:t>CRC attachment</w:t>
      </w:r>
    </w:p>
    <w:p w14:paraId="04A1DAF3" w14:textId="77777777" w:rsidR="00C27770" w:rsidRDefault="00C27770" w:rsidP="00C27770">
      <w:pPr>
        <w:pStyle w:val="ListParagraph"/>
        <w:numPr>
          <w:ilvl w:val="0"/>
          <w:numId w:val="52"/>
        </w:numPr>
      </w:pPr>
      <w:r>
        <w:t>Polar encoding</w:t>
      </w:r>
    </w:p>
    <w:p w14:paraId="505943B0" w14:textId="77777777" w:rsidR="00C27770" w:rsidRDefault="00C27770" w:rsidP="00C27770">
      <w:pPr>
        <w:pStyle w:val="ListParagraph"/>
        <w:numPr>
          <w:ilvl w:val="0"/>
          <w:numId w:val="52"/>
        </w:numPr>
      </w:pPr>
      <w:r>
        <w:t>Rate matching</w:t>
      </w:r>
    </w:p>
    <w:p w14:paraId="0B86A59C" w14:textId="77777777" w:rsidR="00C27770" w:rsidRDefault="00C27770" w:rsidP="00C27770">
      <w:pPr>
        <w:pStyle w:val="ListParagraph"/>
        <w:numPr>
          <w:ilvl w:val="0"/>
          <w:numId w:val="52"/>
        </w:numPr>
      </w:pPr>
      <w:r>
        <w:t>Scrambling</w:t>
      </w:r>
    </w:p>
    <w:p w14:paraId="478C1003" w14:textId="77777777" w:rsidR="00C27770" w:rsidRDefault="00C27770" w:rsidP="00C27770">
      <w:pPr>
        <w:pStyle w:val="ListParagraph"/>
        <w:numPr>
          <w:ilvl w:val="0"/>
          <w:numId w:val="52"/>
        </w:numPr>
      </w:pPr>
      <w:r>
        <w:t>Modulation (QPSK)</w:t>
      </w:r>
    </w:p>
    <w:p w14:paraId="634F21B9" w14:textId="77777777" w:rsidR="00C27770" w:rsidRDefault="00C27770" w:rsidP="00C27770">
      <w:pPr>
        <w:pStyle w:val="ListParagraph"/>
        <w:numPr>
          <w:ilvl w:val="0"/>
          <w:numId w:val="52"/>
        </w:numPr>
      </w:pPr>
      <w:r>
        <w:t>Precoding</w:t>
      </w:r>
      <w:r>
        <w:fldChar w:fldCharType="begin"/>
      </w:r>
      <w:r>
        <w:instrText xml:space="preserve"> NOTEREF _Ref54349526 \f \h </w:instrText>
      </w:r>
      <w:r>
        <w:fldChar w:fldCharType="separate"/>
      </w:r>
      <w:r w:rsidRPr="005D6AA7">
        <w:rPr>
          <w:rStyle w:val="FootnoteReference"/>
        </w:rPr>
        <w:t>1</w:t>
      </w:r>
      <w:r>
        <w:fldChar w:fldCharType="end"/>
      </w:r>
    </w:p>
    <w:p w14:paraId="6DCD9FDA" w14:textId="77777777" w:rsidR="00C27770" w:rsidRDefault="00C27770" w:rsidP="00C27770">
      <w:pPr>
        <w:pStyle w:val="ListParagraph"/>
        <w:numPr>
          <w:ilvl w:val="0"/>
          <w:numId w:val="52"/>
        </w:numPr>
      </w:pPr>
      <w:r>
        <w:t xml:space="preserve">RE mapping </w:t>
      </w:r>
    </w:p>
    <w:p w14:paraId="047A72BF" w14:textId="77777777" w:rsidR="00C27770" w:rsidRDefault="00C27770" w:rsidP="00C27770">
      <w:pPr>
        <w:pStyle w:val="ListParagraph"/>
        <w:numPr>
          <w:ilvl w:val="0"/>
          <w:numId w:val="52"/>
        </w:numPr>
      </w:pPr>
      <w:r>
        <w:t>IQ compression</w:t>
      </w:r>
      <w:r>
        <w:fldChar w:fldCharType="begin"/>
      </w:r>
      <w:r>
        <w:instrText xml:space="preserve"> NOTEREF _Ref54349526 \f \h </w:instrText>
      </w:r>
      <w:r>
        <w:fldChar w:fldCharType="separate"/>
      </w:r>
      <w:r w:rsidRPr="005D6AA7">
        <w:rPr>
          <w:rStyle w:val="FootnoteReference"/>
        </w:rPr>
        <w:t>1</w:t>
      </w:r>
      <w:r>
        <w:fldChar w:fldCharType="end"/>
      </w:r>
    </w:p>
    <w:p w14:paraId="6890C94C" w14:textId="77777777" w:rsidR="00C27770" w:rsidRDefault="00C27770" w:rsidP="00C27770">
      <w:pPr>
        <w:pStyle w:val="ListParagraph"/>
        <w:numPr>
          <w:ilvl w:val="0"/>
          <w:numId w:val="49"/>
        </w:numPr>
      </w:pPr>
      <w:commentRangeStart w:id="1001"/>
      <w:r w:rsidRPr="00C1797A">
        <w:lastRenderedPageBreak/>
        <w:t>Power Offset</w:t>
      </w:r>
      <w:commentRangeEnd w:id="1001"/>
      <w:r w:rsidR="001923BE">
        <w:rPr>
          <w:rStyle w:val="CommentReference"/>
          <w:rFonts w:ascii="Times New Roman" w:eastAsia="Yu Mincho" w:hAnsi="Times New Roman" w:cs="Times New Roman"/>
          <w:lang w:eastAsia="en-US"/>
        </w:rPr>
        <w:commentReference w:id="1001"/>
      </w:r>
    </w:p>
    <w:p w14:paraId="1587667E" w14:textId="77777777" w:rsidR="00C27770" w:rsidRDefault="00C27770" w:rsidP="00C27770"/>
    <w:p w14:paraId="0673A93F" w14:textId="77777777" w:rsidR="00C27770" w:rsidRDefault="00C27770" w:rsidP="00C27770">
      <w:r>
        <w:t>The set of accelerated functions associated with the processing of PDCCH DM-RS is as follows:</w:t>
      </w:r>
    </w:p>
    <w:p w14:paraId="1E309594" w14:textId="77777777" w:rsidR="00C27770" w:rsidRDefault="00C27770" w:rsidP="00C27770">
      <w:pPr>
        <w:pStyle w:val="ListParagraph"/>
        <w:numPr>
          <w:ilvl w:val="0"/>
          <w:numId w:val="53"/>
        </w:numPr>
      </w:pPr>
      <w:r>
        <w:t>Sequence generation</w:t>
      </w:r>
    </w:p>
    <w:p w14:paraId="48E71160" w14:textId="77777777" w:rsidR="00C27770" w:rsidRDefault="00C27770" w:rsidP="00C27770">
      <w:pPr>
        <w:pStyle w:val="ListParagraph"/>
        <w:numPr>
          <w:ilvl w:val="0"/>
          <w:numId w:val="53"/>
        </w:numPr>
      </w:pPr>
      <w:r>
        <w:t>Modulation</w:t>
      </w:r>
    </w:p>
    <w:p w14:paraId="63927C12" w14:textId="77777777" w:rsidR="00C27770" w:rsidRDefault="00C27770" w:rsidP="00C27770">
      <w:pPr>
        <w:pStyle w:val="ListParagraph"/>
        <w:numPr>
          <w:ilvl w:val="0"/>
          <w:numId w:val="53"/>
        </w:numPr>
      </w:pPr>
      <w:r>
        <w:t>Precoding</w:t>
      </w:r>
      <w:r>
        <w:fldChar w:fldCharType="begin"/>
      </w:r>
      <w:r>
        <w:instrText xml:space="preserve"> NOTEREF _Ref54349526 \f \h </w:instrText>
      </w:r>
      <w:r>
        <w:fldChar w:fldCharType="separate"/>
      </w:r>
      <w:r w:rsidRPr="005D6AA7">
        <w:rPr>
          <w:rStyle w:val="FootnoteReference"/>
        </w:rPr>
        <w:t>1</w:t>
      </w:r>
      <w:r>
        <w:fldChar w:fldCharType="end"/>
      </w:r>
    </w:p>
    <w:p w14:paraId="05AEA379" w14:textId="77777777" w:rsidR="00C27770" w:rsidRDefault="00C27770" w:rsidP="00C27770">
      <w:pPr>
        <w:pStyle w:val="ListParagraph"/>
        <w:numPr>
          <w:ilvl w:val="0"/>
          <w:numId w:val="53"/>
        </w:numPr>
      </w:pPr>
      <w:r>
        <w:t>RE mapping</w:t>
      </w:r>
    </w:p>
    <w:p w14:paraId="17C1FFC6" w14:textId="77777777" w:rsidR="00C27770" w:rsidRDefault="00C27770" w:rsidP="00C27770">
      <w:pPr>
        <w:pStyle w:val="ListParagraph"/>
        <w:numPr>
          <w:ilvl w:val="0"/>
          <w:numId w:val="53"/>
        </w:numPr>
        <w:rPr>
          <w:lang w:val="en-GB" w:eastAsia="zh-CN"/>
        </w:rPr>
      </w:pPr>
      <w:r>
        <w:t>IQ compression</w:t>
      </w:r>
      <w:r>
        <w:fldChar w:fldCharType="begin"/>
      </w:r>
      <w:r>
        <w:instrText xml:space="preserve"> NOTEREF _Ref54349526 \f \h </w:instrText>
      </w:r>
      <w:r>
        <w:fldChar w:fldCharType="separate"/>
      </w:r>
      <w:r w:rsidRPr="005D6AA7">
        <w:rPr>
          <w:rStyle w:val="FootnoteReference"/>
        </w:rPr>
        <w:t>1</w:t>
      </w:r>
      <w:r>
        <w:fldChar w:fldCharType="end"/>
      </w:r>
    </w:p>
    <w:p w14:paraId="087E05DB" w14:textId="39F92AC7" w:rsidR="00C27770" w:rsidRPr="000962B3" w:rsidRDefault="00C27770" w:rsidP="00C27770">
      <w:pPr>
        <w:pStyle w:val="Heading4"/>
      </w:pPr>
      <w:r>
        <w:t xml:space="preserve">PDCCH input for </w:t>
      </w:r>
      <w:del w:id="1002" w:author="Author">
        <w:r w:rsidDel="00A7030B">
          <w:delText xml:space="preserve">AAL Downlink </w:delText>
        </w:r>
      </w:del>
      <w:ins w:id="1003" w:author="Author">
        <w:r w:rsidR="00A7030B">
          <w:t>AAL_DOWNLINK_</w:t>
        </w:r>
      </w:ins>
      <w:r>
        <w:t xml:space="preserve">HI PHY Profile </w:t>
      </w:r>
    </w:p>
    <w:p w14:paraId="65B35B81" w14:textId="77777777" w:rsidR="00C27770" w:rsidRDefault="00C27770" w:rsidP="00C27770">
      <w:commentRangeStart w:id="1004"/>
      <w:r>
        <w:t>The PDCCH interface for the AAL DOWNLINK HI PHY profile shall work on a PDCCH Coreset allocation basis. The input data consists of the DCI payloads input to the encoder, and the associated parameters for the PDCCH Coreset and DCI mapping</w:t>
      </w:r>
      <w:commentRangeEnd w:id="1004"/>
      <w:r w:rsidR="001D6117">
        <w:rPr>
          <w:rStyle w:val="CommentReference"/>
        </w:rPr>
        <w:commentReference w:id="1004"/>
      </w:r>
      <w:r>
        <w:t xml:space="preserve">. </w:t>
      </w:r>
    </w:p>
    <w:p w14:paraId="2CCA3F81" w14:textId="77777777" w:rsidR="00C27770" w:rsidRDefault="00C27770" w:rsidP="00C27770">
      <w:pPr>
        <w:pStyle w:val="Heading4"/>
      </w:pPr>
      <w:r>
        <w:t>PDCCH Parameters</w:t>
      </w:r>
    </w:p>
    <w:p w14:paraId="65F2F0F5" w14:textId="77777777" w:rsidR="00C27770" w:rsidRDefault="00C27770" w:rsidP="00C27770">
      <w:r>
        <w:t xml:space="preserve">The following parameters are required to be supported by the </w:t>
      </w:r>
      <w:proofErr w:type="spellStart"/>
      <w:r>
        <w:t>AALi</w:t>
      </w:r>
      <w:proofErr w:type="spellEnd"/>
      <w:r>
        <w:t xml:space="preserve"> implementation </w:t>
      </w:r>
      <w:commentRangeStart w:id="1005"/>
      <w:r>
        <w:t>when offloading operations</w:t>
      </w:r>
      <w:commentRangeEnd w:id="1005"/>
      <w:r w:rsidR="002150E0">
        <w:rPr>
          <w:rStyle w:val="CommentReference"/>
        </w:rPr>
        <w:commentReference w:id="1005"/>
      </w:r>
      <w:r>
        <w:t>. Application shall supply all relevant parameters; for ease of reading, the parameters are organized per signal type: Data, DM-RS.</w:t>
      </w:r>
    </w:p>
    <w:p w14:paraId="3412D094" w14:textId="77777777" w:rsidR="00C27770" w:rsidRDefault="00C27770" w:rsidP="00C27770">
      <w:pPr>
        <w:pStyle w:val="Heading5"/>
        <w:rPr>
          <w:b/>
          <w:bCs/>
        </w:rPr>
      </w:pPr>
      <w:r w:rsidRPr="00A84D4D">
        <w:rPr>
          <w:b/>
          <w:bCs/>
        </w:rPr>
        <w:t xml:space="preserve">PDCCH Data Parameters </w:t>
      </w:r>
      <w:r w:rsidRPr="00A84D4D">
        <w:rPr>
          <w:b/>
          <w:bCs/>
        </w:rPr>
        <w:br w:type="page"/>
      </w:r>
    </w:p>
    <w:p w14:paraId="50D894FB" w14:textId="77777777" w:rsidR="00C27770" w:rsidRPr="00A84D4D" w:rsidRDefault="00C27770" w:rsidP="00C27770">
      <w:pPr>
        <w:pStyle w:val="Caption"/>
        <w:rPr>
          <w:lang w:val="en-GB" w:eastAsia="zh-CN"/>
        </w:rPr>
      </w:pPr>
      <w:r>
        <w:lastRenderedPageBreak/>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Pr>
          <w:noProof/>
        </w:rPr>
        <w:t>6</w:t>
      </w:r>
      <w:r w:rsidR="001E481C">
        <w:rPr>
          <w:noProof/>
        </w:rPr>
        <w:fldChar w:fldCharType="end"/>
      </w:r>
      <w:r>
        <w:t xml:space="preserve"> PDCCH Data Parameters</w:t>
      </w:r>
    </w:p>
    <w:tbl>
      <w:tblPr>
        <w:tblStyle w:val="TableGrid8"/>
        <w:tblW w:w="9712" w:type="dxa"/>
        <w:tblLayout w:type="fixed"/>
        <w:tblLook w:val="0600" w:firstRow="0" w:lastRow="0" w:firstColumn="0" w:lastColumn="0" w:noHBand="1" w:noVBand="1"/>
      </w:tblPr>
      <w:tblGrid>
        <w:gridCol w:w="892"/>
        <w:gridCol w:w="2060"/>
        <w:gridCol w:w="3161"/>
        <w:gridCol w:w="3599"/>
      </w:tblGrid>
      <w:tr w:rsidR="00C27770" w:rsidRPr="00F07F53" w14:paraId="2709FF54" w14:textId="77777777" w:rsidTr="008165A3">
        <w:trPr>
          <w:trHeight w:val="375"/>
        </w:trPr>
        <w:tc>
          <w:tcPr>
            <w:tcW w:w="2952" w:type="dxa"/>
            <w:gridSpan w:val="2"/>
            <w:noWrap/>
            <w:hideMark/>
          </w:tcPr>
          <w:p w14:paraId="1FD84B82" w14:textId="77777777" w:rsidR="00C27770" w:rsidRPr="00A84D4D" w:rsidRDefault="00C27770" w:rsidP="008165A3">
            <w:pPr>
              <w:rPr>
                <w:rFonts w:asciiTheme="majorBidi" w:hAnsiTheme="majorBidi" w:cstheme="majorBidi"/>
                <w:b/>
                <w:bCs/>
                <w:lang w:eastAsia="zh-CN" w:bidi="he-IL"/>
              </w:rPr>
            </w:pPr>
            <w:r w:rsidRPr="00A84D4D">
              <w:rPr>
                <w:rFonts w:asciiTheme="majorBidi" w:hAnsiTheme="majorBidi" w:cstheme="majorBidi"/>
                <w:b/>
                <w:bCs/>
                <w:lang w:eastAsia="zh-CN" w:bidi="he-IL"/>
              </w:rPr>
              <w:t>AF parameters</w:t>
            </w:r>
          </w:p>
        </w:tc>
        <w:tc>
          <w:tcPr>
            <w:tcW w:w="3161" w:type="dxa"/>
            <w:hideMark/>
          </w:tcPr>
          <w:p w14:paraId="47D58A66" w14:textId="77777777" w:rsidR="00C27770" w:rsidRPr="00A84D4D" w:rsidRDefault="00C27770" w:rsidP="008165A3">
            <w:pPr>
              <w:rPr>
                <w:rFonts w:asciiTheme="majorBidi" w:hAnsiTheme="majorBidi" w:cstheme="majorBidi"/>
                <w:b/>
                <w:bCs/>
                <w:lang w:eastAsia="zh-CN" w:bidi="he-IL"/>
              </w:rPr>
            </w:pPr>
            <w:r w:rsidRPr="00983962">
              <w:rPr>
                <w:rFonts w:ascii="Calibri" w:eastAsia="Times New Roman" w:hAnsi="Calibri" w:cs="Calibri"/>
                <w:b/>
                <w:bCs/>
                <w:color w:val="000000"/>
                <w:sz w:val="24"/>
                <w:szCs w:val="24"/>
                <w:lang w:eastAsia="zh-CN" w:bidi="he-IL"/>
              </w:rPr>
              <w:t>Summary (3GPP</w:t>
            </w:r>
            <w:r>
              <w:rPr>
                <w:rFonts w:ascii="Calibri" w:eastAsia="Times New Roman" w:hAnsi="Calibri" w:cs="Calibri"/>
                <w:b/>
                <w:bCs/>
                <w:color w:val="000000"/>
                <w:sz w:val="24"/>
                <w:szCs w:val="24"/>
                <w:lang w:eastAsia="zh-CN" w:bidi="he-IL"/>
              </w:rPr>
              <w:t>-based</w:t>
            </w:r>
            <w:r w:rsidRPr="00983962">
              <w:rPr>
                <w:rFonts w:ascii="Calibri" w:eastAsia="Times New Roman" w:hAnsi="Calibri" w:cs="Calibri"/>
                <w:b/>
                <w:bCs/>
                <w:color w:val="000000"/>
                <w:sz w:val="24"/>
                <w:szCs w:val="24"/>
                <w:lang w:eastAsia="zh-CN" w:bidi="he-IL"/>
              </w:rPr>
              <w:t>)</w:t>
            </w:r>
          </w:p>
        </w:tc>
        <w:tc>
          <w:tcPr>
            <w:tcW w:w="3599" w:type="dxa"/>
            <w:noWrap/>
            <w:hideMark/>
          </w:tcPr>
          <w:p w14:paraId="662B5287" w14:textId="77777777" w:rsidR="00C27770" w:rsidRPr="00A84D4D" w:rsidRDefault="00C27770" w:rsidP="008165A3">
            <w:pPr>
              <w:rPr>
                <w:rFonts w:asciiTheme="majorBidi" w:hAnsiTheme="majorBidi" w:cstheme="majorBidi"/>
                <w:b/>
                <w:bCs/>
                <w:lang w:eastAsia="zh-CN" w:bidi="he-IL"/>
              </w:rPr>
            </w:pPr>
            <w:r w:rsidRPr="00A84D4D">
              <w:rPr>
                <w:rFonts w:asciiTheme="majorBidi" w:hAnsiTheme="majorBidi" w:cstheme="majorBidi"/>
                <w:b/>
                <w:bCs/>
                <w:lang w:eastAsia="zh-CN" w:bidi="he-IL"/>
              </w:rPr>
              <w:t>3GPP Spec Reference</w:t>
            </w:r>
          </w:p>
        </w:tc>
      </w:tr>
      <w:tr w:rsidR="00C27770" w:rsidRPr="00F07F53" w14:paraId="7FD880F9" w14:textId="77777777" w:rsidTr="008165A3">
        <w:trPr>
          <w:trHeight w:val="300"/>
        </w:trPr>
        <w:tc>
          <w:tcPr>
            <w:tcW w:w="0" w:type="dxa"/>
            <w:gridSpan w:val="4"/>
            <w:shd w:val="clear" w:color="auto" w:fill="D9D9D9" w:themeFill="background1" w:themeFillShade="D9"/>
            <w:noWrap/>
            <w:hideMark/>
          </w:tcPr>
          <w:p w14:paraId="4594FDC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MAC PDU(s) – DCI payloads</w:t>
            </w:r>
          </w:p>
        </w:tc>
      </w:tr>
      <w:tr w:rsidR="00C27770" w:rsidRPr="00F07F53" w14:paraId="00AAD917" w14:textId="77777777" w:rsidTr="008165A3">
        <w:trPr>
          <w:trHeight w:val="300"/>
        </w:trPr>
        <w:tc>
          <w:tcPr>
            <w:tcW w:w="2952" w:type="dxa"/>
            <w:gridSpan w:val="2"/>
            <w:noWrap/>
            <w:hideMark/>
          </w:tcPr>
          <w:p w14:paraId="2FD8CDD0" w14:textId="77777777" w:rsidR="00C27770" w:rsidRPr="00A84D4D" w:rsidRDefault="00C27770" w:rsidP="008165A3">
            <w:pPr>
              <w:rPr>
                <w:rFonts w:asciiTheme="majorBidi" w:hAnsiTheme="majorBidi" w:cstheme="majorBidi"/>
                <w:lang w:eastAsia="zh-CN" w:bidi="he-IL"/>
              </w:rPr>
            </w:pPr>
            <w:proofErr w:type="spellStart"/>
            <w:r w:rsidRPr="00A84D4D">
              <w:rPr>
                <w:rFonts w:asciiTheme="majorBidi" w:hAnsiTheme="majorBidi" w:cstheme="majorBidi"/>
                <w:lang w:eastAsia="zh-CN" w:bidi="he-IL"/>
              </w:rPr>
              <w:t>NrOfDCIs</w:t>
            </w:r>
            <w:proofErr w:type="spellEnd"/>
          </w:p>
        </w:tc>
        <w:tc>
          <w:tcPr>
            <w:tcW w:w="3161" w:type="dxa"/>
            <w:hideMark/>
          </w:tcPr>
          <w:p w14:paraId="2B5C7A0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number of DCIs in the CORESET</w:t>
            </w:r>
          </w:p>
        </w:tc>
        <w:tc>
          <w:tcPr>
            <w:tcW w:w="3599" w:type="dxa"/>
            <w:hideMark/>
          </w:tcPr>
          <w:p w14:paraId="15C34E9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38.213, section 10.1</w:t>
            </w:r>
          </w:p>
        </w:tc>
      </w:tr>
      <w:tr w:rsidR="00C27770" w:rsidRPr="00F07F53" w14:paraId="43B23599" w14:textId="77777777" w:rsidTr="008165A3">
        <w:trPr>
          <w:trHeight w:val="300"/>
        </w:trPr>
        <w:tc>
          <w:tcPr>
            <w:tcW w:w="892" w:type="dxa"/>
            <w:vMerge w:val="restart"/>
            <w:textDirection w:val="btLr"/>
            <w:hideMark/>
          </w:tcPr>
          <w:p w14:paraId="3556FFDA" w14:textId="77777777" w:rsidR="00C27770" w:rsidRPr="00A84D4D" w:rsidRDefault="00C27770" w:rsidP="008165A3">
            <w:pPr>
              <w:jc w:val="center"/>
              <w:rPr>
                <w:rFonts w:asciiTheme="majorBidi" w:hAnsiTheme="majorBidi" w:cstheme="majorBidi"/>
                <w:lang w:eastAsia="zh-CN" w:bidi="he-IL"/>
              </w:rPr>
            </w:pPr>
            <w:r w:rsidRPr="00A84D4D">
              <w:rPr>
                <w:rFonts w:asciiTheme="majorBidi" w:hAnsiTheme="majorBidi" w:cstheme="majorBidi"/>
                <w:lang w:eastAsia="zh-CN" w:bidi="he-IL"/>
              </w:rPr>
              <w:t>per-</w:t>
            </w:r>
            <w:r w:rsidRPr="00A84D4D">
              <w:rPr>
                <w:rFonts w:asciiTheme="majorBidi" w:hAnsiTheme="majorBidi" w:cstheme="majorBidi"/>
                <w:lang w:eastAsia="zh-CN" w:bidi="he-IL"/>
              </w:rPr>
              <w:br/>
              <w:t>DCI</w:t>
            </w:r>
          </w:p>
        </w:tc>
        <w:tc>
          <w:tcPr>
            <w:tcW w:w="2060" w:type="dxa"/>
            <w:hideMark/>
          </w:tcPr>
          <w:p w14:paraId="65A22663"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DCI Payload</w:t>
            </w:r>
          </w:p>
        </w:tc>
        <w:tc>
          <w:tcPr>
            <w:tcW w:w="3161" w:type="dxa"/>
            <w:hideMark/>
          </w:tcPr>
          <w:p w14:paraId="18A7814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DCI payload generated by L2</w:t>
            </w:r>
          </w:p>
        </w:tc>
        <w:tc>
          <w:tcPr>
            <w:tcW w:w="3599" w:type="dxa"/>
            <w:hideMark/>
          </w:tcPr>
          <w:p w14:paraId="6D17C374"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38.212, sec 7.3, 7.3.1</w:t>
            </w:r>
          </w:p>
        </w:tc>
      </w:tr>
      <w:tr w:rsidR="00C27770" w:rsidRPr="00F07F53" w14:paraId="1FEF7186" w14:textId="77777777" w:rsidTr="008165A3">
        <w:trPr>
          <w:trHeight w:val="300"/>
        </w:trPr>
        <w:tc>
          <w:tcPr>
            <w:tcW w:w="892" w:type="dxa"/>
            <w:vMerge/>
            <w:hideMark/>
          </w:tcPr>
          <w:p w14:paraId="26BEFD2F" w14:textId="77777777" w:rsidR="00C27770" w:rsidRPr="00A84D4D" w:rsidRDefault="00C27770" w:rsidP="008165A3">
            <w:pPr>
              <w:rPr>
                <w:rFonts w:asciiTheme="majorBidi" w:hAnsiTheme="majorBidi" w:cstheme="majorBidi"/>
                <w:lang w:eastAsia="zh-CN" w:bidi="he-IL"/>
              </w:rPr>
            </w:pPr>
          </w:p>
        </w:tc>
        <w:tc>
          <w:tcPr>
            <w:tcW w:w="2060" w:type="dxa"/>
            <w:hideMark/>
          </w:tcPr>
          <w:p w14:paraId="0803BC4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DCI Payload Size</w:t>
            </w:r>
          </w:p>
        </w:tc>
        <w:tc>
          <w:tcPr>
            <w:tcW w:w="3161" w:type="dxa"/>
            <w:hideMark/>
          </w:tcPr>
          <w:p w14:paraId="125BDA13"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Transport block size. Computed at L2.</w:t>
            </w:r>
          </w:p>
        </w:tc>
        <w:tc>
          <w:tcPr>
            <w:tcW w:w="3599" w:type="dxa"/>
            <w:hideMark/>
          </w:tcPr>
          <w:p w14:paraId="68C9C74B"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38.212, sec 7.3, 7.3.1</w:t>
            </w:r>
          </w:p>
        </w:tc>
      </w:tr>
      <w:tr w:rsidR="00C27770" w:rsidRPr="00F07F53" w14:paraId="7D46039F" w14:textId="77777777" w:rsidTr="008165A3">
        <w:trPr>
          <w:trHeight w:val="300"/>
        </w:trPr>
        <w:tc>
          <w:tcPr>
            <w:tcW w:w="0" w:type="dxa"/>
            <w:gridSpan w:val="4"/>
            <w:shd w:val="clear" w:color="auto" w:fill="D9D9D9" w:themeFill="background1" w:themeFillShade="D9"/>
            <w:noWrap/>
            <w:hideMark/>
          </w:tcPr>
          <w:p w14:paraId="3FE2DD0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PDU CRC</w:t>
            </w:r>
          </w:p>
        </w:tc>
      </w:tr>
      <w:tr w:rsidR="00C27770" w:rsidRPr="00F07F53" w14:paraId="59804212" w14:textId="77777777" w:rsidTr="008165A3">
        <w:trPr>
          <w:trHeight w:val="1800"/>
        </w:trPr>
        <w:tc>
          <w:tcPr>
            <w:tcW w:w="892" w:type="dxa"/>
            <w:noWrap/>
            <w:textDirection w:val="btLr"/>
            <w:hideMark/>
          </w:tcPr>
          <w:p w14:paraId="0205DFCE" w14:textId="77777777" w:rsidR="00C27770" w:rsidRPr="00A84D4D" w:rsidRDefault="00C27770" w:rsidP="008165A3">
            <w:pPr>
              <w:jc w:val="center"/>
              <w:rPr>
                <w:rFonts w:asciiTheme="majorBidi" w:hAnsiTheme="majorBidi" w:cstheme="majorBidi"/>
                <w:lang w:eastAsia="zh-CN" w:bidi="he-IL"/>
              </w:rPr>
            </w:pPr>
            <w:r w:rsidRPr="00A84D4D">
              <w:rPr>
                <w:rFonts w:asciiTheme="majorBidi" w:hAnsiTheme="majorBidi" w:cstheme="majorBidi"/>
                <w:lang w:eastAsia="zh-CN" w:bidi="he-IL"/>
              </w:rPr>
              <w:t>per-DCI</w:t>
            </w:r>
          </w:p>
        </w:tc>
        <w:tc>
          <w:tcPr>
            <w:tcW w:w="2060" w:type="dxa"/>
            <w:hideMark/>
          </w:tcPr>
          <w:p w14:paraId="36678AD3" w14:textId="77777777" w:rsidR="00C27770" w:rsidRPr="00A84D4D" w:rsidRDefault="00C27770" w:rsidP="008165A3">
            <w:pPr>
              <w:rPr>
                <w:rFonts w:asciiTheme="majorBidi" w:hAnsiTheme="majorBidi" w:cstheme="majorBidi"/>
                <w:lang w:eastAsia="zh-CN" w:bidi="he-IL"/>
              </w:rPr>
            </w:pPr>
            <w:proofErr w:type="spellStart"/>
            <w:r w:rsidRPr="00A84D4D">
              <w:rPr>
                <w:rFonts w:asciiTheme="majorBidi" w:hAnsiTheme="majorBidi" w:cstheme="majorBidi"/>
                <w:lang w:eastAsia="zh-CN" w:bidi="he-IL"/>
              </w:rPr>
              <w:t>n_RNTI</w:t>
            </w:r>
            <w:proofErr w:type="spellEnd"/>
          </w:p>
        </w:tc>
        <w:tc>
          <w:tcPr>
            <w:tcW w:w="3161" w:type="dxa"/>
            <w:hideMark/>
          </w:tcPr>
          <w:p w14:paraId="3D4581D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CRC computation detailed in 38.212</w:t>
            </w:r>
            <w:r w:rsidRPr="00A84D4D">
              <w:rPr>
                <w:rFonts w:asciiTheme="majorBidi" w:hAnsiTheme="majorBidi" w:cstheme="majorBidi"/>
                <w:lang w:eastAsia="zh-CN" w:bidi="he-IL"/>
              </w:rPr>
              <w:br/>
              <w:t># payload size A from MAC</w:t>
            </w:r>
            <w:r w:rsidRPr="00A84D4D">
              <w:rPr>
                <w:rFonts w:asciiTheme="majorBidi" w:hAnsiTheme="majorBidi" w:cstheme="majorBidi"/>
                <w:lang w:eastAsia="zh-CN" w:bidi="he-IL"/>
              </w:rPr>
              <w:br/>
              <w:t># parity size L hardcoded to 24 bits</w:t>
            </w:r>
            <w:r w:rsidRPr="00A84D4D">
              <w:rPr>
                <w:rFonts w:asciiTheme="majorBidi" w:hAnsiTheme="majorBidi" w:cstheme="majorBidi"/>
                <w:lang w:eastAsia="zh-CN" w:bidi="he-IL"/>
              </w:rPr>
              <w:br/>
              <w:t xml:space="preserve"># generator polynomial </w:t>
            </w:r>
            <w:commentRangeStart w:id="1006"/>
            <w:proofErr w:type="gramStart"/>
            <w:r w:rsidRPr="00A84D4D">
              <w:rPr>
                <w:rFonts w:asciiTheme="majorBidi" w:hAnsiTheme="majorBidi" w:cstheme="majorBidi"/>
                <w:lang w:eastAsia="zh-CN" w:bidi="he-IL"/>
              </w:rPr>
              <w:t>hard-coded</w:t>
            </w:r>
            <w:proofErr w:type="gramEnd"/>
            <w:r w:rsidRPr="00A84D4D">
              <w:rPr>
                <w:rFonts w:asciiTheme="majorBidi" w:hAnsiTheme="majorBidi" w:cstheme="majorBidi"/>
                <w:lang w:eastAsia="zh-CN" w:bidi="he-IL"/>
              </w:rPr>
              <w:t xml:space="preserve"> </w:t>
            </w:r>
            <w:commentRangeEnd w:id="1006"/>
            <w:r w:rsidR="0095091E">
              <w:rPr>
                <w:rStyle w:val="CommentReference"/>
              </w:rPr>
              <w:commentReference w:id="1006"/>
            </w:r>
            <w:r w:rsidRPr="00A84D4D">
              <w:rPr>
                <w:rFonts w:asciiTheme="majorBidi" w:hAnsiTheme="majorBidi" w:cstheme="majorBidi"/>
                <w:lang w:eastAsia="zh-CN" w:bidi="he-IL"/>
              </w:rPr>
              <w:t>to g_{CRC24C}(D)</w:t>
            </w:r>
            <w:r w:rsidRPr="00A84D4D">
              <w:rPr>
                <w:rFonts w:asciiTheme="majorBidi" w:hAnsiTheme="majorBidi" w:cstheme="majorBidi"/>
                <w:lang w:eastAsia="zh-CN" w:bidi="he-IL"/>
              </w:rPr>
              <w:br/>
              <w:t># CRC scrambled with RNTI</w:t>
            </w:r>
          </w:p>
        </w:tc>
        <w:tc>
          <w:tcPr>
            <w:tcW w:w="3599" w:type="dxa"/>
            <w:hideMark/>
          </w:tcPr>
          <w:p w14:paraId="2E9306F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38.212, sec 7.3.2</w:t>
            </w:r>
          </w:p>
        </w:tc>
      </w:tr>
      <w:tr w:rsidR="00C27770" w:rsidRPr="00F07F53" w14:paraId="75DF8769" w14:textId="77777777" w:rsidTr="008165A3">
        <w:trPr>
          <w:trHeight w:val="300"/>
        </w:trPr>
        <w:tc>
          <w:tcPr>
            <w:tcW w:w="0" w:type="dxa"/>
            <w:gridSpan w:val="4"/>
            <w:shd w:val="clear" w:color="auto" w:fill="D9D9D9" w:themeFill="background1" w:themeFillShade="D9"/>
            <w:noWrap/>
            <w:hideMark/>
          </w:tcPr>
          <w:p w14:paraId="287399C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Polar Encoding</w:t>
            </w:r>
          </w:p>
        </w:tc>
      </w:tr>
      <w:tr w:rsidR="00C27770" w:rsidRPr="00F07F53" w14:paraId="5D624992" w14:textId="77777777" w:rsidTr="008165A3">
        <w:trPr>
          <w:trHeight w:val="7500"/>
        </w:trPr>
        <w:tc>
          <w:tcPr>
            <w:tcW w:w="2952" w:type="dxa"/>
            <w:gridSpan w:val="2"/>
            <w:noWrap/>
            <w:hideMark/>
          </w:tcPr>
          <w:p w14:paraId="1B5ACDB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Aggregation Level (AL)</w:t>
            </w:r>
          </w:p>
        </w:tc>
        <w:tc>
          <w:tcPr>
            <w:tcW w:w="3161" w:type="dxa"/>
            <w:hideMark/>
          </w:tcPr>
          <w:p w14:paraId="0592C804"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Encoding detailed in 38.212:</w:t>
            </w:r>
            <w:r w:rsidRPr="00A84D4D">
              <w:rPr>
                <w:rFonts w:asciiTheme="majorBidi" w:hAnsiTheme="majorBidi" w:cstheme="majorBidi"/>
                <w:lang w:eastAsia="zh-CN" w:bidi="he-IL"/>
              </w:rPr>
              <w:br/>
              <w:t># input sequence (payload with CRC)  has K=A + 24 bits</w:t>
            </w:r>
            <w:r w:rsidRPr="00A84D4D">
              <w:rPr>
                <w:rFonts w:asciiTheme="majorBidi" w:hAnsiTheme="majorBidi" w:cstheme="majorBidi"/>
                <w:lang w:eastAsia="zh-CN" w:bidi="he-IL"/>
              </w:rPr>
              <w:br/>
              <w:t># n_{max} is hardcoded to 9</w:t>
            </w:r>
            <w:r w:rsidRPr="00A84D4D">
              <w:rPr>
                <w:rFonts w:asciiTheme="majorBidi" w:hAnsiTheme="majorBidi" w:cstheme="majorBidi"/>
                <w:lang w:eastAsia="zh-CN" w:bidi="he-IL"/>
              </w:rPr>
              <w:br/>
              <w:t># I_{IL} is hardcoded to 1</w:t>
            </w:r>
            <w:r w:rsidRPr="00A84D4D">
              <w:rPr>
                <w:rFonts w:asciiTheme="majorBidi" w:hAnsiTheme="majorBidi" w:cstheme="majorBidi"/>
                <w:lang w:eastAsia="zh-CN" w:bidi="he-IL"/>
              </w:rPr>
              <w:br/>
              <w:t># n_{PC} is hardcoded to 0</w:t>
            </w:r>
            <w:r w:rsidRPr="00A84D4D">
              <w:rPr>
                <w:rFonts w:asciiTheme="majorBidi" w:hAnsiTheme="majorBidi" w:cstheme="majorBidi"/>
                <w:lang w:eastAsia="zh-CN" w:bidi="he-IL"/>
              </w:rPr>
              <w:br/>
              <w:t># n_{PC}^{</w:t>
            </w:r>
            <w:proofErr w:type="spellStart"/>
            <w:r w:rsidRPr="00A84D4D">
              <w:rPr>
                <w:rFonts w:asciiTheme="majorBidi" w:hAnsiTheme="majorBidi" w:cstheme="majorBidi"/>
                <w:lang w:eastAsia="zh-CN" w:bidi="he-IL"/>
              </w:rPr>
              <w:t>wm</w:t>
            </w:r>
            <w:proofErr w:type="spellEnd"/>
            <w:r w:rsidRPr="00A84D4D">
              <w:rPr>
                <w:rFonts w:asciiTheme="majorBidi" w:hAnsiTheme="majorBidi" w:cstheme="majorBidi"/>
                <w:lang w:eastAsia="zh-CN" w:bidi="he-IL"/>
              </w:rPr>
              <w:t>} is hardcoded to 0</w:t>
            </w:r>
            <w:r w:rsidRPr="00A84D4D">
              <w:rPr>
                <w:rFonts w:asciiTheme="majorBidi" w:hAnsiTheme="majorBidi" w:cstheme="majorBidi"/>
                <w:lang w:eastAsia="zh-CN" w:bidi="he-IL"/>
              </w:rPr>
              <w:br/>
            </w:r>
            <w:r w:rsidRPr="00A84D4D">
              <w:rPr>
                <w:rFonts w:asciiTheme="majorBidi" w:hAnsiTheme="majorBidi" w:cstheme="majorBidi"/>
                <w:lang w:eastAsia="zh-CN" w:bidi="he-IL"/>
              </w:rPr>
              <w:br/>
              <w:t>=========</w:t>
            </w:r>
            <w:r w:rsidRPr="00A84D4D">
              <w:rPr>
                <w:rFonts w:asciiTheme="majorBidi" w:hAnsiTheme="majorBidi" w:cstheme="majorBidi"/>
                <w:lang w:eastAsia="zh-CN" w:bidi="he-IL"/>
              </w:rPr>
              <w:br/>
            </w:r>
            <w:r w:rsidRPr="00A84D4D">
              <w:rPr>
                <w:rFonts w:asciiTheme="majorBidi" w:hAnsiTheme="majorBidi" w:cstheme="majorBidi"/>
                <w:lang w:eastAsia="zh-CN" w:bidi="he-IL"/>
              </w:rPr>
              <w:br/>
              <w:t xml:space="preserve">N: encoded </w:t>
            </w:r>
            <w:commentRangeStart w:id="1007"/>
            <w:proofErr w:type="spellStart"/>
            <w:r w:rsidRPr="00A84D4D">
              <w:rPr>
                <w:rFonts w:asciiTheme="majorBidi" w:hAnsiTheme="majorBidi" w:cstheme="majorBidi"/>
                <w:lang w:eastAsia="zh-CN" w:bidi="he-IL"/>
              </w:rPr>
              <w:t>bt</w:t>
            </w:r>
            <w:commentRangeEnd w:id="1007"/>
            <w:proofErr w:type="spellEnd"/>
            <w:r w:rsidR="00136A92">
              <w:rPr>
                <w:rStyle w:val="CommentReference"/>
              </w:rPr>
              <w:commentReference w:id="1007"/>
            </w:r>
            <w:r w:rsidRPr="00A84D4D">
              <w:rPr>
                <w:rFonts w:asciiTheme="majorBidi" w:hAnsiTheme="majorBidi" w:cstheme="majorBidi"/>
                <w:lang w:eastAsia="zh-CN" w:bidi="he-IL"/>
              </w:rPr>
              <w:t xml:space="preserve"> length is a direct function of K (A+24) and E (#no-DMRS PDCCH symbols based on </w:t>
            </w:r>
            <w:r w:rsidRPr="00A84D4D">
              <w:rPr>
                <w:rFonts w:asciiTheme="majorBidi" w:hAnsiTheme="majorBidi" w:cstheme="majorBidi"/>
                <w:i/>
                <w:iCs/>
                <w:lang w:eastAsia="zh-CN" w:bidi="he-IL"/>
              </w:rPr>
              <w:t>AL</w:t>
            </w:r>
            <w:r w:rsidRPr="00A84D4D">
              <w:rPr>
                <w:rFonts w:asciiTheme="majorBidi" w:hAnsiTheme="majorBidi" w:cstheme="majorBidi"/>
                <w:lang w:eastAsia="zh-CN" w:bidi="he-IL"/>
              </w:rPr>
              <w:t xml:space="preserve"> * 2) and a set of </w:t>
            </w:r>
            <w:commentRangeStart w:id="1008"/>
            <w:r w:rsidRPr="00A84D4D">
              <w:rPr>
                <w:rFonts w:asciiTheme="majorBidi" w:hAnsiTheme="majorBidi" w:cstheme="majorBidi"/>
                <w:lang w:eastAsia="zh-CN" w:bidi="he-IL"/>
              </w:rPr>
              <w:t xml:space="preserve">hard-coded </w:t>
            </w:r>
            <w:commentRangeEnd w:id="1008"/>
            <w:r w:rsidR="00136A92">
              <w:rPr>
                <w:rStyle w:val="CommentReference"/>
              </w:rPr>
              <w:commentReference w:id="1008"/>
            </w:r>
            <w:r w:rsidRPr="00A84D4D">
              <w:rPr>
                <w:rFonts w:asciiTheme="majorBidi" w:hAnsiTheme="majorBidi" w:cstheme="majorBidi"/>
                <w:lang w:eastAsia="zh-CN" w:bidi="he-IL"/>
              </w:rPr>
              <w:t>parameters.</w:t>
            </w:r>
            <w:r w:rsidRPr="00A84D4D">
              <w:rPr>
                <w:rFonts w:asciiTheme="majorBidi" w:hAnsiTheme="majorBidi" w:cstheme="majorBidi"/>
                <w:lang w:eastAsia="zh-CN" w:bidi="he-IL"/>
              </w:rPr>
              <w:br/>
            </w:r>
            <w:r w:rsidRPr="00A84D4D">
              <w:rPr>
                <w:rFonts w:asciiTheme="majorBidi" w:hAnsiTheme="majorBidi" w:cstheme="majorBidi"/>
                <w:lang w:eastAsia="zh-CN" w:bidi="he-IL"/>
              </w:rPr>
              <w:br/>
              <w:t xml:space="preserve">Interleaving: </w:t>
            </w:r>
            <w:proofErr w:type="spellStart"/>
            <w:r w:rsidRPr="00A84D4D">
              <w:rPr>
                <w:rFonts w:asciiTheme="majorBidi" w:hAnsiTheme="majorBidi" w:cstheme="majorBidi"/>
                <w:lang w:eastAsia="zh-CN" w:bidi="he-IL"/>
              </w:rPr>
              <w:t>functon</w:t>
            </w:r>
            <w:proofErr w:type="spellEnd"/>
            <w:r w:rsidRPr="00A84D4D">
              <w:rPr>
                <w:rFonts w:asciiTheme="majorBidi" w:hAnsiTheme="majorBidi" w:cstheme="majorBidi"/>
                <w:lang w:eastAsia="zh-CN" w:bidi="he-IL"/>
              </w:rPr>
              <w:t xml:space="preserve"> of I_IL (hardcoded for PDCCH) and a set of additional hardcoded table and parameters, operates on the payload</w:t>
            </w:r>
            <w:r w:rsidRPr="00A84D4D">
              <w:rPr>
                <w:rFonts w:asciiTheme="majorBidi" w:hAnsiTheme="majorBidi" w:cstheme="majorBidi"/>
                <w:lang w:eastAsia="zh-CN" w:bidi="he-IL"/>
              </w:rPr>
              <w:br/>
            </w:r>
            <w:r w:rsidRPr="00A84D4D">
              <w:rPr>
                <w:rFonts w:asciiTheme="majorBidi" w:hAnsiTheme="majorBidi" w:cstheme="majorBidi"/>
                <w:lang w:eastAsia="zh-CN" w:bidi="he-IL"/>
              </w:rPr>
              <w:br/>
              <w:t>Encoding: function of n_{PC} (hardcoded for PDCCH), n_{PC}^{</w:t>
            </w:r>
            <w:proofErr w:type="spellStart"/>
            <w:r w:rsidRPr="00A84D4D">
              <w:rPr>
                <w:rFonts w:asciiTheme="majorBidi" w:hAnsiTheme="majorBidi" w:cstheme="majorBidi"/>
                <w:lang w:eastAsia="zh-CN" w:bidi="he-IL"/>
              </w:rPr>
              <w:t>wm</w:t>
            </w:r>
            <w:proofErr w:type="spellEnd"/>
            <w:r w:rsidRPr="00A84D4D">
              <w:rPr>
                <w:rFonts w:asciiTheme="majorBidi" w:hAnsiTheme="majorBidi" w:cstheme="majorBidi"/>
                <w:lang w:eastAsia="zh-CN" w:bidi="he-IL"/>
              </w:rPr>
              <w:t xml:space="preserve">} (hardcoded for PDCCH), + additional spec hard-coded tables and </w:t>
            </w:r>
            <w:proofErr w:type="spellStart"/>
            <w:r w:rsidRPr="00A84D4D">
              <w:rPr>
                <w:rFonts w:asciiTheme="majorBidi" w:hAnsiTheme="majorBidi" w:cstheme="majorBidi"/>
                <w:lang w:eastAsia="zh-CN" w:bidi="he-IL"/>
              </w:rPr>
              <w:t>paramerrs</w:t>
            </w:r>
            <w:proofErr w:type="spellEnd"/>
            <w:r w:rsidRPr="00A84D4D">
              <w:rPr>
                <w:rFonts w:asciiTheme="majorBidi" w:hAnsiTheme="majorBidi" w:cstheme="majorBidi"/>
                <w:lang w:eastAsia="zh-CN" w:bidi="he-IL"/>
              </w:rPr>
              <w:t>, operates on the interleaved payload</w:t>
            </w:r>
          </w:p>
        </w:tc>
        <w:tc>
          <w:tcPr>
            <w:tcW w:w="3599" w:type="dxa"/>
            <w:hideMark/>
          </w:tcPr>
          <w:p w14:paraId="6B0FEF7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38.212, sec 7.3.3</w:t>
            </w:r>
          </w:p>
        </w:tc>
      </w:tr>
      <w:tr w:rsidR="00C27770" w:rsidRPr="00F07F53" w14:paraId="7C40F550" w14:textId="77777777" w:rsidTr="008165A3">
        <w:trPr>
          <w:trHeight w:val="300"/>
        </w:trPr>
        <w:tc>
          <w:tcPr>
            <w:tcW w:w="0" w:type="dxa"/>
            <w:gridSpan w:val="4"/>
            <w:shd w:val="clear" w:color="auto" w:fill="D9D9D9" w:themeFill="background1" w:themeFillShade="D9"/>
            <w:noWrap/>
            <w:hideMark/>
          </w:tcPr>
          <w:p w14:paraId="1EAD5FCD"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Rate Matching</w:t>
            </w:r>
          </w:p>
        </w:tc>
      </w:tr>
      <w:tr w:rsidR="00C27770" w:rsidRPr="00F07F53" w14:paraId="7309147D" w14:textId="77777777" w:rsidTr="008165A3">
        <w:trPr>
          <w:trHeight w:val="2100"/>
        </w:trPr>
        <w:tc>
          <w:tcPr>
            <w:tcW w:w="2952" w:type="dxa"/>
            <w:gridSpan w:val="2"/>
            <w:noWrap/>
            <w:hideMark/>
          </w:tcPr>
          <w:p w14:paraId="631006F4"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lastRenderedPageBreak/>
              <w:t>Aggregation Level (AL)</w:t>
            </w:r>
          </w:p>
        </w:tc>
        <w:tc>
          <w:tcPr>
            <w:tcW w:w="3161" w:type="dxa"/>
            <w:hideMark/>
          </w:tcPr>
          <w:p w14:paraId="78E7B972"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Rate matching detailed in 38.212</w:t>
            </w:r>
            <w:r w:rsidRPr="00A84D4D">
              <w:rPr>
                <w:rFonts w:asciiTheme="majorBidi" w:hAnsiTheme="majorBidi" w:cstheme="majorBidi"/>
                <w:lang w:eastAsia="zh-CN" w:bidi="he-IL"/>
              </w:rPr>
              <w:br/>
              <w:t xml:space="preserve"># out size E = 2*#non-DMRS REs (function of Aggregation Level) </w:t>
            </w:r>
            <w:r w:rsidRPr="00A84D4D">
              <w:rPr>
                <w:rFonts w:asciiTheme="majorBidi" w:hAnsiTheme="majorBidi" w:cstheme="majorBidi"/>
                <w:lang w:eastAsia="zh-CN" w:bidi="he-IL"/>
              </w:rPr>
              <w:br/>
              <w:t># rate match algorithm uses this E, the size of the original sequence + CRC (K), n_{PC} (hardcoded to 0) and n_{BIL} (hardcoded to 0) to operate on the polar-coded payload</w:t>
            </w:r>
          </w:p>
        </w:tc>
        <w:tc>
          <w:tcPr>
            <w:tcW w:w="3599" w:type="dxa"/>
            <w:noWrap/>
            <w:hideMark/>
          </w:tcPr>
          <w:p w14:paraId="6CC23F73"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7.3.4</w:t>
            </w:r>
          </w:p>
        </w:tc>
      </w:tr>
      <w:tr w:rsidR="00C27770" w:rsidRPr="00F07F53" w14:paraId="19A32634" w14:textId="77777777" w:rsidTr="008165A3">
        <w:trPr>
          <w:trHeight w:val="300"/>
        </w:trPr>
        <w:tc>
          <w:tcPr>
            <w:tcW w:w="0" w:type="dxa"/>
            <w:gridSpan w:val="4"/>
            <w:shd w:val="clear" w:color="auto" w:fill="D9D9D9" w:themeFill="background1" w:themeFillShade="D9"/>
            <w:noWrap/>
            <w:hideMark/>
          </w:tcPr>
          <w:p w14:paraId="3E63E70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Scrambling</w:t>
            </w:r>
          </w:p>
        </w:tc>
      </w:tr>
      <w:tr w:rsidR="00C27770" w:rsidRPr="00F07F53" w14:paraId="01A79ED4" w14:textId="77777777" w:rsidTr="008165A3">
        <w:trPr>
          <w:trHeight w:val="810"/>
        </w:trPr>
        <w:tc>
          <w:tcPr>
            <w:tcW w:w="892" w:type="dxa"/>
            <w:vMerge w:val="restart"/>
            <w:noWrap/>
            <w:textDirection w:val="btLr"/>
            <w:hideMark/>
          </w:tcPr>
          <w:p w14:paraId="22FD5BE1" w14:textId="77777777" w:rsidR="00C27770" w:rsidRPr="00A84D4D" w:rsidRDefault="00C27770" w:rsidP="008165A3">
            <w:pPr>
              <w:jc w:val="center"/>
              <w:rPr>
                <w:rFonts w:asciiTheme="majorBidi" w:hAnsiTheme="majorBidi" w:cstheme="majorBidi"/>
                <w:lang w:eastAsia="zh-CN" w:bidi="he-IL"/>
              </w:rPr>
            </w:pPr>
            <w:r w:rsidRPr="00A84D4D">
              <w:rPr>
                <w:rFonts w:asciiTheme="majorBidi" w:hAnsiTheme="majorBidi" w:cstheme="majorBidi"/>
                <w:lang w:eastAsia="zh-CN" w:bidi="he-IL"/>
              </w:rPr>
              <w:t>per-DCI</w:t>
            </w:r>
          </w:p>
        </w:tc>
        <w:tc>
          <w:tcPr>
            <w:tcW w:w="2060" w:type="dxa"/>
            <w:hideMark/>
          </w:tcPr>
          <w:p w14:paraId="6CBA890C" w14:textId="55C885D3"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n_{ID}</w:t>
            </w:r>
            <w:ins w:id="1009" w:author="Author">
              <w:r w:rsidR="00E26692">
                <w:rPr>
                  <w:rFonts w:asciiTheme="majorBidi" w:hAnsiTheme="majorBidi" w:cstheme="majorBidi"/>
                  <w:lang w:eastAsia="zh-CN" w:bidi="he-IL"/>
                </w:rPr>
                <w:t xml:space="preserve"> or c_{</w:t>
              </w:r>
              <w:proofErr w:type="spellStart"/>
              <w:r w:rsidR="00E26692">
                <w:rPr>
                  <w:rFonts w:asciiTheme="majorBidi" w:hAnsiTheme="majorBidi" w:cstheme="majorBidi"/>
                  <w:lang w:eastAsia="zh-CN" w:bidi="he-IL"/>
                </w:rPr>
                <w:t>in</w:t>
              </w:r>
              <w:r w:rsidR="00F50ACB">
                <w:rPr>
                  <w:rFonts w:asciiTheme="majorBidi" w:hAnsiTheme="majorBidi" w:cstheme="majorBidi"/>
                  <w:lang w:eastAsia="zh-CN" w:bidi="he-IL"/>
                </w:rPr>
                <w:t>i</w:t>
              </w:r>
              <w:r w:rsidR="00E26692">
                <w:rPr>
                  <w:rFonts w:asciiTheme="majorBidi" w:hAnsiTheme="majorBidi" w:cstheme="majorBidi"/>
                  <w:lang w:eastAsia="zh-CN" w:bidi="he-IL"/>
                </w:rPr>
                <w:t>t</w:t>
              </w:r>
              <w:proofErr w:type="spellEnd"/>
              <w:r w:rsidR="00E26692">
                <w:rPr>
                  <w:rFonts w:asciiTheme="majorBidi" w:hAnsiTheme="majorBidi" w:cstheme="majorBidi"/>
                  <w:lang w:eastAsia="zh-CN" w:bidi="he-IL"/>
                </w:rPr>
                <w:t>}</w:t>
              </w:r>
            </w:ins>
          </w:p>
        </w:tc>
        <w:tc>
          <w:tcPr>
            <w:tcW w:w="3161" w:type="dxa"/>
            <w:hideMark/>
          </w:tcPr>
          <w:p w14:paraId="5991C242" w14:textId="77777777" w:rsidR="00C27770" w:rsidRDefault="00F50ACB" w:rsidP="008165A3">
            <w:pPr>
              <w:rPr>
                <w:ins w:id="1010" w:author="Author"/>
                <w:rFonts w:asciiTheme="majorBidi" w:hAnsiTheme="majorBidi" w:cstheme="majorBidi"/>
                <w:lang w:eastAsia="zh-CN" w:bidi="he-IL"/>
              </w:rPr>
            </w:pPr>
            <w:ins w:id="1011" w:author="Author">
              <w:r>
                <w:rPr>
                  <w:rFonts w:asciiTheme="majorBidi" w:hAnsiTheme="majorBidi" w:cstheme="majorBidi"/>
                  <w:lang w:eastAsia="zh-CN" w:bidi="he-IL"/>
                </w:rPr>
                <w:t xml:space="preserve">n_{ID}: </w:t>
              </w:r>
            </w:ins>
            <w:r w:rsidR="00C27770" w:rsidRPr="00A84D4D">
              <w:rPr>
                <w:rFonts w:asciiTheme="majorBidi" w:hAnsiTheme="majorBidi" w:cstheme="majorBidi"/>
                <w:lang w:eastAsia="zh-CN" w:bidi="he-IL"/>
              </w:rPr>
              <w:t>data scrambling identity (PCI by default, can be UE-specific)</w:t>
            </w:r>
          </w:p>
          <w:p w14:paraId="4B28880C" w14:textId="1D99E1FE" w:rsidR="00F50ACB" w:rsidRPr="00A84D4D" w:rsidRDefault="00F50ACB" w:rsidP="008165A3">
            <w:pPr>
              <w:rPr>
                <w:rFonts w:asciiTheme="majorBidi" w:hAnsiTheme="majorBidi" w:cstheme="majorBidi"/>
                <w:lang w:eastAsia="zh-CN" w:bidi="he-IL"/>
              </w:rPr>
            </w:pPr>
            <w:ins w:id="1012" w:author="Author">
              <w:r>
                <w:rPr>
                  <w:rFonts w:asciiTheme="majorBidi" w:hAnsiTheme="majorBidi" w:cstheme="majorBidi"/>
                  <w:lang w:eastAsia="zh-CN" w:bidi="he-IL"/>
                </w:rPr>
                <w:t>c_{</w:t>
              </w:r>
              <w:proofErr w:type="spellStart"/>
              <w:r>
                <w:rPr>
                  <w:rFonts w:asciiTheme="majorBidi" w:hAnsiTheme="majorBidi" w:cstheme="majorBidi"/>
                  <w:lang w:eastAsia="zh-CN" w:bidi="he-IL"/>
                </w:rPr>
                <w:t>init</w:t>
              </w:r>
              <w:proofErr w:type="spellEnd"/>
              <w:r>
                <w:rPr>
                  <w:rFonts w:asciiTheme="majorBidi" w:hAnsiTheme="majorBidi" w:cstheme="majorBidi"/>
                  <w:lang w:eastAsia="zh-CN" w:bidi="he-IL"/>
                </w:rPr>
                <w:t>}</w:t>
              </w:r>
              <w:r w:rsidR="009910DB">
                <w:rPr>
                  <w:rFonts w:asciiTheme="majorBidi" w:hAnsiTheme="majorBidi" w:cstheme="majorBidi"/>
                  <w:lang w:eastAsia="zh-CN" w:bidi="he-IL"/>
                </w:rPr>
                <w:t>: scrambling initialization</w:t>
              </w:r>
            </w:ins>
          </w:p>
        </w:tc>
        <w:tc>
          <w:tcPr>
            <w:tcW w:w="3599" w:type="dxa"/>
            <w:noWrap/>
            <w:hideMark/>
          </w:tcPr>
          <w:p w14:paraId="6CF8036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7.3.2.3</w:t>
            </w:r>
          </w:p>
        </w:tc>
      </w:tr>
      <w:tr w:rsidR="00C27770" w:rsidRPr="00F07F53" w14:paraId="50E741BF" w14:textId="77777777" w:rsidTr="008165A3">
        <w:trPr>
          <w:trHeight w:val="600"/>
        </w:trPr>
        <w:tc>
          <w:tcPr>
            <w:tcW w:w="892" w:type="dxa"/>
            <w:vMerge/>
            <w:hideMark/>
          </w:tcPr>
          <w:p w14:paraId="1684C9D0" w14:textId="77777777" w:rsidR="00C27770" w:rsidRPr="00A84D4D" w:rsidRDefault="00C27770" w:rsidP="008165A3">
            <w:pPr>
              <w:rPr>
                <w:rFonts w:asciiTheme="majorBidi" w:hAnsiTheme="majorBidi" w:cstheme="majorBidi"/>
                <w:lang w:eastAsia="zh-CN" w:bidi="he-IL"/>
              </w:rPr>
            </w:pPr>
          </w:p>
        </w:tc>
        <w:tc>
          <w:tcPr>
            <w:tcW w:w="2060" w:type="dxa"/>
            <w:hideMark/>
          </w:tcPr>
          <w:p w14:paraId="7F3EFD23"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n_{RNTI}</w:t>
            </w:r>
          </w:p>
        </w:tc>
        <w:tc>
          <w:tcPr>
            <w:tcW w:w="3161" w:type="dxa"/>
            <w:hideMark/>
          </w:tcPr>
          <w:p w14:paraId="2E82257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RNTI-based scrambling associated with the DCI transmission (0 for CSS)</w:t>
            </w:r>
          </w:p>
        </w:tc>
        <w:tc>
          <w:tcPr>
            <w:tcW w:w="3599" w:type="dxa"/>
            <w:noWrap/>
            <w:hideMark/>
          </w:tcPr>
          <w:p w14:paraId="51E4C85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7.3.2.3</w:t>
            </w:r>
          </w:p>
        </w:tc>
      </w:tr>
      <w:tr w:rsidR="00C27770" w:rsidRPr="00F07F53" w14:paraId="5F0D935D" w14:textId="77777777" w:rsidTr="008165A3">
        <w:trPr>
          <w:trHeight w:val="300"/>
        </w:trPr>
        <w:tc>
          <w:tcPr>
            <w:tcW w:w="0" w:type="dxa"/>
            <w:gridSpan w:val="4"/>
            <w:shd w:val="clear" w:color="auto" w:fill="D9D9D9" w:themeFill="background1" w:themeFillShade="D9"/>
            <w:noWrap/>
            <w:hideMark/>
          </w:tcPr>
          <w:p w14:paraId="52D20B6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Modulation</w:t>
            </w:r>
          </w:p>
        </w:tc>
      </w:tr>
      <w:tr w:rsidR="00C27770" w:rsidRPr="00F07F53" w14:paraId="6E137E2C" w14:textId="77777777" w:rsidTr="008165A3">
        <w:trPr>
          <w:trHeight w:val="600"/>
        </w:trPr>
        <w:tc>
          <w:tcPr>
            <w:tcW w:w="2952" w:type="dxa"/>
            <w:gridSpan w:val="2"/>
            <w:noWrap/>
            <w:hideMark/>
          </w:tcPr>
          <w:p w14:paraId="26DB422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&lt;acceleration based on hard-coded values&gt;</w:t>
            </w:r>
          </w:p>
        </w:tc>
        <w:tc>
          <w:tcPr>
            <w:tcW w:w="3161" w:type="dxa"/>
            <w:hideMark/>
          </w:tcPr>
          <w:p w14:paraId="4485DD8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PDCCH uses QPSK modulation</w:t>
            </w:r>
          </w:p>
        </w:tc>
        <w:tc>
          <w:tcPr>
            <w:tcW w:w="3599" w:type="dxa"/>
            <w:hideMark/>
          </w:tcPr>
          <w:p w14:paraId="5E90A4E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7.3.2.4</w:t>
            </w:r>
            <w:r w:rsidRPr="00A84D4D">
              <w:rPr>
                <w:rFonts w:asciiTheme="majorBidi" w:hAnsiTheme="majorBidi" w:cstheme="majorBidi"/>
                <w:lang w:eastAsia="zh-CN" w:bidi="he-IL"/>
              </w:rPr>
              <w:br/>
              <w:t>3GPP TS 38.211, sec 5.1.3</w:t>
            </w:r>
          </w:p>
        </w:tc>
      </w:tr>
      <w:tr w:rsidR="00C27770" w:rsidRPr="00F07F53" w14:paraId="2836A150" w14:textId="77777777" w:rsidTr="008165A3">
        <w:trPr>
          <w:trHeight w:val="300"/>
        </w:trPr>
        <w:tc>
          <w:tcPr>
            <w:tcW w:w="9712" w:type="dxa"/>
            <w:gridSpan w:val="4"/>
            <w:noWrap/>
            <w:hideMark/>
          </w:tcPr>
          <w:p w14:paraId="7CDC3DA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Precoding</w:t>
            </w:r>
          </w:p>
        </w:tc>
      </w:tr>
      <w:tr w:rsidR="00C27770" w:rsidRPr="00F07F53" w14:paraId="3EA8922D" w14:textId="77777777" w:rsidTr="008165A3">
        <w:trPr>
          <w:trHeight w:val="900"/>
        </w:trPr>
        <w:tc>
          <w:tcPr>
            <w:tcW w:w="892" w:type="dxa"/>
            <w:noWrap/>
            <w:textDirection w:val="btLr"/>
            <w:hideMark/>
          </w:tcPr>
          <w:p w14:paraId="52D74BF5" w14:textId="77777777" w:rsidR="00C27770" w:rsidRPr="00A84D4D" w:rsidRDefault="00C27770" w:rsidP="008165A3">
            <w:pPr>
              <w:jc w:val="center"/>
              <w:rPr>
                <w:rFonts w:asciiTheme="majorBidi" w:hAnsiTheme="majorBidi" w:cstheme="majorBidi"/>
                <w:lang w:eastAsia="zh-CN" w:bidi="he-IL"/>
              </w:rPr>
            </w:pPr>
            <w:r w:rsidRPr="00A84D4D">
              <w:rPr>
                <w:rFonts w:asciiTheme="majorBidi" w:hAnsiTheme="majorBidi" w:cstheme="majorBidi"/>
                <w:lang w:eastAsia="zh-CN" w:bidi="he-IL"/>
              </w:rPr>
              <w:t>per-DCI</w:t>
            </w:r>
          </w:p>
        </w:tc>
        <w:tc>
          <w:tcPr>
            <w:tcW w:w="2060" w:type="dxa"/>
            <w:hideMark/>
          </w:tcPr>
          <w:p w14:paraId="2889E44D" w14:textId="6489D360" w:rsidR="00C27770" w:rsidRPr="00A84D4D" w:rsidRDefault="00387C9D" w:rsidP="008165A3">
            <w:pPr>
              <w:rPr>
                <w:rFonts w:asciiTheme="majorBidi" w:hAnsiTheme="majorBidi" w:cstheme="majorBidi"/>
                <w:i/>
                <w:iCs/>
                <w:lang w:eastAsia="zh-CN" w:bidi="he-IL"/>
              </w:rPr>
            </w:pPr>
            <w:r>
              <w:rPr>
                <w:rFonts w:asciiTheme="majorBidi" w:hAnsiTheme="majorBidi" w:cstheme="majorBidi"/>
                <w:i/>
                <w:iCs/>
                <w:lang w:eastAsia="zh-CN" w:bidi="he-IL"/>
              </w:rPr>
              <w:t xml:space="preserve">See section </w:t>
            </w:r>
            <w:r>
              <w:rPr>
                <w:rFonts w:asciiTheme="majorBidi" w:hAnsiTheme="majorBidi" w:cstheme="majorBidi"/>
                <w:i/>
                <w:iCs/>
                <w:lang w:eastAsia="zh-CN" w:bidi="he-IL"/>
              </w:rPr>
              <w:fldChar w:fldCharType="begin"/>
            </w:r>
            <w:r>
              <w:rPr>
                <w:rFonts w:asciiTheme="majorBidi" w:hAnsiTheme="majorBidi" w:cstheme="majorBidi"/>
                <w:i/>
                <w:iCs/>
                <w:lang w:eastAsia="zh-CN" w:bidi="he-IL"/>
              </w:rPr>
              <w:instrText xml:space="preserve"> REF _Ref86291452 \r \h </w:instrText>
            </w:r>
            <w:r>
              <w:rPr>
                <w:rFonts w:asciiTheme="majorBidi" w:hAnsiTheme="majorBidi" w:cstheme="majorBidi"/>
                <w:i/>
                <w:iCs/>
                <w:lang w:eastAsia="zh-CN" w:bidi="he-IL"/>
              </w:rPr>
            </w:r>
            <w:r>
              <w:rPr>
                <w:rFonts w:asciiTheme="majorBidi" w:hAnsiTheme="majorBidi" w:cstheme="majorBidi"/>
                <w:i/>
                <w:iCs/>
                <w:lang w:eastAsia="zh-CN" w:bidi="he-IL"/>
              </w:rPr>
              <w:fldChar w:fldCharType="separate"/>
            </w:r>
            <w:r>
              <w:rPr>
                <w:rFonts w:asciiTheme="majorBidi" w:hAnsiTheme="majorBidi" w:cstheme="majorBidi"/>
                <w:i/>
                <w:iCs/>
                <w:cs/>
                <w:lang w:eastAsia="zh-CN" w:bidi="he-IL"/>
              </w:rPr>
              <w:t>‎</w:t>
            </w:r>
            <w:r>
              <w:rPr>
                <w:rFonts w:asciiTheme="majorBidi" w:hAnsiTheme="majorBidi" w:cstheme="majorBidi"/>
                <w:i/>
                <w:iCs/>
                <w:lang w:eastAsia="zh-CN" w:bidi="he-IL"/>
              </w:rPr>
              <w:t>4.2.7</w:t>
            </w:r>
            <w:r>
              <w:rPr>
                <w:rFonts w:asciiTheme="majorBidi" w:hAnsiTheme="majorBidi" w:cstheme="majorBidi"/>
                <w:i/>
                <w:iCs/>
                <w:lang w:eastAsia="zh-CN" w:bidi="he-IL"/>
              </w:rPr>
              <w:fldChar w:fldCharType="end"/>
            </w:r>
          </w:p>
        </w:tc>
        <w:tc>
          <w:tcPr>
            <w:tcW w:w="3161" w:type="dxa"/>
            <w:hideMark/>
          </w:tcPr>
          <w:p w14:paraId="4D081FD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Conceptually similar to FH signaling when precoding for Cat-B. 3GPP leaves DL precoding to implementation.</w:t>
            </w:r>
          </w:p>
        </w:tc>
        <w:tc>
          <w:tcPr>
            <w:tcW w:w="3599" w:type="dxa"/>
            <w:noWrap/>
            <w:hideMark/>
          </w:tcPr>
          <w:p w14:paraId="4BBA219E" w14:textId="77777777" w:rsidR="00C27770" w:rsidRPr="00A84D4D" w:rsidRDefault="00C27770" w:rsidP="008165A3">
            <w:pPr>
              <w:rPr>
                <w:rFonts w:asciiTheme="majorBidi" w:hAnsiTheme="majorBidi" w:cstheme="majorBidi"/>
                <w:lang w:eastAsia="zh-CN" w:bidi="he-IL"/>
              </w:rPr>
            </w:pPr>
          </w:p>
        </w:tc>
      </w:tr>
      <w:tr w:rsidR="00C27770" w:rsidRPr="00F07F53" w14:paraId="6B71596E" w14:textId="77777777" w:rsidTr="008165A3">
        <w:trPr>
          <w:trHeight w:val="300"/>
        </w:trPr>
        <w:tc>
          <w:tcPr>
            <w:tcW w:w="0" w:type="dxa"/>
            <w:gridSpan w:val="4"/>
            <w:shd w:val="clear" w:color="auto" w:fill="D9D9D9" w:themeFill="background1" w:themeFillShade="D9"/>
            <w:noWrap/>
            <w:hideMark/>
          </w:tcPr>
          <w:p w14:paraId="63FC91C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RE Mapping</w:t>
            </w:r>
          </w:p>
        </w:tc>
      </w:tr>
      <w:tr w:rsidR="00C27770" w:rsidRPr="00F07F53" w14:paraId="60548767" w14:textId="77777777" w:rsidTr="008165A3">
        <w:trPr>
          <w:trHeight w:val="1200"/>
        </w:trPr>
        <w:tc>
          <w:tcPr>
            <w:tcW w:w="892" w:type="dxa"/>
            <w:vMerge w:val="restart"/>
            <w:noWrap/>
            <w:textDirection w:val="btLr"/>
            <w:hideMark/>
          </w:tcPr>
          <w:p w14:paraId="7680BE81" w14:textId="77777777" w:rsidR="00C27770" w:rsidRPr="00A84D4D" w:rsidRDefault="00C27770" w:rsidP="008165A3">
            <w:pPr>
              <w:jc w:val="center"/>
              <w:rPr>
                <w:rFonts w:asciiTheme="majorBidi" w:hAnsiTheme="majorBidi" w:cstheme="majorBidi"/>
                <w:lang w:eastAsia="zh-CN" w:bidi="he-IL"/>
              </w:rPr>
            </w:pPr>
            <w:r w:rsidRPr="00A84D4D">
              <w:rPr>
                <w:rFonts w:asciiTheme="majorBidi" w:hAnsiTheme="majorBidi" w:cstheme="majorBidi"/>
                <w:lang w:eastAsia="zh-CN" w:bidi="he-IL"/>
              </w:rPr>
              <w:t>Frequency Domain</w:t>
            </w:r>
          </w:p>
        </w:tc>
        <w:tc>
          <w:tcPr>
            <w:tcW w:w="2060" w:type="dxa"/>
            <w:hideMark/>
          </w:tcPr>
          <w:p w14:paraId="44194A4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N_{BWP}^{start}</w:t>
            </w:r>
          </w:p>
        </w:tc>
        <w:tc>
          <w:tcPr>
            <w:tcW w:w="3161" w:type="dxa"/>
            <w:hideMark/>
          </w:tcPr>
          <w:p w14:paraId="194389E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Start, </w:t>
            </w:r>
            <w:proofErr w:type="spellStart"/>
            <w:r w:rsidRPr="00A84D4D">
              <w:rPr>
                <w:rFonts w:asciiTheme="majorBidi" w:hAnsiTheme="majorBidi" w:cstheme="majorBidi"/>
                <w:lang w:eastAsia="zh-CN" w:bidi="he-IL"/>
              </w:rPr>
              <w:t>w.r.t.</w:t>
            </w:r>
            <w:proofErr w:type="spellEnd"/>
            <w:r w:rsidRPr="00A84D4D">
              <w:rPr>
                <w:rFonts w:asciiTheme="majorBidi" w:hAnsiTheme="majorBidi" w:cstheme="majorBidi"/>
                <w:lang w:eastAsia="zh-CN" w:bidi="he-IL"/>
              </w:rPr>
              <w:t xml:space="preserve"> CRB, of bandwidth part: RBs indexing for the frequency domain allocation is relative to the Bandwidth part for the PDCCH allocation </w:t>
            </w:r>
          </w:p>
        </w:tc>
        <w:tc>
          <w:tcPr>
            <w:tcW w:w="3599" w:type="dxa"/>
            <w:hideMark/>
          </w:tcPr>
          <w:p w14:paraId="4F0DD29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7.3.2.2</w:t>
            </w:r>
            <w:r w:rsidRPr="00A84D4D">
              <w:rPr>
                <w:rFonts w:asciiTheme="majorBidi" w:hAnsiTheme="majorBidi" w:cstheme="majorBidi"/>
                <w:lang w:eastAsia="zh-CN" w:bidi="he-IL"/>
              </w:rPr>
              <w:br/>
              <w:t>3GPP TS 38.331, sec 6.3.2</w:t>
            </w:r>
          </w:p>
        </w:tc>
      </w:tr>
      <w:tr w:rsidR="00C27770" w:rsidRPr="00F07F53" w14:paraId="5888BC11" w14:textId="77777777" w:rsidTr="008165A3">
        <w:trPr>
          <w:trHeight w:val="900"/>
        </w:trPr>
        <w:tc>
          <w:tcPr>
            <w:tcW w:w="892" w:type="dxa"/>
            <w:vMerge/>
            <w:hideMark/>
          </w:tcPr>
          <w:p w14:paraId="25DB5C20" w14:textId="77777777" w:rsidR="00C27770" w:rsidRPr="00A84D4D" w:rsidRDefault="00C27770" w:rsidP="008165A3">
            <w:pPr>
              <w:rPr>
                <w:rFonts w:asciiTheme="majorBidi" w:hAnsiTheme="majorBidi" w:cstheme="majorBidi"/>
                <w:lang w:eastAsia="zh-CN" w:bidi="he-IL"/>
              </w:rPr>
            </w:pPr>
          </w:p>
        </w:tc>
        <w:tc>
          <w:tcPr>
            <w:tcW w:w="2060" w:type="dxa"/>
            <w:hideMark/>
          </w:tcPr>
          <w:p w14:paraId="6B6A0C1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N_{BWP}^{size}</w:t>
            </w:r>
          </w:p>
        </w:tc>
        <w:tc>
          <w:tcPr>
            <w:tcW w:w="3161" w:type="dxa"/>
            <w:hideMark/>
          </w:tcPr>
          <w:p w14:paraId="5E5DDD3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Size of bandwidth part: RBs indexing for the frequency domain allocation is relative to the Bandwidth part for the PDCCH allocation </w:t>
            </w:r>
          </w:p>
        </w:tc>
        <w:tc>
          <w:tcPr>
            <w:tcW w:w="3599" w:type="dxa"/>
            <w:noWrap/>
            <w:hideMark/>
          </w:tcPr>
          <w:p w14:paraId="51FC5654"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3GGP TS 38.211, section 7.3.1.6</w:t>
            </w:r>
          </w:p>
        </w:tc>
      </w:tr>
      <w:tr w:rsidR="00C27770" w:rsidRPr="00F07F53" w14:paraId="11E6E701" w14:textId="77777777" w:rsidTr="008165A3">
        <w:trPr>
          <w:trHeight w:val="600"/>
        </w:trPr>
        <w:tc>
          <w:tcPr>
            <w:tcW w:w="892" w:type="dxa"/>
            <w:vMerge/>
            <w:hideMark/>
          </w:tcPr>
          <w:p w14:paraId="10A3B311" w14:textId="77777777" w:rsidR="00C27770" w:rsidRPr="00A84D4D" w:rsidRDefault="00C27770" w:rsidP="008165A3">
            <w:pPr>
              <w:rPr>
                <w:rFonts w:asciiTheme="majorBidi" w:hAnsiTheme="majorBidi" w:cstheme="majorBidi"/>
                <w:lang w:eastAsia="zh-CN" w:bidi="he-IL"/>
              </w:rPr>
            </w:pPr>
          </w:p>
        </w:tc>
        <w:tc>
          <w:tcPr>
            <w:tcW w:w="2060" w:type="dxa"/>
            <w:hideMark/>
          </w:tcPr>
          <w:p w14:paraId="73195350"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µ, µ_{0}</w:t>
            </w:r>
          </w:p>
        </w:tc>
        <w:tc>
          <w:tcPr>
            <w:tcW w:w="3161" w:type="dxa"/>
            <w:hideMark/>
          </w:tcPr>
          <w:p w14:paraId="2D9E107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subcarrier spacing impacts waveform generation, including centering</w:t>
            </w:r>
          </w:p>
        </w:tc>
        <w:tc>
          <w:tcPr>
            <w:tcW w:w="3599" w:type="dxa"/>
            <w:noWrap/>
            <w:hideMark/>
          </w:tcPr>
          <w:p w14:paraId="23EB389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4.2, 5.3.1</w:t>
            </w:r>
          </w:p>
        </w:tc>
      </w:tr>
      <w:tr w:rsidR="00C27770" w:rsidRPr="00F07F53" w14:paraId="7E048F70" w14:textId="77777777" w:rsidTr="008165A3">
        <w:trPr>
          <w:trHeight w:val="600"/>
        </w:trPr>
        <w:tc>
          <w:tcPr>
            <w:tcW w:w="892" w:type="dxa"/>
            <w:vMerge/>
            <w:hideMark/>
          </w:tcPr>
          <w:p w14:paraId="6238C549" w14:textId="77777777" w:rsidR="00C27770" w:rsidRPr="00A84D4D" w:rsidRDefault="00C27770" w:rsidP="008165A3">
            <w:pPr>
              <w:rPr>
                <w:rFonts w:asciiTheme="majorBidi" w:hAnsiTheme="majorBidi" w:cstheme="majorBidi"/>
                <w:lang w:eastAsia="zh-CN" w:bidi="he-IL"/>
              </w:rPr>
            </w:pPr>
          </w:p>
        </w:tc>
        <w:tc>
          <w:tcPr>
            <w:tcW w:w="2060" w:type="dxa"/>
            <w:hideMark/>
          </w:tcPr>
          <w:p w14:paraId="36F57D0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L</w:t>
            </w:r>
          </w:p>
        </w:tc>
        <w:tc>
          <w:tcPr>
            <w:tcW w:w="3161" w:type="dxa"/>
            <w:hideMark/>
          </w:tcPr>
          <w:p w14:paraId="02C9500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Number of REGs in an REG Bundle</w:t>
            </w:r>
          </w:p>
        </w:tc>
        <w:tc>
          <w:tcPr>
            <w:tcW w:w="3599" w:type="dxa"/>
            <w:hideMark/>
          </w:tcPr>
          <w:p w14:paraId="000FED0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7.3.2.2</w:t>
            </w:r>
            <w:r w:rsidRPr="00A84D4D">
              <w:rPr>
                <w:rFonts w:asciiTheme="majorBidi" w:hAnsiTheme="majorBidi" w:cstheme="majorBidi"/>
                <w:lang w:eastAsia="zh-CN" w:bidi="he-IL"/>
              </w:rPr>
              <w:br/>
              <w:t>3GPP TS 38.331, sec 6.3.2</w:t>
            </w:r>
          </w:p>
        </w:tc>
      </w:tr>
      <w:tr w:rsidR="00C27770" w:rsidRPr="00F07F53" w14:paraId="1989455B" w14:textId="77777777" w:rsidTr="008165A3">
        <w:trPr>
          <w:trHeight w:val="600"/>
        </w:trPr>
        <w:tc>
          <w:tcPr>
            <w:tcW w:w="892" w:type="dxa"/>
            <w:vMerge/>
            <w:hideMark/>
          </w:tcPr>
          <w:p w14:paraId="0FFFBC7D" w14:textId="77777777" w:rsidR="00C27770" w:rsidRPr="00A84D4D" w:rsidRDefault="00C27770" w:rsidP="008165A3">
            <w:pPr>
              <w:rPr>
                <w:rFonts w:asciiTheme="majorBidi" w:hAnsiTheme="majorBidi" w:cstheme="majorBidi"/>
                <w:lang w:eastAsia="zh-CN" w:bidi="he-IL"/>
              </w:rPr>
            </w:pPr>
          </w:p>
        </w:tc>
        <w:tc>
          <w:tcPr>
            <w:tcW w:w="2060" w:type="dxa"/>
            <w:hideMark/>
          </w:tcPr>
          <w:p w14:paraId="60EEB33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R</w:t>
            </w:r>
          </w:p>
        </w:tc>
        <w:tc>
          <w:tcPr>
            <w:tcW w:w="3161" w:type="dxa"/>
            <w:hideMark/>
          </w:tcPr>
          <w:p w14:paraId="405F3554" w14:textId="77777777" w:rsidR="00C27770" w:rsidRPr="00A84D4D" w:rsidRDefault="00C27770" w:rsidP="008165A3">
            <w:pPr>
              <w:rPr>
                <w:rFonts w:asciiTheme="majorBidi" w:hAnsiTheme="majorBidi" w:cstheme="majorBidi"/>
                <w:lang w:eastAsia="zh-CN" w:bidi="he-IL"/>
              </w:rPr>
            </w:pPr>
            <w:proofErr w:type="spellStart"/>
            <w:r w:rsidRPr="00A84D4D">
              <w:rPr>
                <w:rFonts w:asciiTheme="majorBidi" w:hAnsiTheme="majorBidi" w:cstheme="majorBidi"/>
                <w:lang w:eastAsia="zh-CN" w:bidi="he-IL"/>
              </w:rPr>
              <w:t>Interleaver</w:t>
            </w:r>
            <w:proofErr w:type="spellEnd"/>
            <w:r w:rsidRPr="00A84D4D">
              <w:rPr>
                <w:rFonts w:asciiTheme="majorBidi" w:hAnsiTheme="majorBidi" w:cstheme="majorBidi"/>
                <w:lang w:eastAsia="zh-CN" w:bidi="he-IL"/>
              </w:rPr>
              <w:t xml:space="preserve"> size</w:t>
            </w:r>
          </w:p>
        </w:tc>
        <w:tc>
          <w:tcPr>
            <w:tcW w:w="3599" w:type="dxa"/>
            <w:hideMark/>
          </w:tcPr>
          <w:p w14:paraId="1F8DAF42"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5.1.2.2.2</w:t>
            </w:r>
            <w:r w:rsidRPr="00A84D4D">
              <w:rPr>
                <w:rFonts w:asciiTheme="majorBidi" w:hAnsiTheme="majorBidi" w:cstheme="majorBidi"/>
                <w:lang w:eastAsia="zh-CN" w:bidi="he-IL"/>
              </w:rPr>
              <w:br/>
              <w:t xml:space="preserve">3GPP TS 38.212, sec 7.3.1.2.2 </w:t>
            </w:r>
          </w:p>
        </w:tc>
      </w:tr>
      <w:tr w:rsidR="00C27770" w:rsidRPr="00F07F53" w14:paraId="12C545D0" w14:textId="77777777" w:rsidTr="008165A3">
        <w:trPr>
          <w:trHeight w:val="900"/>
        </w:trPr>
        <w:tc>
          <w:tcPr>
            <w:tcW w:w="892" w:type="dxa"/>
            <w:vMerge/>
            <w:hideMark/>
          </w:tcPr>
          <w:p w14:paraId="42366762" w14:textId="77777777" w:rsidR="00C27770" w:rsidRPr="00A84D4D" w:rsidRDefault="00C27770" w:rsidP="008165A3">
            <w:pPr>
              <w:rPr>
                <w:rFonts w:asciiTheme="majorBidi" w:hAnsiTheme="majorBidi" w:cstheme="majorBidi"/>
                <w:lang w:eastAsia="zh-CN" w:bidi="he-IL"/>
              </w:rPr>
            </w:pPr>
          </w:p>
        </w:tc>
        <w:tc>
          <w:tcPr>
            <w:tcW w:w="2060" w:type="dxa"/>
            <w:hideMark/>
          </w:tcPr>
          <w:p w14:paraId="3C2904B3" w14:textId="77777777" w:rsidR="00C27770" w:rsidRPr="00A84D4D" w:rsidRDefault="00C27770" w:rsidP="008165A3">
            <w:pPr>
              <w:rPr>
                <w:rFonts w:asciiTheme="majorBidi" w:hAnsiTheme="majorBidi" w:cstheme="majorBidi"/>
                <w:lang w:eastAsia="zh-CN" w:bidi="he-IL"/>
              </w:rPr>
            </w:pPr>
            <w:proofErr w:type="spellStart"/>
            <w:r w:rsidRPr="00A84D4D">
              <w:rPr>
                <w:rFonts w:asciiTheme="majorBidi" w:hAnsiTheme="majorBidi" w:cstheme="majorBidi"/>
                <w:lang w:eastAsia="zh-CN" w:bidi="he-IL"/>
              </w:rPr>
              <w:t>cce</w:t>
            </w:r>
            <w:proofErr w:type="spellEnd"/>
            <w:r w:rsidRPr="00A84D4D">
              <w:rPr>
                <w:rFonts w:asciiTheme="majorBidi" w:hAnsiTheme="majorBidi" w:cstheme="majorBidi"/>
                <w:lang w:eastAsia="zh-CN" w:bidi="he-IL"/>
              </w:rPr>
              <w:t>-REG-</w:t>
            </w:r>
            <w:proofErr w:type="spellStart"/>
            <w:r w:rsidRPr="00A84D4D">
              <w:rPr>
                <w:rFonts w:asciiTheme="majorBidi" w:hAnsiTheme="majorBidi" w:cstheme="majorBidi"/>
                <w:lang w:eastAsia="zh-CN" w:bidi="he-IL"/>
              </w:rPr>
              <w:t>MappingType</w:t>
            </w:r>
            <w:proofErr w:type="spellEnd"/>
          </w:p>
        </w:tc>
        <w:tc>
          <w:tcPr>
            <w:tcW w:w="3161" w:type="dxa"/>
            <w:hideMark/>
          </w:tcPr>
          <w:p w14:paraId="0CA628A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Mapping of Control Channel Elements (CCE) to Resource Element Groups (REG) </w:t>
            </w:r>
          </w:p>
        </w:tc>
        <w:tc>
          <w:tcPr>
            <w:tcW w:w="3599" w:type="dxa"/>
            <w:hideMark/>
          </w:tcPr>
          <w:p w14:paraId="5D72A8D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7.3.2.2</w:t>
            </w:r>
            <w:r w:rsidRPr="00A84D4D">
              <w:rPr>
                <w:rFonts w:asciiTheme="majorBidi" w:hAnsiTheme="majorBidi" w:cstheme="majorBidi"/>
                <w:lang w:eastAsia="zh-CN" w:bidi="he-IL"/>
              </w:rPr>
              <w:br/>
              <w:t>3GPP TS 38.211, sec 7.4.1.3.2</w:t>
            </w:r>
            <w:r w:rsidRPr="00A84D4D">
              <w:rPr>
                <w:rFonts w:asciiTheme="majorBidi" w:hAnsiTheme="majorBidi" w:cstheme="majorBidi"/>
                <w:lang w:eastAsia="zh-CN" w:bidi="he-IL"/>
              </w:rPr>
              <w:br/>
              <w:t>3GPP TS 38.331, sec 6.3.2</w:t>
            </w:r>
          </w:p>
        </w:tc>
      </w:tr>
      <w:tr w:rsidR="00C27770" w:rsidRPr="00F07F53" w14:paraId="2313A19F" w14:textId="77777777" w:rsidTr="008165A3">
        <w:trPr>
          <w:trHeight w:val="2400"/>
        </w:trPr>
        <w:tc>
          <w:tcPr>
            <w:tcW w:w="892" w:type="dxa"/>
            <w:vMerge/>
            <w:hideMark/>
          </w:tcPr>
          <w:p w14:paraId="3513E506" w14:textId="77777777" w:rsidR="00C27770" w:rsidRPr="00A84D4D" w:rsidRDefault="00C27770" w:rsidP="008165A3">
            <w:pPr>
              <w:rPr>
                <w:rFonts w:asciiTheme="majorBidi" w:hAnsiTheme="majorBidi" w:cstheme="majorBidi"/>
                <w:lang w:eastAsia="zh-CN" w:bidi="he-IL"/>
              </w:rPr>
            </w:pPr>
          </w:p>
        </w:tc>
        <w:tc>
          <w:tcPr>
            <w:tcW w:w="2060" w:type="dxa"/>
            <w:hideMark/>
          </w:tcPr>
          <w:p w14:paraId="5745F45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Frequency Domain Resources</w:t>
            </w:r>
          </w:p>
        </w:tc>
        <w:tc>
          <w:tcPr>
            <w:tcW w:w="3161" w:type="dxa"/>
            <w:hideMark/>
          </w:tcPr>
          <w:p w14:paraId="31BA98CD" w14:textId="1E59EE46"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Frequency domain resources for the CORESET. Each bit corresponds a group of 6 RBs, with grouping starting from the first RB g </w:t>
            </w:r>
            <w:proofErr w:type="spellStart"/>
            <w:r w:rsidRPr="00A84D4D">
              <w:rPr>
                <w:rFonts w:asciiTheme="majorBidi" w:hAnsiTheme="majorBidi" w:cstheme="majorBidi"/>
                <w:lang w:eastAsia="zh-CN" w:bidi="he-IL"/>
              </w:rPr>
              <w:t>roup</w:t>
            </w:r>
            <w:proofErr w:type="spellEnd"/>
            <w:r w:rsidRPr="00A84D4D">
              <w:rPr>
                <w:rFonts w:asciiTheme="majorBidi" w:hAnsiTheme="majorBidi" w:cstheme="majorBidi"/>
                <w:lang w:eastAsia="zh-CN" w:bidi="he-IL"/>
              </w:rPr>
              <w:t xml:space="preserve"> in the BWP. Validity and bit mapping per the homonymous RRC parameter in 38.331</w:t>
            </w:r>
            <w:r w:rsidRPr="00A84D4D">
              <w:rPr>
                <w:rFonts w:asciiTheme="majorBidi" w:hAnsiTheme="majorBidi" w:cstheme="majorBidi"/>
                <w:lang w:eastAsia="zh-CN" w:bidi="he-IL"/>
              </w:rPr>
              <w:br/>
            </w:r>
            <w:r w:rsidRPr="00A84D4D">
              <w:rPr>
                <w:rFonts w:asciiTheme="majorBidi" w:hAnsiTheme="majorBidi" w:cstheme="majorBidi"/>
                <w:lang w:eastAsia="zh-CN" w:bidi="he-IL"/>
              </w:rPr>
              <w:br/>
            </w:r>
            <w:ins w:id="1013" w:author="Author">
              <w:r w:rsidR="002E6267">
                <w:rPr>
                  <w:rFonts w:asciiTheme="majorBidi" w:hAnsiTheme="majorBidi" w:cstheme="majorBidi"/>
                  <w:lang w:eastAsia="zh-CN" w:bidi="he-IL"/>
                </w:rPr>
                <w:t xml:space="preserve">This </w:t>
              </w:r>
              <w:r w:rsidR="00A63F41">
                <w:rPr>
                  <w:rFonts w:asciiTheme="majorBidi" w:hAnsiTheme="majorBidi" w:cstheme="majorBidi"/>
                  <w:lang w:eastAsia="zh-CN" w:bidi="he-IL"/>
                </w:rPr>
                <w:t xml:space="preserve">parameter </w:t>
              </w:r>
              <w:r w:rsidR="002E6267">
                <w:rPr>
                  <w:rFonts w:asciiTheme="majorBidi" w:hAnsiTheme="majorBidi" w:cstheme="majorBidi"/>
                  <w:lang w:eastAsia="zh-CN" w:bidi="he-IL"/>
                </w:rPr>
                <w:t xml:space="preserve">applies to both regular CORESETs, as well as CORESET0. For the </w:t>
              </w:r>
            </w:ins>
            <w:del w:id="1014" w:author="Author">
              <w:r w:rsidRPr="00A84D4D" w:rsidDel="002E6267">
                <w:rPr>
                  <w:rFonts w:asciiTheme="majorBidi" w:hAnsiTheme="majorBidi" w:cstheme="majorBidi"/>
                  <w:lang w:eastAsia="zh-CN" w:bidi="he-IL"/>
                </w:rPr>
                <w:delText>I</w:delText>
              </w:r>
            </w:del>
            <w:proofErr w:type="spellStart"/>
            <w:ins w:id="1015" w:author="Author">
              <w:r w:rsidR="002E6267">
                <w:rPr>
                  <w:rFonts w:asciiTheme="majorBidi" w:hAnsiTheme="majorBidi" w:cstheme="majorBidi"/>
                  <w:lang w:eastAsia="zh-CN" w:bidi="he-IL"/>
                </w:rPr>
                <w:t>i</w:t>
              </w:r>
            </w:ins>
            <w:r w:rsidRPr="00A84D4D">
              <w:rPr>
                <w:rFonts w:asciiTheme="majorBidi" w:hAnsiTheme="majorBidi" w:cstheme="majorBidi"/>
                <w:lang w:eastAsia="zh-CN" w:bidi="he-IL"/>
              </w:rPr>
              <w:t>nterpetation</w:t>
            </w:r>
            <w:proofErr w:type="spellEnd"/>
            <w:r w:rsidRPr="00A84D4D">
              <w:rPr>
                <w:rFonts w:asciiTheme="majorBidi" w:hAnsiTheme="majorBidi" w:cstheme="majorBidi"/>
                <w:lang w:eastAsia="zh-CN" w:bidi="he-IL"/>
              </w:rPr>
              <w:t xml:space="preserve"> </w:t>
            </w:r>
            <w:ins w:id="1016" w:author="Author">
              <w:r w:rsidR="002E6267">
                <w:rPr>
                  <w:rFonts w:asciiTheme="majorBidi" w:hAnsiTheme="majorBidi" w:cstheme="majorBidi"/>
                  <w:lang w:eastAsia="zh-CN" w:bidi="he-IL"/>
                </w:rPr>
                <w:t xml:space="preserve">regarding </w:t>
              </w:r>
            </w:ins>
            <w:del w:id="1017" w:author="Author">
              <w:r w:rsidRPr="00A84D4D" w:rsidDel="002E6267">
                <w:rPr>
                  <w:rFonts w:asciiTheme="majorBidi" w:hAnsiTheme="majorBidi" w:cstheme="majorBidi"/>
                  <w:lang w:eastAsia="zh-CN" w:bidi="he-IL"/>
                </w:rPr>
                <w:delText>for</w:delText>
              </w:r>
            </w:del>
            <w:r w:rsidRPr="00A84D4D">
              <w:rPr>
                <w:rFonts w:asciiTheme="majorBidi" w:hAnsiTheme="majorBidi" w:cstheme="majorBidi"/>
                <w:lang w:eastAsia="zh-CN" w:bidi="he-IL"/>
              </w:rPr>
              <w:t xml:space="preserve"> CORESET0</w:t>
            </w:r>
            <w:ins w:id="1018" w:author="Author">
              <w:r w:rsidR="002E6267">
                <w:rPr>
                  <w:rFonts w:asciiTheme="majorBidi" w:hAnsiTheme="majorBidi" w:cstheme="majorBidi"/>
                  <w:lang w:eastAsia="zh-CN" w:bidi="he-IL"/>
                </w:rPr>
                <w:t>, see sec 13 of</w:t>
              </w:r>
            </w:ins>
            <w:del w:id="1019" w:author="Author">
              <w:r w:rsidRPr="00A84D4D" w:rsidDel="002E6267">
                <w:rPr>
                  <w:rFonts w:asciiTheme="majorBidi" w:hAnsiTheme="majorBidi" w:cstheme="majorBidi"/>
                  <w:lang w:eastAsia="zh-CN" w:bidi="he-IL"/>
                </w:rPr>
                <w:delText xml:space="preserve"> is per</w:delText>
              </w:r>
            </w:del>
            <w:r w:rsidRPr="00A84D4D">
              <w:rPr>
                <w:rFonts w:asciiTheme="majorBidi" w:hAnsiTheme="majorBidi" w:cstheme="majorBidi"/>
                <w:lang w:eastAsia="zh-CN" w:bidi="he-IL"/>
              </w:rPr>
              <w:t xml:space="preserve"> 38.213</w:t>
            </w:r>
            <w:ins w:id="1020" w:author="Author">
              <w:r w:rsidR="001F526F">
                <w:rPr>
                  <w:rFonts w:asciiTheme="majorBidi" w:hAnsiTheme="majorBidi" w:cstheme="majorBidi"/>
                  <w:lang w:eastAsia="zh-CN" w:bidi="he-IL"/>
                </w:rPr>
                <w:t>.</w:t>
              </w:r>
            </w:ins>
          </w:p>
        </w:tc>
        <w:tc>
          <w:tcPr>
            <w:tcW w:w="3599" w:type="dxa"/>
            <w:hideMark/>
          </w:tcPr>
          <w:p w14:paraId="5E84ADFD"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7.3.2.2</w:t>
            </w:r>
            <w:r w:rsidRPr="00A84D4D">
              <w:rPr>
                <w:rFonts w:asciiTheme="majorBidi" w:hAnsiTheme="majorBidi" w:cstheme="majorBidi"/>
                <w:lang w:eastAsia="zh-CN" w:bidi="he-IL"/>
              </w:rPr>
              <w:br/>
              <w:t>3GPP TS 38.331, sec 6.3.2</w:t>
            </w:r>
            <w:r w:rsidRPr="00A84D4D">
              <w:rPr>
                <w:rFonts w:asciiTheme="majorBidi" w:hAnsiTheme="majorBidi" w:cstheme="majorBidi"/>
                <w:lang w:eastAsia="zh-CN" w:bidi="he-IL"/>
              </w:rPr>
              <w:br/>
              <w:t>3GPP TS 38.213, sec 13</w:t>
            </w:r>
          </w:p>
        </w:tc>
      </w:tr>
      <w:tr w:rsidR="00C27770" w:rsidRPr="00F07F53" w14:paraId="6A180FAC" w14:textId="77777777" w:rsidTr="008165A3">
        <w:trPr>
          <w:trHeight w:val="600"/>
        </w:trPr>
        <w:tc>
          <w:tcPr>
            <w:tcW w:w="892" w:type="dxa"/>
            <w:vMerge/>
            <w:hideMark/>
          </w:tcPr>
          <w:p w14:paraId="432C1B04" w14:textId="77777777" w:rsidR="00C27770" w:rsidRPr="00A84D4D" w:rsidRDefault="00C27770" w:rsidP="008165A3">
            <w:pPr>
              <w:rPr>
                <w:rFonts w:asciiTheme="majorBidi" w:hAnsiTheme="majorBidi" w:cstheme="majorBidi"/>
                <w:lang w:eastAsia="zh-CN" w:bidi="he-IL"/>
              </w:rPr>
            </w:pPr>
          </w:p>
        </w:tc>
        <w:tc>
          <w:tcPr>
            <w:tcW w:w="2060" w:type="dxa"/>
            <w:hideMark/>
          </w:tcPr>
          <w:p w14:paraId="0E15428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n_{shift}</w:t>
            </w:r>
          </w:p>
        </w:tc>
        <w:tc>
          <w:tcPr>
            <w:tcW w:w="3161" w:type="dxa"/>
            <w:hideMark/>
          </w:tcPr>
          <w:p w14:paraId="60A5A88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offset used in the computation of the </w:t>
            </w:r>
            <w:proofErr w:type="spellStart"/>
            <w:r w:rsidRPr="00A84D4D">
              <w:rPr>
                <w:rFonts w:asciiTheme="majorBidi" w:hAnsiTheme="majorBidi" w:cstheme="majorBidi"/>
                <w:lang w:eastAsia="zh-CN" w:bidi="he-IL"/>
              </w:rPr>
              <w:t>interleaver</w:t>
            </w:r>
            <w:proofErr w:type="spellEnd"/>
            <w:r w:rsidRPr="00A84D4D">
              <w:rPr>
                <w:rFonts w:asciiTheme="majorBidi" w:hAnsiTheme="majorBidi" w:cstheme="majorBidi"/>
                <w:lang w:eastAsia="zh-CN" w:bidi="he-IL"/>
              </w:rPr>
              <w:t xml:space="preserve"> function for CCE-to-REG mapping</w:t>
            </w:r>
          </w:p>
        </w:tc>
        <w:tc>
          <w:tcPr>
            <w:tcW w:w="3599" w:type="dxa"/>
            <w:hideMark/>
          </w:tcPr>
          <w:p w14:paraId="4E3F366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7.3.2.2</w:t>
            </w:r>
          </w:p>
        </w:tc>
      </w:tr>
      <w:tr w:rsidR="00C27770" w:rsidRPr="00F07F53" w14:paraId="23826F10" w14:textId="77777777" w:rsidTr="008165A3">
        <w:trPr>
          <w:trHeight w:val="900"/>
        </w:trPr>
        <w:tc>
          <w:tcPr>
            <w:tcW w:w="892" w:type="dxa"/>
            <w:vMerge/>
            <w:hideMark/>
          </w:tcPr>
          <w:p w14:paraId="381E2109" w14:textId="77777777" w:rsidR="00C27770" w:rsidRPr="00A84D4D" w:rsidRDefault="00C27770" w:rsidP="008165A3">
            <w:pPr>
              <w:rPr>
                <w:rFonts w:asciiTheme="majorBidi" w:hAnsiTheme="majorBidi" w:cstheme="majorBidi"/>
                <w:lang w:eastAsia="zh-CN" w:bidi="he-IL"/>
              </w:rPr>
            </w:pPr>
          </w:p>
        </w:tc>
        <w:tc>
          <w:tcPr>
            <w:tcW w:w="2060" w:type="dxa"/>
            <w:hideMark/>
          </w:tcPr>
          <w:p w14:paraId="76E6312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[precoder Granularity]</w:t>
            </w:r>
          </w:p>
        </w:tc>
        <w:tc>
          <w:tcPr>
            <w:tcW w:w="3161" w:type="dxa"/>
            <w:hideMark/>
          </w:tcPr>
          <w:p w14:paraId="77F8B20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Precoder granularity in frequency domain (for data, this is strictly not needed, as it will be </w:t>
            </w:r>
            <w:proofErr w:type="spellStart"/>
            <w:r w:rsidRPr="00A84D4D">
              <w:rPr>
                <w:rFonts w:asciiTheme="majorBidi" w:hAnsiTheme="majorBidi" w:cstheme="majorBidi"/>
                <w:lang w:eastAsia="zh-CN" w:bidi="he-IL"/>
              </w:rPr>
              <w:t>accounded</w:t>
            </w:r>
            <w:proofErr w:type="spellEnd"/>
            <w:r w:rsidRPr="00A84D4D">
              <w:rPr>
                <w:rFonts w:asciiTheme="majorBidi" w:hAnsiTheme="majorBidi" w:cstheme="majorBidi"/>
                <w:lang w:eastAsia="zh-CN" w:bidi="he-IL"/>
              </w:rPr>
              <w:t xml:space="preserve"> for in the precoding)</w:t>
            </w:r>
          </w:p>
        </w:tc>
        <w:tc>
          <w:tcPr>
            <w:tcW w:w="3599" w:type="dxa"/>
            <w:hideMark/>
          </w:tcPr>
          <w:p w14:paraId="1AD2C95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7.3.2.2</w:t>
            </w:r>
            <w:r w:rsidRPr="00A84D4D">
              <w:rPr>
                <w:rFonts w:asciiTheme="majorBidi" w:hAnsiTheme="majorBidi" w:cstheme="majorBidi"/>
                <w:lang w:eastAsia="zh-CN" w:bidi="he-IL"/>
              </w:rPr>
              <w:br/>
              <w:t>3GPP TS 38.211, sec 7.4.1.3.2</w:t>
            </w:r>
          </w:p>
        </w:tc>
      </w:tr>
      <w:tr w:rsidR="00C27770" w:rsidRPr="00F07F53" w14:paraId="289D7A1D" w14:textId="77777777" w:rsidTr="008165A3">
        <w:trPr>
          <w:trHeight w:val="300"/>
        </w:trPr>
        <w:tc>
          <w:tcPr>
            <w:tcW w:w="892" w:type="dxa"/>
            <w:vMerge w:val="restart"/>
            <w:textDirection w:val="btLr"/>
            <w:hideMark/>
          </w:tcPr>
          <w:p w14:paraId="5DEB8098" w14:textId="77777777" w:rsidR="00C27770" w:rsidRPr="00A84D4D" w:rsidRDefault="00C27770" w:rsidP="008165A3">
            <w:pPr>
              <w:jc w:val="center"/>
              <w:rPr>
                <w:rFonts w:asciiTheme="majorBidi" w:hAnsiTheme="majorBidi" w:cstheme="majorBidi"/>
                <w:lang w:eastAsia="zh-CN" w:bidi="he-IL"/>
              </w:rPr>
            </w:pPr>
            <w:r w:rsidRPr="00A84D4D">
              <w:rPr>
                <w:rFonts w:asciiTheme="majorBidi" w:hAnsiTheme="majorBidi" w:cstheme="majorBidi"/>
                <w:lang w:eastAsia="zh-CN" w:bidi="he-IL"/>
              </w:rPr>
              <w:t>Freq</w:t>
            </w:r>
            <w:r w:rsidRPr="00A84D4D">
              <w:rPr>
                <w:rFonts w:asciiTheme="majorBidi" w:hAnsiTheme="majorBidi" w:cstheme="majorBidi"/>
                <w:lang w:eastAsia="zh-CN" w:bidi="he-IL"/>
              </w:rPr>
              <w:br/>
              <w:t>Domain</w:t>
            </w:r>
            <w:r w:rsidRPr="00A84D4D">
              <w:rPr>
                <w:rFonts w:asciiTheme="majorBidi" w:hAnsiTheme="majorBidi" w:cstheme="majorBidi"/>
                <w:lang w:eastAsia="zh-CN" w:bidi="he-IL"/>
              </w:rPr>
              <w:br/>
              <w:t xml:space="preserve"> per DCI</w:t>
            </w:r>
          </w:p>
        </w:tc>
        <w:tc>
          <w:tcPr>
            <w:tcW w:w="2060" w:type="dxa"/>
            <w:hideMark/>
          </w:tcPr>
          <w:p w14:paraId="2EB12182" w14:textId="77777777" w:rsidR="00C27770" w:rsidRPr="00A84D4D" w:rsidRDefault="00C27770" w:rsidP="008165A3">
            <w:pPr>
              <w:rPr>
                <w:rFonts w:asciiTheme="majorBidi" w:hAnsiTheme="majorBidi" w:cstheme="majorBidi"/>
                <w:lang w:eastAsia="zh-CN" w:bidi="he-IL"/>
              </w:rPr>
            </w:pPr>
            <w:proofErr w:type="spellStart"/>
            <w:r w:rsidRPr="00A84D4D">
              <w:rPr>
                <w:rFonts w:asciiTheme="majorBidi" w:hAnsiTheme="majorBidi" w:cstheme="majorBidi"/>
                <w:lang w:eastAsia="zh-CN" w:bidi="he-IL"/>
              </w:rPr>
              <w:t>cce</w:t>
            </w:r>
            <w:proofErr w:type="spellEnd"/>
            <w:r w:rsidRPr="00A84D4D">
              <w:rPr>
                <w:rFonts w:asciiTheme="majorBidi" w:hAnsiTheme="majorBidi" w:cstheme="majorBidi"/>
                <w:lang w:eastAsia="zh-CN" w:bidi="he-IL"/>
              </w:rPr>
              <w:t xml:space="preserve"> Index</w:t>
            </w:r>
          </w:p>
        </w:tc>
        <w:tc>
          <w:tcPr>
            <w:tcW w:w="3161" w:type="dxa"/>
            <w:hideMark/>
          </w:tcPr>
          <w:p w14:paraId="5C5F4D58" w14:textId="77777777" w:rsidR="00C27770" w:rsidRPr="00A84D4D" w:rsidRDefault="00C27770" w:rsidP="008165A3">
            <w:pPr>
              <w:rPr>
                <w:rFonts w:asciiTheme="majorBidi" w:hAnsiTheme="majorBidi" w:cstheme="majorBidi"/>
                <w:lang w:eastAsia="zh-CN" w:bidi="he-IL"/>
              </w:rPr>
            </w:pPr>
            <w:proofErr w:type="spellStart"/>
            <w:r w:rsidRPr="00A84D4D">
              <w:rPr>
                <w:rFonts w:asciiTheme="majorBidi" w:hAnsiTheme="majorBidi" w:cstheme="majorBidi"/>
                <w:lang w:eastAsia="zh-CN" w:bidi="he-IL"/>
              </w:rPr>
              <w:t>cce</w:t>
            </w:r>
            <w:proofErr w:type="spellEnd"/>
            <w:r w:rsidRPr="00A84D4D">
              <w:rPr>
                <w:rFonts w:asciiTheme="majorBidi" w:hAnsiTheme="majorBidi" w:cstheme="majorBidi"/>
                <w:lang w:eastAsia="zh-CN" w:bidi="he-IL"/>
              </w:rPr>
              <w:t xml:space="preserve"> Index for sending the DCI</w:t>
            </w:r>
          </w:p>
        </w:tc>
        <w:tc>
          <w:tcPr>
            <w:tcW w:w="3599" w:type="dxa"/>
            <w:hideMark/>
          </w:tcPr>
          <w:p w14:paraId="4F270FF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38.213, sec 10.1</w:t>
            </w:r>
          </w:p>
        </w:tc>
      </w:tr>
      <w:tr w:rsidR="00C27770" w:rsidRPr="00F07F53" w14:paraId="20B999A6" w14:textId="77777777" w:rsidTr="008165A3">
        <w:trPr>
          <w:trHeight w:val="900"/>
        </w:trPr>
        <w:tc>
          <w:tcPr>
            <w:tcW w:w="892" w:type="dxa"/>
            <w:vMerge/>
            <w:hideMark/>
          </w:tcPr>
          <w:p w14:paraId="3C626129" w14:textId="77777777" w:rsidR="00C27770" w:rsidRPr="00A84D4D" w:rsidRDefault="00C27770" w:rsidP="008165A3">
            <w:pPr>
              <w:rPr>
                <w:rFonts w:asciiTheme="majorBidi" w:hAnsiTheme="majorBidi" w:cstheme="majorBidi"/>
                <w:lang w:eastAsia="zh-CN" w:bidi="he-IL"/>
              </w:rPr>
            </w:pPr>
          </w:p>
        </w:tc>
        <w:tc>
          <w:tcPr>
            <w:tcW w:w="2060" w:type="dxa"/>
            <w:noWrap/>
            <w:hideMark/>
          </w:tcPr>
          <w:p w14:paraId="2536255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same-index CCE Candidate</w:t>
            </w:r>
          </w:p>
        </w:tc>
        <w:tc>
          <w:tcPr>
            <w:tcW w:w="3161" w:type="dxa"/>
            <w:hideMark/>
          </w:tcPr>
          <w:p w14:paraId="58025144" w14:textId="77777777" w:rsidR="00C27770" w:rsidRDefault="00C27770" w:rsidP="008165A3">
            <w:pPr>
              <w:rPr>
                <w:ins w:id="1021" w:author="Author"/>
                <w:rFonts w:asciiTheme="majorBidi" w:hAnsiTheme="majorBidi" w:cstheme="majorBidi"/>
                <w:lang w:eastAsia="zh-CN" w:bidi="he-IL"/>
              </w:rPr>
            </w:pPr>
            <w:r w:rsidRPr="00A84D4D">
              <w:rPr>
                <w:rFonts w:asciiTheme="majorBidi" w:hAnsiTheme="majorBidi" w:cstheme="majorBidi"/>
                <w:lang w:eastAsia="zh-CN" w:bidi="he-IL"/>
              </w:rPr>
              <w:t>indicates presence of an AL-16 candidate exists at the same CCE Index, for PDSCH rate matching purposes</w:t>
            </w:r>
          </w:p>
          <w:p w14:paraId="2942F3A4" w14:textId="68B17982" w:rsidR="005C0627" w:rsidRPr="00A84D4D" w:rsidRDefault="005C0627" w:rsidP="008165A3">
            <w:pPr>
              <w:rPr>
                <w:rFonts w:asciiTheme="majorBidi" w:hAnsiTheme="majorBidi" w:cstheme="majorBidi"/>
                <w:lang w:eastAsia="zh-CN" w:bidi="he-IL"/>
              </w:rPr>
            </w:pPr>
            <w:ins w:id="1022" w:author="Author">
              <w:r>
                <w:rPr>
                  <w:rFonts w:asciiTheme="majorBidi" w:hAnsiTheme="majorBidi" w:cstheme="majorBidi"/>
                  <w:lang w:eastAsia="zh-CN" w:bidi="he-IL"/>
                </w:rPr>
                <w:t xml:space="preserve">Note: this information is relevant to PDSCH rate </w:t>
              </w:r>
              <w:proofErr w:type="gramStart"/>
              <w:r>
                <w:rPr>
                  <w:rFonts w:asciiTheme="majorBidi" w:hAnsiTheme="majorBidi" w:cstheme="majorBidi"/>
                  <w:lang w:eastAsia="zh-CN" w:bidi="he-IL"/>
                </w:rPr>
                <w:t>matching, and</w:t>
              </w:r>
              <w:proofErr w:type="gramEnd"/>
              <w:r>
                <w:rPr>
                  <w:rFonts w:asciiTheme="majorBidi" w:hAnsiTheme="majorBidi" w:cstheme="majorBidi"/>
                  <w:lang w:eastAsia="zh-CN" w:bidi="he-IL"/>
                </w:rPr>
                <w:t xml:space="preserve"> could be signaled in PDSCH </w:t>
              </w:r>
              <w:r w:rsidR="00BE5E9A">
                <w:rPr>
                  <w:rFonts w:asciiTheme="majorBidi" w:hAnsiTheme="majorBidi" w:cstheme="majorBidi"/>
                  <w:lang w:eastAsia="zh-CN" w:bidi="he-IL"/>
                </w:rPr>
                <w:t xml:space="preserve">for rate matching purposes, </w:t>
              </w:r>
              <w:r>
                <w:rPr>
                  <w:rFonts w:asciiTheme="majorBidi" w:hAnsiTheme="majorBidi" w:cstheme="majorBidi"/>
                  <w:lang w:eastAsia="zh-CN" w:bidi="he-IL"/>
                </w:rPr>
                <w:t>instead.</w:t>
              </w:r>
              <w:r w:rsidR="00641603">
                <w:rPr>
                  <w:rFonts w:asciiTheme="majorBidi" w:hAnsiTheme="majorBidi" w:cstheme="majorBidi"/>
                  <w:lang w:eastAsia="zh-CN" w:bidi="he-IL"/>
                </w:rPr>
                <w:t xml:space="preserve"> See the Rate Matching section of the PDSCH </w:t>
              </w:r>
              <w:r w:rsidR="00201C8A">
                <w:rPr>
                  <w:rFonts w:asciiTheme="majorBidi" w:hAnsiTheme="majorBidi" w:cstheme="majorBidi"/>
                  <w:lang w:eastAsia="zh-CN" w:bidi="he-IL"/>
                </w:rPr>
                <w:t>Profile</w:t>
              </w:r>
            </w:ins>
          </w:p>
        </w:tc>
        <w:tc>
          <w:tcPr>
            <w:tcW w:w="3599" w:type="dxa"/>
            <w:noWrap/>
            <w:hideMark/>
          </w:tcPr>
          <w:p w14:paraId="0889922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5.1.4.1</w:t>
            </w:r>
          </w:p>
        </w:tc>
      </w:tr>
      <w:tr w:rsidR="00C27770" w:rsidRPr="00F07F53" w14:paraId="2B6E4FED" w14:textId="77777777" w:rsidTr="008165A3">
        <w:trPr>
          <w:trHeight w:val="600"/>
        </w:trPr>
        <w:tc>
          <w:tcPr>
            <w:tcW w:w="892" w:type="dxa"/>
            <w:vMerge/>
            <w:hideMark/>
          </w:tcPr>
          <w:p w14:paraId="0B482BDB" w14:textId="77777777" w:rsidR="00C27770" w:rsidRPr="00A84D4D" w:rsidRDefault="00C27770" w:rsidP="008165A3">
            <w:pPr>
              <w:rPr>
                <w:rFonts w:asciiTheme="majorBidi" w:hAnsiTheme="majorBidi" w:cstheme="majorBidi"/>
                <w:lang w:eastAsia="zh-CN" w:bidi="he-IL"/>
              </w:rPr>
            </w:pPr>
          </w:p>
        </w:tc>
        <w:tc>
          <w:tcPr>
            <w:tcW w:w="2060" w:type="dxa"/>
            <w:hideMark/>
          </w:tcPr>
          <w:p w14:paraId="6AC72D0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aggregation level</w:t>
            </w:r>
          </w:p>
        </w:tc>
        <w:tc>
          <w:tcPr>
            <w:tcW w:w="3161" w:type="dxa"/>
            <w:hideMark/>
          </w:tcPr>
          <w:p w14:paraId="76172F6B"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aggregation level for the DCI</w:t>
            </w:r>
          </w:p>
        </w:tc>
        <w:tc>
          <w:tcPr>
            <w:tcW w:w="3599" w:type="dxa"/>
            <w:hideMark/>
          </w:tcPr>
          <w:p w14:paraId="72831FF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7.3.2.1</w:t>
            </w:r>
            <w:r w:rsidRPr="00A84D4D">
              <w:rPr>
                <w:rFonts w:asciiTheme="majorBidi" w:hAnsiTheme="majorBidi" w:cstheme="majorBidi"/>
                <w:lang w:eastAsia="zh-CN" w:bidi="he-IL"/>
              </w:rPr>
              <w:br/>
              <w:t>3GPP TS 38.213, sec 10.1</w:t>
            </w:r>
          </w:p>
        </w:tc>
      </w:tr>
      <w:tr w:rsidR="00C27770" w:rsidRPr="00F07F53" w14:paraId="6A8D5868" w14:textId="77777777" w:rsidTr="008165A3">
        <w:trPr>
          <w:trHeight w:val="300"/>
        </w:trPr>
        <w:tc>
          <w:tcPr>
            <w:tcW w:w="892" w:type="dxa"/>
            <w:vMerge w:val="restart"/>
            <w:textDirection w:val="btLr"/>
            <w:hideMark/>
          </w:tcPr>
          <w:p w14:paraId="41FD010D" w14:textId="77777777" w:rsidR="00C27770" w:rsidRPr="00A84D4D" w:rsidRDefault="00C27770" w:rsidP="008165A3">
            <w:pPr>
              <w:jc w:val="center"/>
              <w:rPr>
                <w:rFonts w:asciiTheme="majorBidi" w:hAnsiTheme="majorBidi" w:cstheme="majorBidi"/>
                <w:lang w:eastAsia="zh-CN" w:bidi="he-IL"/>
              </w:rPr>
            </w:pPr>
            <w:r w:rsidRPr="00A84D4D">
              <w:rPr>
                <w:rFonts w:asciiTheme="majorBidi" w:hAnsiTheme="majorBidi" w:cstheme="majorBidi"/>
                <w:lang w:eastAsia="zh-CN" w:bidi="he-IL"/>
              </w:rPr>
              <w:t xml:space="preserve">Time </w:t>
            </w:r>
            <w:r w:rsidRPr="00A84D4D">
              <w:rPr>
                <w:rFonts w:asciiTheme="majorBidi" w:hAnsiTheme="majorBidi" w:cstheme="majorBidi"/>
                <w:lang w:eastAsia="zh-CN" w:bidi="he-IL"/>
              </w:rPr>
              <w:br/>
              <w:t>Domain</w:t>
            </w:r>
          </w:p>
        </w:tc>
        <w:tc>
          <w:tcPr>
            <w:tcW w:w="2060" w:type="dxa"/>
            <w:hideMark/>
          </w:tcPr>
          <w:p w14:paraId="221E344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first OFDM symbol</w:t>
            </w:r>
          </w:p>
        </w:tc>
        <w:tc>
          <w:tcPr>
            <w:tcW w:w="3161" w:type="dxa"/>
            <w:hideMark/>
          </w:tcPr>
          <w:p w14:paraId="7BC8587D"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Start symbol index, for the allocation</w:t>
            </w:r>
          </w:p>
        </w:tc>
        <w:tc>
          <w:tcPr>
            <w:tcW w:w="3599" w:type="dxa"/>
            <w:hideMark/>
          </w:tcPr>
          <w:p w14:paraId="4FF7A54D"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7.3.2.2</w:t>
            </w:r>
          </w:p>
        </w:tc>
      </w:tr>
      <w:tr w:rsidR="00C27770" w:rsidRPr="00F07F53" w14:paraId="5508C513" w14:textId="77777777" w:rsidTr="008165A3">
        <w:trPr>
          <w:trHeight w:val="300"/>
        </w:trPr>
        <w:tc>
          <w:tcPr>
            <w:tcW w:w="892" w:type="dxa"/>
            <w:vMerge/>
            <w:hideMark/>
          </w:tcPr>
          <w:p w14:paraId="4B857B07" w14:textId="77777777" w:rsidR="00C27770" w:rsidRPr="00A84D4D" w:rsidRDefault="00C27770" w:rsidP="008165A3">
            <w:pPr>
              <w:rPr>
                <w:rFonts w:asciiTheme="majorBidi" w:hAnsiTheme="majorBidi" w:cstheme="majorBidi"/>
                <w:lang w:eastAsia="zh-CN" w:bidi="he-IL"/>
              </w:rPr>
            </w:pPr>
          </w:p>
        </w:tc>
        <w:tc>
          <w:tcPr>
            <w:tcW w:w="2060" w:type="dxa"/>
            <w:hideMark/>
          </w:tcPr>
          <w:p w14:paraId="5ACD8EF0"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w:t>
            </w:r>
            <w:proofErr w:type="spellStart"/>
            <w:r w:rsidRPr="00A84D4D">
              <w:rPr>
                <w:rFonts w:asciiTheme="majorBidi" w:hAnsiTheme="majorBidi" w:cstheme="majorBidi"/>
                <w:lang w:eastAsia="zh-CN" w:bidi="he-IL"/>
              </w:rPr>
              <w:t>symb</w:t>
            </w:r>
            <w:proofErr w:type="spellEnd"/>
            <w:r w:rsidRPr="00A84D4D">
              <w:rPr>
                <w:rFonts w:asciiTheme="majorBidi" w:hAnsiTheme="majorBidi" w:cstheme="majorBidi"/>
                <w:lang w:eastAsia="zh-CN" w:bidi="he-IL"/>
              </w:rPr>
              <w:t>}^{CORESET}</w:t>
            </w:r>
          </w:p>
        </w:tc>
        <w:tc>
          <w:tcPr>
            <w:tcW w:w="3161" w:type="dxa"/>
            <w:hideMark/>
          </w:tcPr>
          <w:p w14:paraId="1AF16D6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Number of symbols, for the allocation</w:t>
            </w:r>
          </w:p>
        </w:tc>
        <w:tc>
          <w:tcPr>
            <w:tcW w:w="3599" w:type="dxa"/>
            <w:hideMark/>
          </w:tcPr>
          <w:p w14:paraId="3AFE9E3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7.3.2.2</w:t>
            </w:r>
          </w:p>
        </w:tc>
      </w:tr>
      <w:tr w:rsidR="00C27770" w:rsidRPr="00F07F53" w14:paraId="1D401464" w14:textId="77777777" w:rsidTr="008165A3">
        <w:trPr>
          <w:trHeight w:val="600"/>
        </w:trPr>
        <w:tc>
          <w:tcPr>
            <w:tcW w:w="892" w:type="dxa"/>
            <w:vMerge/>
            <w:hideMark/>
          </w:tcPr>
          <w:p w14:paraId="4C7D57F9" w14:textId="77777777" w:rsidR="00C27770" w:rsidRPr="00A84D4D" w:rsidRDefault="00C27770" w:rsidP="008165A3">
            <w:pPr>
              <w:rPr>
                <w:rFonts w:asciiTheme="majorBidi" w:hAnsiTheme="majorBidi" w:cstheme="majorBidi"/>
                <w:lang w:eastAsia="zh-CN" w:bidi="he-IL"/>
              </w:rPr>
            </w:pPr>
          </w:p>
        </w:tc>
        <w:tc>
          <w:tcPr>
            <w:tcW w:w="2060" w:type="dxa"/>
            <w:hideMark/>
          </w:tcPr>
          <w:p w14:paraId="7FA4BEC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Cyclic Prefix</w:t>
            </w:r>
          </w:p>
        </w:tc>
        <w:tc>
          <w:tcPr>
            <w:tcW w:w="3161" w:type="dxa"/>
            <w:hideMark/>
          </w:tcPr>
          <w:p w14:paraId="6E37B188" w14:textId="77777777" w:rsidR="00C27770" w:rsidRPr="00A84D4D" w:rsidRDefault="00C27770" w:rsidP="008165A3">
            <w:pPr>
              <w:rPr>
                <w:rFonts w:asciiTheme="majorBidi" w:hAnsiTheme="majorBidi" w:cstheme="majorBidi"/>
                <w:lang w:eastAsia="zh-CN" w:bidi="he-IL"/>
              </w:rPr>
            </w:pPr>
            <w:commentRangeStart w:id="1023"/>
            <w:proofErr w:type="spellStart"/>
            <w:r w:rsidRPr="00A84D4D">
              <w:rPr>
                <w:rFonts w:asciiTheme="majorBidi" w:hAnsiTheme="majorBidi" w:cstheme="majorBidi"/>
                <w:lang w:eastAsia="zh-CN" w:bidi="he-IL"/>
              </w:rPr>
              <w:t>Cyclick</w:t>
            </w:r>
            <w:commentRangeEnd w:id="1023"/>
            <w:proofErr w:type="spellEnd"/>
            <w:r w:rsidR="007A2BD3">
              <w:rPr>
                <w:rStyle w:val="CommentReference"/>
              </w:rPr>
              <w:commentReference w:id="1023"/>
            </w:r>
            <w:r w:rsidRPr="00A84D4D">
              <w:rPr>
                <w:rFonts w:asciiTheme="majorBidi" w:hAnsiTheme="majorBidi" w:cstheme="majorBidi"/>
                <w:lang w:eastAsia="zh-CN" w:bidi="he-IL"/>
              </w:rPr>
              <w:t xml:space="preserve"> prefix type. Impacts time-domain allocation, including waveform generation</w:t>
            </w:r>
          </w:p>
        </w:tc>
        <w:tc>
          <w:tcPr>
            <w:tcW w:w="3599" w:type="dxa"/>
            <w:hideMark/>
          </w:tcPr>
          <w:p w14:paraId="69A2952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4.2, 5.3.1</w:t>
            </w:r>
            <w:r w:rsidRPr="00A84D4D">
              <w:rPr>
                <w:rFonts w:asciiTheme="majorBidi" w:hAnsiTheme="majorBidi" w:cstheme="majorBidi"/>
                <w:lang w:eastAsia="zh-CN" w:bidi="he-IL"/>
              </w:rPr>
              <w:br/>
              <w:t>3GPP TS 38.214, Table 5.1.2.1-1</w:t>
            </w:r>
          </w:p>
        </w:tc>
      </w:tr>
      <w:tr w:rsidR="00C27770" w:rsidRPr="00F07F53" w14:paraId="46446999" w14:textId="77777777" w:rsidTr="008165A3">
        <w:trPr>
          <w:trHeight w:val="300"/>
        </w:trPr>
        <w:tc>
          <w:tcPr>
            <w:tcW w:w="0" w:type="dxa"/>
            <w:gridSpan w:val="4"/>
            <w:shd w:val="clear" w:color="auto" w:fill="D9D9D9" w:themeFill="background1" w:themeFillShade="D9"/>
            <w:noWrap/>
            <w:hideMark/>
          </w:tcPr>
          <w:p w14:paraId="3E5B0E6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Power Offset</w:t>
            </w:r>
          </w:p>
        </w:tc>
      </w:tr>
      <w:tr w:rsidR="00C27770" w:rsidRPr="00F07F53" w14:paraId="4C6DBA80" w14:textId="77777777" w:rsidTr="008165A3">
        <w:trPr>
          <w:trHeight w:val="900"/>
        </w:trPr>
        <w:tc>
          <w:tcPr>
            <w:tcW w:w="2952" w:type="dxa"/>
            <w:gridSpan w:val="2"/>
            <w:noWrap/>
            <w:hideMark/>
          </w:tcPr>
          <w:p w14:paraId="4993E6CD"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[Power offset </w:t>
            </w:r>
            <w:proofErr w:type="spellStart"/>
            <w:r w:rsidRPr="00A84D4D">
              <w:rPr>
                <w:rFonts w:asciiTheme="majorBidi" w:hAnsiTheme="majorBidi" w:cstheme="majorBidi"/>
                <w:lang w:eastAsia="zh-CN" w:bidi="he-IL"/>
              </w:rPr>
              <w:t>w.r.t.</w:t>
            </w:r>
            <w:proofErr w:type="spellEnd"/>
            <w:r w:rsidRPr="00A84D4D">
              <w:rPr>
                <w:rFonts w:asciiTheme="majorBidi" w:hAnsiTheme="majorBidi" w:cstheme="majorBidi"/>
                <w:lang w:eastAsia="zh-CN" w:bidi="he-IL"/>
              </w:rPr>
              <w:t xml:space="preserve"> SSS] can be hardcoded, for MVP.</w:t>
            </w:r>
          </w:p>
        </w:tc>
        <w:tc>
          <w:tcPr>
            <w:tcW w:w="3161" w:type="dxa"/>
            <w:hideMark/>
          </w:tcPr>
          <w:p w14:paraId="4A0A269B"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PDCCH DMRS tab. Can be set to the same value.</w:t>
            </w:r>
          </w:p>
        </w:tc>
        <w:tc>
          <w:tcPr>
            <w:tcW w:w="3599" w:type="dxa"/>
            <w:hideMark/>
          </w:tcPr>
          <w:p w14:paraId="0277E3E0"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5.2.2.3.1</w:t>
            </w:r>
            <w:r w:rsidRPr="00A84D4D">
              <w:rPr>
                <w:rFonts w:asciiTheme="majorBidi" w:hAnsiTheme="majorBidi" w:cstheme="majorBidi"/>
                <w:lang w:eastAsia="zh-CN" w:bidi="he-IL"/>
              </w:rPr>
              <w:br/>
              <w:t>3GPP TS 38.214, sec 4.1</w:t>
            </w:r>
            <w:r w:rsidRPr="00A84D4D">
              <w:rPr>
                <w:rFonts w:asciiTheme="majorBidi" w:hAnsiTheme="majorBidi" w:cstheme="majorBidi"/>
                <w:lang w:eastAsia="zh-CN" w:bidi="he-IL"/>
              </w:rPr>
              <w:br/>
              <w:t>3GPP TS 38.213, sec 4.1</w:t>
            </w:r>
          </w:p>
        </w:tc>
      </w:tr>
    </w:tbl>
    <w:p w14:paraId="2898AE33" w14:textId="77777777" w:rsidR="00C27770" w:rsidRDefault="00C27770" w:rsidP="00C27770">
      <w:pPr>
        <w:spacing w:after="0"/>
        <w:rPr>
          <w:lang w:val="en-GB"/>
        </w:rPr>
      </w:pPr>
    </w:p>
    <w:p w14:paraId="045FA203" w14:textId="77777777" w:rsidR="00C27770" w:rsidRDefault="00C27770" w:rsidP="00C27770">
      <w:pPr>
        <w:pStyle w:val="Heading5"/>
        <w:rPr>
          <w:b/>
          <w:bCs/>
        </w:rPr>
      </w:pPr>
      <w:r w:rsidRPr="00A84D4D">
        <w:rPr>
          <w:b/>
          <w:bCs/>
        </w:rPr>
        <w:t>PDCCH DM-RS Parameters</w:t>
      </w:r>
    </w:p>
    <w:p w14:paraId="63D70B81" w14:textId="77777777" w:rsidR="00C27770" w:rsidRPr="00A84D4D" w:rsidRDefault="00C27770" w:rsidP="00C27770">
      <w:pPr>
        <w:pStyle w:val="Caption"/>
        <w:rPr>
          <w:b w:val="0"/>
          <w:bCs w:val="0"/>
        </w:rPr>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Pr>
          <w:noProof/>
        </w:rPr>
        <w:t>7</w:t>
      </w:r>
      <w:r w:rsidR="001E481C">
        <w:rPr>
          <w:noProof/>
        </w:rPr>
        <w:fldChar w:fldCharType="end"/>
      </w:r>
      <w:r>
        <w:t xml:space="preserve"> PDCCH DM-RS Parameters</w:t>
      </w:r>
    </w:p>
    <w:tbl>
      <w:tblPr>
        <w:tblStyle w:val="TableGrid"/>
        <w:tblW w:w="9715" w:type="dxa"/>
        <w:tblLook w:val="04A0" w:firstRow="1" w:lastRow="0" w:firstColumn="1" w:lastColumn="0" w:noHBand="0" w:noVBand="1"/>
      </w:tblPr>
      <w:tblGrid>
        <w:gridCol w:w="1360"/>
        <w:gridCol w:w="1425"/>
        <w:gridCol w:w="3240"/>
        <w:gridCol w:w="3690"/>
      </w:tblGrid>
      <w:tr w:rsidR="00C27770" w:rsidRPr="00A861B0" w14:paraId="5E70EFF3" w14:textId="77777777" w:rsidTr="008165A3">
        <w:trPr>
          <w:trHeight w:val="420"/>
        </w:trPr>
        <w:tc>
          <w:tcPr>
            <w:tcW w:w="2785" w:type="dxa"/>
            <w:gridSpan w:val="2"/>
            <w:noWrap/>
          </w:tcPr>
          <w:p w14:paraId="4BE13977" w14:textId="77777777" w:rsidR="00C27770" w:rsidRPr="00A84D4D" w:rsidRDefault="00C27770" w:rsidP="008165A3">
            <w:pPr>
              <w:rPr>
                <w:rFonts w:asciiTheme="majorBidi" w:hAnsiTheme="majorBidi" w:cstheme="majorBidi"/>
                <w:b/>
                <w:bCs/>
                <w:lang w:eastAsia="zh-CN" w:bidi="he-IL"/>
              </w:rPr>
            </w:pPr>
            <w:r w:rsidRPr="00A84D4D">
              <w:rPr>
                <w:rFonts w:asciiTheme="majorBidi" w:hAnsiTheme="majorBidi" w:cstheme="majorBidi"/>
                <w:b/>
                <w:bCs/>
                <w:lang w:eastAsia="zh-CN" w:bidi="he-IL"/>
              </w:rPr>
              <w:t>AF parameters</w:t>
            </w:r>
          </w:p>
        </w:tc>
        <w:tc>
          <w:tcPr>
            <w:tcW w:w="3240" w:type="dxa"/>
            <w:hideMark/>
          </w:tcPr>
          <w:p w14:paraId="1A666FC3" w14:textId="77777777" w:rsidR="00C27770" w:rsidRPr="00A84D4D" w:rsidRDefault="00C27770" w:rsidP="008165A3">
            <w:pPr>
              <w:rPr>
                <w:rFonts w:asciiTheme="majorBidi" w:hAnsiTheme="majorBidi" w:cstheme="majorBidi"/>
                <w:b/>
                <w:bCs/>
                <w:lang w:eastAsia="zh-CN" w:bidi="he-IL"/>
              </w:rPr>
            </w:pPr>
            <w:r w:rsidRPr="00A84D4D">
              <w:rPr>
                <w:rFonts w:asciiTheme="majorBidi" w:eastAsia="Times New Roman" w:hAnsiTheme="majorBidi" w:cstheme="majorBidi"/>
                <w:b/>
                <w:bCs/>
                <w:color w:val="000000"/>
                <w:lang w:eastAsia="zh-CN" w:bidi="he-IL"/>
              </w:rPr>
              <w:t>Summary (3GPP-based)</w:t>
            </w:r>
          </w:p>
        </w:tc>
        <w:tc>
          <w:tcPr>
            <w:tcW w:w="3690" w:type="dxa"/>
            <w:noWrap/>
            <w:hideMark/>
          </w:tcPr>
          <w:p w14:paraId="66DA4409" w14:textId="77777777" w:rsidR="00C27770" w:rsidRPr="00A84D4D" w:rsidRDefault="00C27770" w:rsidP="008165A3">
            <w:pPr>
              <w:rPr>
                <w:rFonts w:asciiTheme="majorBidi" w:hAnsiTheme="majorBidi" w:cstheme="majorBidi"/>
                <w:b/>
                <w:bCs/>
                <w:lang w:eastAsia="zh-CN" w:bidi="he-IL"/>
              </w:rPr>
            </w:pPr>
            <w:r w:rsidRPr="00A84D4D">
              <w:rPr>
                <w:rFonts w:asciiTheme="majorBidi" w:hAnsiTheme="majorBidi" w:cstheme="majorBidi"/>
                <w:b/>
                <w:bCs/>
                <w:lang w:eastAsia="zh-CN" w:bidi="he-IL"/>
              </w:rPr>
              <w:t>3GPP Spec Reference</w:t>
            </w:r>
          </w:p>
        </w:tc>
      </w:tr>
      <w:tr w:rsidR="00C27770" w:rsidRPr="00A861B0" w14:paraId="25727CF5" w14:textId="77777777" w:rsidTr="008165A3">
        <w:trPr>
          <w:trHeight w:val="300"/>
        </w:trPr>
        <w:tc>
          <w:tcPr>
            <w:tcW w:w="9715" w:type="dxa"/>
            <w:gridSpan w:val="4"/>
            <w:noWrap/>
            <w:hideMark/>
          </w:tcPr>
          <w:p w14:paraId="2DB21F96" w14:textId="77777777" w:rsidR="00C27770" w:rsidRPr="00A84D4D" w:rsidRDefault="00C27770" w:rsidP="008165A3">
            <w:pPr>
              <w:rPr>
                <w:rFonts w:asciiTheme="majorBidi" w:hAnsiTheme="majorBidi" w:cstheme="majorBidi"/>
                <w:lang w:eastAsia="zh-CN" w:bidi="he-IL"/>
              </w:rPr>
            </w:pPr>
          </w:p>
        </w:tc>
      </w:tr>
      <w:tr w:rsidR="00C27770" w:rsidRPr="00A861B0" w14:paraId="13BE7BA2" w14:textId="77777777" w:rsidTr="008165A3">
        <w:trPr>
          <w:trHeight w:val="300"/>
        </w:trPr>
        <w:tc>
          <w:tcPr>
            <w:tcW w:w="1360" w:type="dxa"/>
            <w:hideMark/>
          </w:tcPr>
          <w:p w14:paraId="34309713" w14:textId="77777777" w:rsidR="00C27770" w:rsidRPr="00A84D4D" w:rsidRDefault="00C27770" w:rsidP="008165A3">
            <w:pPr>
              <w:jc w:val="center"/>
              <w:rPr>
                <w:rFonts w:asciiTheme="majorBidi" w:hAnsiTheme="majorBidi" w:cstheme="majorBidi"/>
                <w:lang w:eastAsia="zh-CN" w:bidi="he-IL"/>
              </w:rPr>
            </w:pPr>
            <w:r w:rsidRPr="00A84D4D">
              <w:rPr>
                <w:rFonts w:asciiTheme="majorBidi" w:hAnsiTheme="majorBidi" w:cstheme="majorBidi"/>
                <w:lang w:eastAsia="zh-CN" w:bidi="he-IL"/>
              </w:rPr>
              <w:t>per DCI</w:t>
            </w:r>
          </w:p>
        </w:tc>
        <w:tc>
          <w:tcPr>
            <w:tcW w:w="1425" w:type="dxa"/>
            <w:noWrap/>
            <w:hideMark/>
          </w:tcPr>
          <w:p w14:paraId="47208619" w14:textId="21B81029"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N_{ID}</w:t>
            </w:r>
            <w:ins w:id="1024" w:author="Author">
              <w:r w:rsidR="001703A1">
                <w:rPr>
                  <w:rFonts w:asciiTheme="majorBidi" w:hAnsiTheme="majorBidi" w:cstheme="majorBidi"/>
                  <w:lang w:eastAsia="zh-CN" w:bidi="he-IL"/>
                </w:rPr>
                <w:t xml:space="preserve"> or c_</w:t>
              </w:r>
              <w:r w:rsidR="00626D5C">
                <w:rPr>
                  <w:rFonts w:asciiTheme="majorBidi" w:hAnsiTheme="majorBidi" w:cstheme="majorBidi"/>
                  <w:lang w:eastAsia="zh-CN" w:bidi="he-IL"/>
                </w:rPr>
                <w:t>{</w:t>
              </w:r>
              <w:proofErr w:type="spellStart"/>
              <w:r w:rsidR="001703A1">
                <w:rPr>
                  <w:rFonts w:asciiTheme="majorBidi" w:hAnsiTheme="majorBidi" w:cstheme="majorBidi"/>
                  <w:lang w:eastAsia="zh-CN" w:bidi="he-IL"/>
                </w:rPr>
                <w:t>init</w:t>
              </w:r>
              <w:proofErr w:type="spellEnd"/>
              <w:r w:rsidR="00626D5C">
                <w:rPr>
                  <w:rFonts w:asciiTheme="majorBidi" w:hAnsiTheme="majorBidi" w:cstheme="majorBidi"/>
                  <w:lang w:eastAsia="zh-CN" w:bidi="he-IL"/>
                </w:rPr>
                <w:t>}</w:t>
              </w:r>
              <w:r w:rsidR="001703A1">
                <w:rPr>
                  <w:rFonts w:asciiTheme="majorBidi" w:hAnsiTheme="majorBidi" w:cstheme="majorBidi"/>
                  <w:lang w:eastAsia="zh-CN" w:bidi="he-IL"/>
                </w:rPr>
                <w:t>[</w:t>
              </w:r>
              <w:r w:rsidR="001703A1" w:rsidRPr="001703A1">
                <w:rPr>
                  <w:rFonts w:ascii="Script MT Bold" w:hAnsi="Script MT Bold" w:cs="Courier New"/>
                  <w:lang w:eastAsia="zh-CN" w:bidi="he-IL"/>
                  <w:rPrChange w:id="1025" w:author="Author">
                    <w:rPr>
                      <w:rFonts w:asciiTheme="majorBidi" w:hAnsiTheme="majorBidi" w:cstheme="majorBidi"/>
                      <w:lang w:eastAsia="zh-CN" w:bidi="he-IL"/>
                    </w:rPr>
                  </w:rPrChange>
                </w:rPr>
                <w:t>l</w:t>
              </w:r>
              <w:r w:rsidR="001703A1">
                <w:rPr>
                  <w:rFonts w:asciiTheme="majorBidi" w:hAnsiTheme="majorBidi" w:cstheme="majorBidi"/>
                  <w:lang w:eastAsia="zh-CN" w:bidi="he-IL"/>
                </w:rPr>
                <w:t>]</w:t>
              </w:r>
            </w:ins>
          </w:p>
        </w:tc>
        <w:tc>
          <w:tcPr>
            <w:tcW w:w="3240" w:type="dxa"/>
            <w:hideMark/>
          </w:tcPr>
          <w:p w14:paraId="4CB799D1" w14:textId="77777777" w:rsidR="00C27770" w:rsidRDefault="00626D5C" w:rsidP="008165A3">
            <w:pPr>
              <w:rPr>
                <w:ins w:id="1026" w:author="Author"/>
                <w:rFonts w:asciiTheme="majorBidi" w:hAnsiTheme="majorBidi" w:cstheme="majorBidi"/>
                <w:lang w:eastAsia="zh-CN" w:bidi="he-IL"/>
              </w:rPr>
            </w:pPr>
            <w:ins w:id="1027" w:author="Author">
              <w:r>
                <w:rPr>
                  <w:rFonts w:asciiTheme="majorBidi" w:hAnsiTheme="majorBidi" w:cstheme="majorBidi"/>
                  <w:lang w:eastAsia="zh-CN" w:bidi="he-IL"/>
                </w:rPr>
                <w:t xml:space="preserve">N_{ID}: </w:t>
              </w:r>
            </w:ins>
            <w:r w:rsidR="00C27770" w:rsidRPr="00A84D4D">
              <w:rPr>
                <w:rFonts w:asciiTheme="majorBidi" w:hAnsiTheme="majorBidi" w:cstheme="majorBidi"/>
                <w:lang w:eastAsia="zh-CN" w:bidi="he-IL"/>
              </w:rPr>
              <w:t>scrambling identifier</w:t>
            </w:r>
            <w:del w:id="1028" w:author="Author">
              <w:r w:rsidR="00C27770" w:rsidRPr="00A84D4D" w:rsidDel="00A42B9B">
                <w:rPr>
                  <w:rFonts w:asciiTheme="majorBidi" w:hAnsiTheme="majorBidi" w:cstheme="majorBidi"/>
                  <w:lang w:eastAsia="zh-CN" w:bidi="he-IL"/>
                </w:rPr>
                <w:delText>s 0</w:delText>
              </w:r>
            </w:del>
            <w:r w:rsidR="00C27770" w:rsidRPr="00A84D4D">
              <w:rPr>
                <w:rFonts w:asciiTheme="majorBidi" w:hAnsiTheme="majorBidi" w:cstheme="majorBidi"/>
                <w:lang w:eastAsia="zh-CN" w:bidi="he-IL"/>
              </w:rPr>
              <w:t xml:space="preserve"> </w:t>
            </w:r>
          </w:p>
          <w:p w14:paraId="45C550E3" w14:textId="7B056815" w:rsidR="00626D5C" w:rsidRPr="00A84D4D" w:rsidRDefault="00626D5C" w:rsidP="008165A3">
            <w:pPr>
              <w:rPr>
                <w:rFonts w:asciiTheme="majorBidi" w:hAnsiTheme="majorBidi" w:cstheme="majorBidi"/>
                <w:lang w:eastAsia="zh-CN" w:bidi="he-IL"/>
              </w:rPr>
            </w:pPr>
            <w:ins w:id="1029" w:author="Author">
              <w:r>
                <w:rPr>
                  <w:rFonts w:asciiTheme="majorBidi" w:hAnsiTheme="majorBidi" w:cstheme="majorBidi"/>
                  <w:lang w:eastAsia="zh-CN" w:bidi="he-IL"/>
                </w:rPr>
                <w:t>c_{</w:t>
              </w:r>
              <w:proofErr w:type="spellStart"/>
              <w:r>
                <w:rPr>
                  <w:rFonts w:asciiTheme="majorBidi" w:hAnsiTheme="majorBidi" w:cstheme="majorBidi"/>
                  <w:lang w:eastAsia="zh-CN" w:bidi="he-IL"/>
                </w:rPr>
                <w:t>init</w:t>
              </w:r>
              <w:proofErr w:type="spellEnd"/>
              <w:r>
                <w:rPr>
                  <w:rFonts w:asciiTheme="majorBidi" w:hAnsiTheme="majorBidi" w:cstheme="majorBidi"/>
                  <w:lang w:eastAsia="zh-CN" w:bidi="he-IL"/>
                </w:rPr>
                <w:t>}[l]: scrambling ini</w:t>
              </w:r>
              <w:r w:rsidR="00EB458B">
                <w:rPr>
                  <w:rFonts w:asciiTheme="majorBidi" w:hAnsiTheme="majorBidi" w:cstheme="majorBidi"/>
                  <w:lang w:eastAsia="zh-CN" w:bidi="he-IL"/>
                </w:rPr>
                <w:t xml:space="preserve">tialization for DMRS </w:t>
              </w:r>
              <w:proofErr w:type="spellStart"/>
              <w:r w:rsidR="00EB458B">
                <w:rPr>
                  <w:rFonts w:asciiTheme="majorBidi" w:hAnsiTheme="majorBidi" w:cstheme="majorBidi"/>
                  <w:lang w:eastAsia="zh-CN" w:bidi="he-IL"/>
                </w:rPr>
                <w:t>symb</w:t>
              </w:r>
              <w:proofErr w:type="spellEnd"/>
              <w:r w:rsidR="00EB458B">
                <w:rPr>
                  <w:rFonts w:asciiTheme="majorBidi" w:hAnsiTheme="majorBidi" w:cstheme="majorBidi"/>
                  <w:lang w:eastAsia="zh-CN" w:bidi="he-IL"/>
                </w:rPr>
                <w:t xml:space="preserve"> </w:t>
              </w:r>
              <w:r w:rsidR="00EB458B" w:rsidRPr="001A41C1">
                <w:rPr>
                  <w:rFonts w:ascii="Script MT Bold" w:hAnsi="Script MT Bold" w:cs="Courier New"/>
                  <w:lang w:eastAsia="zh-CN" w:bidi="he-IL"/>
                </w:rPr>
                <w:t>l</w:t>
              </w:r>
              <w:r w:rsidR="00EB458B">
                <w:rPr>
                  <w:rFonts w:asciiTheme="majorBidi" w:hAnsiTheme="majorBidi" w:cstheme="majorBidi"/>
                  <w:lang w:eastAsia="zh-CN" w:bidi="he-IL"/>
                </w:rPr>
                <w:t>.</w:t>
              </w:r>
            </w:ins>
          </w:p>
        </w:tc>
        <w:tc>
          <w:tcPr>
            <w:tcW w:w="3690" w:type="dxa"/>
            <w:hideMark/>
          </w:tcPr>
          <w:p w14:paraId="3DBCEC3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3GPP TS 38.211, sec 7.4.1.3.1 </w:t>
            </w:r>
          </w:p>
        </w:tc>
      </w:tr>
      <w:tr w:rsidR="00C27770" w:rsidRPr="00A861B0" w14:paraId="5AFC0D72" w14:textId="77777777" w:rsidTr="008165A3">
        <w:trPr>
          <w:trHeight w:val="300"/>
        </w:trPr>
        <w:tc>
          <w:tcPr>
            <w:tcW w:w="9715" w:type="dxa"/>
            <w:gridSpan w:val="4"/>
            <w:shd w:val="clear" w:color="auto" w:fill="D9D9D9" w:themeFill="background1" w:themeFillShade="D9"/>
            <w:noWrap/>
            <w:hideMark/>
          </w:tcPr>
          <w:p w14:paraId="0D99A92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Modulation</w:t>
            </w:r>
          </w:p>
        </w:tc>
      </w:tr>
      <w:tr w:rsidR="00C27770" w:rsidRPr="00A861B0" w14:paraId="2742E1F6" w14:textId="77777777" w:rsidTr="008165A3">
        <w:trPr>
          <w:trHeight w:val="600"/>
        </w:trPr>
        <w:tc>
          <w:tcPr>
            <w:tcW w:w="2785" w:type="dxa"/>
            <w:gridSpan w:val="2"/>
            <w:noWrap/>
            <w:hideMark/>
          </w:tcPr>
          <w:p w14:paraId="129CB00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&lt;acceleration based on hard-coded values&gt;</w:t>
            </w:r>
          </w:p>
        </w:tc>
        <w:tc>
          <w:tcPr>
            <w:tcW w:w="3240" w:type="dxa"/>
            <w:hideMark/>
          </w:tcPr>
          <w:p w14:paraId="201A89D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PDCCH DM-RS uses QPSK modulation</w:t>
            </w:r>
          </w:p>
        </w:tc>
        <w:tc>
          <w:tcPr>
            <w:tcW w:w="3690" w:type="dxa"/>
            <w:hideMark/>
          </w:tcPr>
          <w:p w14:paraId="3526A98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7.4.1.3.1</w:t>
            </w:r>
          </w:p>
        </w:tc>
      </w:tr>
      <w:tr w:rsidR="00C27770" w:rsidRPr="00A861B0" w14:paraId="6AACA373" w14:textId="77777777" w:rsidTr="008165A3">
        <w:trPr>
          <w:trHeight w:val="300"/>
        </w:trPr>
        <w:tc>
          <w:tcPr>
            <w:tcW w:w="9715" w:type="dxa"/>
            <w:gridSpan w:val="4"/>
            <w:shd w:val="clear" w:color="auto" w:fill="D9D9D9" w:themeFill="background1" w:themeFillShade="D9"/>
            <w:noWrap/>
            <w:hideMark/>
          </w:tcPr>
          <w:p w14:paraId="4BE35124"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Precoding</w:t>
            </w:r>
          </w:p>
        </w:tc>
      </w:tr>
      <w:tr w:rsidR="00C27770" w:rsidRPr="00A861B0" w14:paraId="7D0E2922" w14:textId="77777777" w:rsidTr="008165A3">
        <w:trPr>
          <w:trHeight w:val="300"/>
        </w:trPr>
        <w:tc>
          <w:tcPr>
            <w:tcW w:w="1360" w:type="dxa"/>
            <w:noWrap/>
            <w:hideMark/>
          </w:tcPr>
          <w:p w14:paraId="7C0756A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per DCI</w:t>
            </w:r>
          </w:p>
        </w:tc>
        <w:tc>
          <w:tcPr>
            <w:tcW w:w="1425" w:type="dxa"/>
            <w:noWrap/>
            <w:hideMark/>
          </w:tcPr>
          <w:p w14:paraId="409449B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PDCCH data precoding]</w:t>
            </w:r>
          </w:p>
        </w:tc>
        <w:tc>
          <w:tcPr>
            <w:tcW w:w="3240" w:type="dxa"/>
            <w:hideMark/>
          </w:tcPr>
          <w:p w14:paraId="13DDC848"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DMRS follows PDCCH-data precoding</w:t>
            </w:r>
          </w:p>
        </w:tc>
        <w:tc>
          <w:tcPr>
            <w:tcW w:w="3690" w:type="dxa"/>
            <w:noWrap/>
            <w:hideMark/>
          </w:tcPr>
          <w:p w14:paraId="3E5925DB" w14:textId="77777777" w:rsidR="00C27770" w:rsidRPr="00A84D4D" w:rsidRDefault="00C27770" w:rsidP="008165A3">
            <w:pPr>
              <w:rPr>
                <w:rFonts w:asciiTheme="majorBidi" w:hAnsiTheme="majorBidi" w:cstheme="majorBidi"/>
                <w:lang w:eastAsia="zh-CN" w:bidi="he-IL"/>
              </w:rPr>
            </w:pPr>
          </w:p>
        </w:tc>
      </w:tr>
      <w:tr w:rsidR="00C27770" w:rsidRPr="00A861B0" w14:paraId="59BC785F" w14:textId="77777777" w:rsidTr="008165A3">
        <w:trPr>
          <w:trHeight w:val="300"/>
        </w:trPr>
        <w:tc>
          <w:tcPr>
            <w:tcW w:w="9715" w:type="dxa"/>
            <w:gridSpan w:val="4"/>
            <w:shd w:val="clear" w:color="auto" w:fill="D9D9D9" w:themeFill="background1" w:themeFillShade="D9"/>
            <w:noWrap/>
            <w:hideMark/>
          </w:tcPr>
          <w:p w14:paraId="234CF0B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RE Mapping</w:t>
            </w:r>
          </w:p>
        </w:tc>
      </w:tr>
      <w:tr w:rsidR="00C27770" w:rsidRPr="00A861B0" w14:paraId="5844D0B3" w14:textId="77777777" w:rsidTr="008165A3">
        <w:trPr>
          <w:trHeight w:val="300"/>
        </w:trPr>
        <w:tc>
          <w:tcPr>
            <w:tcW w:w="1360" w:type="dxa"/>
            <w:vMerge w:val="restart"/>
            <w:textDirection w:val="btLr"/>
            <w:hideMark/>
          </w:tcPr>
          <w:p w14:paraId="2E62BC10"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Frequency Domain</w:t>
            </w:r>
          </w:p>
        </w:tc>
        <w:tc>
          <w:tcPr>
            <w:tcW w:w="1425" w:type="dxa"/>
            <w:hideMark/>
          </w:tcPr>
          <w:p w14:paraId="1CD58CB4"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N_{BWP}^ {start}</w:t>
            </w:r>
          </w:p>
        </w:tc>
        <w:tc>
          <w:tcPr>
            <w:tcW w:w="3240" w:type="dxa"/>
            <w:hideMark/>
          </w:tcPr>
          <w:p w14:paraId="4783958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PDCCH data tab</w:t>
            </w:r>
          </w:p>
        </w:tc>
        <w:tc>
          <w:tcPr>
            <w:tcW w:w="3690" w:type="dxa"/>
            <w:hideMark/>
          </w:tcPr>
          <w:p w14:paraId="1E0C487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section 7.3.2.2</w:t>
            </w:r>
          </w:p>
        </w:tc>
      </w:tr>
      <w:tr w:rsidR="00C27770" w:rsidRPr="00A861B0" w14:paraId="5950119F" w14:textId="77777777" w:rsidTr="008165A3">
        <w:trPr>
          <w:trHeight w:val="300"/>
        </w:trPr>
        <w:tc>
          <w:tcPr>
            <w:tcW w:w="1360" w:type="dxa"/>
            <w:vMerge/>
            <w:hideMark/>
          </w:tcPr>
          <w:p w14:paraId="63074A34" w14:textId="77777777" w:rsidR="00C27770" w:rsidRPr="00A84D4D" w:rsidRDefault="00C27770" w:rsidP="008165A3">
            <w:pPr>
              <w:rPr>
                <w:rFonts w:asciiTheme="majorBidi" w:hAnsiTheme="majorBidi" w:cstheme="majorBidi"/>
                <w:lang w:eastAsia="zh-CN" w:bidi="he-IL"/>
              </w:rPr>
            </w:pPr>
          </w:p>
        </w:tc>
        <w:tc>
          <w:tcPr>
            <w:tcW w:w="1425" w:type="dxa"/>
            <w:hideMark/>
          </w:tcPr>
          <w:p w14:paraId="29B68B4D"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N_{BWP}^ {size}</w:t>
            </w:r>
          </w:p>
        </w:tc>
        <w:tc>
          <w:tcPr>
            <w:tcW w:w="3240" w:type="dxa"/>
            <w:hideMark/>
          </w:tcPr>
          <w:p w14:paraId="5B0ADDB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PDCCH data tab</w:t>
            </w:r>
          </w:p>
        </w:tc>
        <w:tc>
          <w:tcPr>
            <w:tcW w:w="3690" w:type="dxa"/>
            <w:noWrap/>
            <w:hideMark/>
          </w:tcPr>
          <w:p w14:paraId="4AE8A007"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3GGP TS 38.211, section 7.3.2.2</w:t>
            </w:r>
          </w:p>
        </w:tc>
      </w:tr>
      <w:tr w:rsidR="00C27770" w:rsidRPr="00A861B0" w14:paraId="63EF7396" w14:textId="77777777" w:rsidTr="008165A3">
        <w:trPr>
          <w:trHeight w:val="300"/>
        </w:trPr>
        <w:tc>
          <w:tcPr>
            <w:tcW w:w="1360" w:type="dxa"/>
            <w:vMerge/>
            <w:hideMark/>
          </w:tcPr>
          <w:p w14:paraId="6FC0DBDF" w14:textId="77777777" w:rsidR="00C27770" w:rsidRPr="00A84D4D" w:rsidRDefault="00C27770" w:rsidP="008165A3">
            <w:pPr>
              <w:rPr>
                <w:rFonts w:asciiTheme="majorBidi" w:hAnsiTheme="majorBidi" w:cstheme="majorBidi"/>
                <w:lang w:eastAsia="zh-CN" w:bidi="he-IL"/>
              </w:rPr>
            </w:pPr>
          </w:p>
        </w:tc>
        <w:tc>
          <w:tcPr>
            <w:tcW w:w="1425" w:type="dxa"/>
            <w:hideMark/>
          </w:tcPr>
          <w:p w14:paraId="54BFF56B"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µ, µ_{0}</w:t>
            </w:r>
          </w:p>
        </w:tc>
        <w:tc>
          <w:tcPr>
            <w:tcW w:w="3240" w:type="dxa"/>
            <w:hideMark/>
          </w:tcPr>
          <w:p w14:paraId="6336EA0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PDCCH data tab</w:t>
            </w:r>
          </w:p>
        </w:tc>
        <w:tc>
          <w:tcPr>
            <w:tcW w:w="3690" w:type="dxa"/>
            <w:noWrap/>
            <w:hideMark/>
          </w:tcPr>
          <w:p w14:paraId="4CBC03ED"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4.2, 5.3.1</w:t>
            </w:r>
          </w:p>
        </w:tc>
      </w:tr>
      <w:tr w:rsidR="00C27770" w:rsidRPr="00A861B0" w14:paraId="7E212CC3" w14:textId="77777777" w:rsidTr="008165A3">
        <w:trPr>
          <w:trHeight w:val="600"/>
        </w:trPr>
        <w:tc>
          <w:tcPr>
            <w:tcW w:w="1360" w:type="dxa"/>
            <w:vMerge/>
            <w:hideMark/>
          </w:tcPr>
          <w:p w14:paraId="74322F2F" w14:textId="77777777" w:rsidR="00C27770" w:rsidRPr="00A84D4D" w:rsidRDefault="00C27770" w:rsidP="008165A3">
            <w:pPr>
              <w:rPr>
                <w:rFonts w:asciiTheme="majorBidi" w:hAnsiTheme="majorBidi" w:cstheme="majorBidi"/>
                <w:lang w:eastAsia="zh-CN" w:bidi="he-IL"/>
              </w:rPr>
            </w:pPr>
          </w:p>
        </w:tc>
        <w:tc>
          <w:tcPr>
            <w:tcW w:w="1425" w:type="dxa"/>
            <w:noWrap/>
            <w:hideMark/>
          </w:tcPr>
          <w:p w14:paraId="44491B48" w14:textId="4F961DA3" w:rsidR="00C27770" w:rsidRPr="00A84D4D" w:rsidRDefault="00581EE2" w:rsidP="008165A3">
            <w:pPr>
              <w:rPr>
                <w:rFonts w:asciiTheme="majorBidi" w:hAnsiTheme="majorBidi" w:cstheme="majorBidi"/>
                <w:lang w:eastAsia="zh-CN" w:bidi="he-IL"/>
              </w:rPr>
            </w:pPr>
            <w:ins w:id="1030" w:author="Author">
              <w:r w:rsidRPr="00581EE2">
                <w:rPr>
                  <w:rFonts w:asciiTheme="majorBidi" w:hAnsiTheme="majorBidi" w:cstheme="majorBidi"/>
                  <w:lang w:eastAsia="zh-CN" w:bidi="he-IL"/>
                </w:rPr>
                <w:t>DMRS Reference Point</w:t>
              </w:r>
            </w:ins>
            <w:del w:id="1031" w:author="Author">
              <w:r w:rsidR="00C27770" w:rsidRPr="00A84D4D" w:rsidDel="00581EE2">
                <w:rPr>
                  <w:rFonts w:asciiTheme="majorBidi" w:hAnsiTheme="majorBidi" w:cstheme="majorBidi"/>
                  <w:lang w:eastAsia="zh-CN" w:bidi="he-IL"/>
                </w:rPr>
                <w:delText>Coreset Type</w:delText>
              </w:r>
            </w:del>
          </w:p>
        </w:tc>
        <w:tc>
          <w:tcPr>
            <w:tcW w:w="3240" w:type="dxa"/>
            <w:hideMark/>
          </w:tcPr>
          <w:p w14:paraId="43A860B6" w14:textId="773426C9"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reference point for RE mapping</w:t>
            </w:r>
            <w:ins w:id="1032" w:author="Author">
              <w:r w:rsidR="00581EE2">
                <w:rPr>
                  <w:rFonts w:asciiTheme="majorBidi" w:hAnsiTheme="majorBidi" w:cstheme="majorBidi"/>
                  <w:lang w:eastAsia="zh-CN" w:bidi="he-IL"/>
                </w:rPr>
                <w:t xml:space="preserve"> </w:t>
              </w:r>
              <w:r w:rsidR="00581EE2" w:rsidRPr="00581EE2">
                <w:rPr>
                  <w:rFonts w:asciiTheme="majorBidi" w:hAnsiTheme="majorBidi" w:cstheme="majorBidi"/>
                  <w:lang w:eastAsia="zh-CN" w:bidi="he-IL"/>
                </w:rPr>
                <w:t xml:space="preserve">physical resources of DMRS </w:t>
              </w:r>
            </w:ins>
            <w:r w:rsidRPr="00A84D4D">
              <w:rPr>
                <w:rFonts w:asciiTheme="majorBidi" w:hAnsiTheme="majorBidi" w:cstheme="majorBidi"/>
                <w:lang w:eastAsia="zh-CN" w:bidi="he-IL"/>
              </w:rPr>
              <w:t xml:space="preserve"> depends on Coreset type (#0 or not)</w:t>
            </w:r>
          </w:p>
        </w:tc>
        <w:tc>
          <w:tcPr>
            <w:tcW w:w="3690" w:type="dxa"/>
            <w:hideMark/>
          </w:tcPr>
          <w:p w14:paraId="2D9311D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7.4.1.3.2</w:t>
            </w:r>
          </w:p>
        </w:tc>
      </w:tr>
      <w:tr w:rsidR="00C27770" w:rsidRPr="00A861B0" w14:paraId="2DCD7C17" w14:textId="77777777" w:rsidTr="008165A3">
        <w:trPr>
          <w:trHeight w:val="1200"/>
        </w:trPr>
        <w:tc>
          <w:tcPr>
            <w:tcW w:w="1360" w:type="dxa"/>
            <w:vMerge/>
            <w:hideMark/>
          </w:tcPr>
          <w:p w14:paraId="59BF411B" w14:textId="77777777" w:rsidR="00C27770" w:rsidRPr="00A84D4D" w:rsidRDefault="00C27770" w:rsidP="008165A3">
            <w:pPr>
              <w:rPr>
                <w:rFonts w:asciiTheme="majorBidi" w:hAnsiTheme="majorBidi" w:cstheme="majorBidi"/>
                <w:lang w:eastAsia="zh-CN" w:bidi="he-IL"/>
              </w:rPr>
            </w:pPr>
          </w:p>
        </w:tc>
        <w:tc>
          <w:tcPr>
            <w:tcW w:w="1425" w:type="dxa"/>
            <w:hideMark/>
          </w:tcPr>
          <w:p w14:paraId="193183D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Precoder Granularity</w:t>
            </w:r>
          </w:p>
        </w:tc>
        <w:tc>
          <w:tcPr>
            <w:tcW w:w="3240" w:type="dxa"/>
            <w:hideMark/>
          </w:tcPr>
          <w:p w14:paraId="1B9BE9E9"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Precoder granularity in frequency domain (impacts whether DMRS should be generated for all RBs or only allocated RBs)</w:t>
            </w:r>
          </w:p>
        </w:tc>
        <w:tc>
          <w:tcPr>
            <w:tcW w:w="3690" w:type="dxa"/>
            <w:hideMark/>
          </w:tcPr>
          <w:p w14:paraId="47694D7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7.3.2.2</w:t>
            </w:r>
            <w:r w:rsidRPr="00A84D4D">
              <w:rPr>
                <w:rFonts w:asciiTheme="majorBidi" w:hAnsiTheme="majorBidi" w:cstheme="majorBidi"/>
                <w:lang w:eastAsia="zh-CN" w:bidi="he-IL"/>
              </w:rPr>
              <w:br/>
              <w:t>3GPP TS 38.211, sec 7.4.1.3.2</w:t>
            </w:r>
          </w:p>
        </w:tc>
      </w:tr>
      <w:tr w:rsidR="00C27770" w:rsidRPr="00A861B0" w14:paraId="17EE5B97" w14:textId="77777777" w:rsidTr="008165A3">
        <w:trPr>
          <w:trHeight w:val="300"/>
        </w:trPr>
        <w:tc>
          <w:tcPr>
            <w:tcW w:w="1360" w:type="dxa"/>
            <w:vMerge w:val="restart"/>
            <w:textDirection w:val="btLr"/>
            <w:hideMark/>
          </w:tcPr>
          <w:p w14:paraId="3F1E3820"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Freq</w:t>
            </w:r>
            <w:r w:rsidRPr="00A84D4D">
              <w:rPr>
                <w:rFonts w:asciiTheme="majorBidi" w:hAnsiTheme="majorBidi" w:cstheme="majorBidi"/>
                <w:lang w:eastAsia="zh-CN" w:bidi="he-IL"/>
              </w:rPr>
              <w:br/>
              <w:t>Domain</w:t>
            </w:r>
            <w:r w:rsidRPr="00A84D4D">
              <w:rPr>
                <w:rFonts w:asciiTheme="majorBidi" w:hAnsiTheme="majorBidi" w:cstheme="majorBidi"/>
                <w:lang w:eastAsia="zh-CN" w:bidi="he-IL"/>
              </w:rPr>
              <w:br/>
              <w:t xml:space="preserve"> per DCI</w:t>
            </w:r>
          </w:p>
        </w:tc>
        <w:tc>
          <w:tcPr>
            <w:tcW w:w="1425" w:type="dxa"/>
            <w:hideMark/>
          </w:tcPr>
          <w:p w14:paraId="055BFF31" w14:textId="77777777" w:rsidR="00C27770" w:rsidRPr="00A84D4D" w:rsidRDefault="00C27770" w:rsidP="008165A3">
            <w:pPr>
              <w:rPr>
                <w:rFonts w:asciiTheme="majorBidi" w:hAnsiTheme="majorBidi" w:cstheme="majorBidi"/>
                <w:lang w:eastAsia="zh-CN" w:bidi="he-IL"/>
              </w:rPr>
            </w:pPr>
            <w:proofErr w:type="spellStart"/>
            <w:r w:rsidRPr="00A84D4D">
              <w:rPr>
                <w:rFonts w:asciiTheme="majorBidi" w:hAnsiTheme="majorBidi" w:cstheme="majorBidi"/>
                <w:lang w:eastAsia="zh-CN" w:bidi="he-IL"/>
              </w:rPr>
              <w:t>cce</w:t>
            </w:r>
            <w:proofErr w:type="spellEnd"/>
            <w:r w:rsidRPr="00A84D4D">
              <w:rPr>
                <w:rFonts w:asciiTheme="majorBidi" w:hAnsiTheme="majorBidi" w:cstheme="majorBidi"/>
                <w:lang w:eastAsia="zh-CN" w:bidi="he-IL"/>
              </w:rPr>
              <w:t xml:space="preserve"> Index</w:t>
            </w:r>
          </w:p>
        </w:tc>
        <w:tc>
          <w:tcPr>
            <w:tcW w:w="3240" w:type="dxa"/>
            <w:hideMark/>
          </w:tcPr>
          <w:p w14:paraId="3559ACE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PDCCH data tab</w:t>
            </w:r>
          </w:p>
        </w:tc>
        <w:tc>
          <w:tcPr>
            <w:tcW w:w="3690" w:type="dxa"/>
            <w:hideMark/>
          </w:tcPr>
          <w:p w14:paraId="4C4BEDCB"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38.213, sec 10.1</w:t>
            </w:r>
          </w:p>
        </w:tc>
      </w:tr>
      <w:tr w:rsidR="00C27770" w:rsidRPr="00A861B0" w14:paraId="2279399E" w14:textId="77777777" w:rsidTr="008165A3">
        <w:trPr>
          <w:trHeight w:val="600"/>
        </w:trPr>
        <w:tc>
          <w:tcPr>
            <w:tcW w:w="1360" w:type="dxa"/>
            <w:vMerge/>
            <w:hideMark/>
          </w:tcPr>
          <w:p w14:paraId="2E3C7757" w14:textId="77777777" w:rsidR="00C27770" w:rsidRPr="00A84D4D" w:rsidRDefault="00C27770" w:rsidP="008165A3">
            <w:pPr>
              <w:rPr>
                <w:rFonts w:asciiTheme="majorBidi" w:hAnsiTheme="majorBidi" w:cstheme="majorBidi"/>
                <w:lang w:eastAsia="zh-CN" w:bidi="he-IL"/>
              </w:rPr>
            </w:pPr>
          </w:p>
        </w:tc>
        <w:tc>
          <w:tcPr>
            <w:tcW w:w="1425" w:type="dxa"/>
            <w:hideMark/>
          </w:tcPr>
          <w:p w14:paraId="60BB030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aggregation level</w:t>
            </w:r>
          </w:p>
        </w:tc>
        <w:tc>
          <w:tcPr>
            <w:tcW w:w="3240" w:type="dxa"/>
            <w:hideMark/>
          </w:tcPr>
          <w:p w14:paraId="016FBC6C"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PDCCH data tab</w:t>
            </w:r>
          </w:p>
        </w:tc>
        <w:tc>
          <w:tcPr>
            <w:tcW w:w="3690" w:type="dxa"/>
            <w:hideMark/>
          </w:tcPr>
          <w:p w14:paraId="369C3A6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7.3.2.1</w:t>
            </w:r>
            <w:r w:rsidRPr="00A84D4D">
              <w:rPr>
                <w:rFonts w:asciiTheme="majorBidi" w:hAnsiTheme="majorBidi" w:cstheme="majorBidi"/>
                <w:lang w:eastAsia="zh-CN" w:bidi="he-IL"/>
              </w:rPr>
              <w:br/>
              <w:t>3GPP TS 38.213, sec 10.1</w:t>
            </w:r>
          </w:p>
        </w:tc>
      </w:tr>
      <w:tr w:rsidR="00C27770" w:rsidRPr="00A861B0" w14:paraId="2A5B4793" w14:textId="77777777" w:rsidTr="008165A3">
        <w:trPr>
          <w:trHeight w:val="300"/>
        </w:trPr>
        <w:tc>
          <w:tcPr>
            <w:tcW w:w="1360" w:type="dxa"/>
            <w:vMerge w:val="restart"/>
            <w:textDirection w:val="btLr"/>
            <w:hideMark/>
          </w:tcPr>
          <w:p w14:paraId="1FA42A2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Time Domain</w:t>
            </w:r>
          </w:p>
        </w:tc>
        <w:tc>
          <w:tcPr>
            <w:tcW w:w="1425" w:type="dxa"/>
            <w:hideMark/>
          </w:tcPr>
          <w:p w14:paraId="77F300FF"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first OFDM symbol</w:t>
            </w:r>
          </w:p>
        </w:tc>
        <w:tc>
          <w:tcPr>
            <w:tcW w:w="3240" w:type="dxa"/>
            <w:hideMark/>
          </w:tcPr>
          <w:p w14:paraId="407A321E"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PDCCH data tab</w:t>
            </w:r>
          </w:p>
        </w:tc>
        <w:tc>
          <w:tcPr>
            <w:tcW w:w="3690" w:type="dxa"/>
            <w:hideMark/>
          </w:tcPr>
          <w:p w14:paraId="2AE18FED"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7.3.2.2</w:t>
            </w:r>
          </w:p>
        </w:tc>
      </w:tr>
      <w:tr w:rsidR="00C27770" w:rsidRPr="00A861B0" w14:paraId="3C8777E3" w14:textId="77777777" w:rsidTr="008165A3">
        <w:trPr>
          <w:trHeight w:val="300"/>
        </w:trPr>
        <w:tc>
          <w:tcPr>
            <w:tcW w:w="1360" w:type="dxa"/>
            <w:vMerge/>
            <w:hideMark/>
          </w:tcPr>
          <w:p w14:paraId="0AD58907" w14:textId="77777777" w:rsidR="00C27770" w:rsidRPr="00A84D4D" w:rsidRDefault="00C27770" w:rsidP="008165A3">
            <w:pPr>
              <w:rPr>
                <w:rFonts w:asciiTheme="majorBidi" w:hAnsiTheme="majorBidi" w:cstheme="majorBidi"/>
                <w:lang w:eastAsia="zh-CN" w:bidi="he-IL"/>
              </w:rPr>
            </w:pPr>
          </w:p>
        </w:tc>
        <w:tc>
          <w:tcPr>
            <w:tcW w:w="1425" w:type="dxa"/>
            <w:hideMark/>
          </w:tcPr>
          <w:p w14:paraId="3CF694FB"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N_{</w:t>
            </w:r>
            <w:proofErr w:type="spellStart"/>
            <w:r w:rsidRPr="00A84D4D">
              <w:rPr>
                <w:rFonts w:asciiTheme="majorBidi" w:hAnsiTheme="majorBidi" w:cstheme="majorBidi"/>
                <w:lang w:eastAsia="zh-CN" w:bidi="he-IL"/>
              </w:rPr>
              <w:t>symb</w:t>
            </w:r>
            <w:proofErr w:type="spellEnd"/>
            <w:r w:rsidRPr="00A84D4D">
              <w:rPr>
                <w:rFonts w:asciiTheme="majorBidi" w:hAnsiTheme="majorBidi" w:cstheme="majorBidi"/>
                <w:lang w:eastAsia="zh-CN" w:bidi="he-IL"/>
              </w:rPr>
              <w:t>}^ {CORESET}</w:t>
            </w:r>
          </w:p>
        </w:tc>
        <w:tc>
          <w:tcPr>
            <w:tcW w:w="3240" w:type="dxa"/>
            <w:hideMark/>
          </w:tcPr>
          <w:p w14:paraId="5ABE26F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PDCCH data tab</w:t>
            </w:r>
          </w:p>
        </w:tc>
        <w:tc>
          <w:tcPr>
            <w:tcW w:w="3690" w:type="dxa"/>
            <w:hideMark/>
          </w:tcPr>
          <w:p w14:paraId="4BE8C983"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7.3.2.2</w:t>
            </w:r>
          </w:p>
        </w:tc>
      </w:tr>
      <w:tr w:rsidR="00C27770" w:rsidRPr="00A861B0" w14:paraId="6458D794" w14:textId="77777777" w:rsidTr="008165A3">
        <w:trPr>
          <w:trHeight w:val="600"/>
        </w:trPr>
        <w:tc>
          <w:tcPr>
            <w:tcW w:w="1360" w:type="dxa"/>
            <w:vMerge/>
            <w:hideMark/>
          </w:tcPr>
          <w:p w14:paraId="340F1C61" w14:textId="77777777" w:rsidR="00C27770" w:rsidRPr="00A84D4D" w:rsidRDefault="00C27770" w:rsidP="008165A3">
            <w:pPr>
              <w:rPr>
                <w:rFonts w:asciiTheme="majorBidi" w:hAnsiTheme="majorBidi" w:cstheme="majorBidi"/>
                <w:lang w:eastAsia="zh-CN" w:bidi="he-IL"/>
              </w:rPr>
            </w:pPr>
          </w:p>
        </w:tc>
        <w:tc>
          <w:tcPr>
            <w:tcW w:w="1425" w:type="dxa"/>
            <w:hideMark/>
          </w:tcPr>
          <w:p w14:paraId="42C071B5"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Cyclic Prefix</w:t>
            </w:r>
          </w:p>
        </w:tc>
        <w:tc>
          <w:tcPr>
            <w:tcW w:w="3240" w:type="dxa"/>
            <w:hideMark/>
          </w:tcPr>
          <w:p w14:paraId="6BD6F6A1"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see PDCCH data tab</w:t>
            </w:r>
          </w:p>
        </w:tc>
        <w:tc>
          <w:tcPr>
            <w:tcW w:w="3690" w:type="dxa"/>
            <w:hideMark/>
          </w:tcPr>
          <w:p w14:paraId="30C08270"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38.211, sec 4.2, 5.3.1</w:t>
            </w:r>
            <w:r w:rsidRPr="00A84D4D">
              <w:rPr>
                <w:rFonts w:asciiTheme="majorBidi" w:hAnsiTheme="majorBidi" w:cstheme="majorBidi"/>
                <w:lang w:eastAsia="zh-CN" w:bidi="he-IL"/>
              </w:rPr>
              <w:br/>
              <w:t>3GPP TS 38.214, Table 5.1.2.1-1</w:t>
            </w:r>
          </w:p>
        </w:tc>
      </w:tr>
      <w:tr w:rsidR="00C27770" w:rsidRPr="00A861B0" w14:paraId="77FB1115" w14:textId="77777777" w:rsidTr="008165A3">
        <w:trPr>
          <w:trHeight w:val="300"/>
        </w:trPr>
        <w:tc>
          <w:tcPr>
            <w:tcW w:w="9715" w:type="dxa"/>
            <w:gridSpan w:val="4"/>
            <w:shd w:val="clear" w:color="auto" w:fill="D9D9D9" w:themeFill="background1" w:themeFillShade="D9"/>
            <w:noWrap/>
            <w:hideMark/>
          </w:tcPr>
          <w:p w14:paraId="3F534140"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Power Offset</w:t>
            </w:r>
          </w:p>
        </w:tc>
      </w:tr>
      <w:tr w:rsidR="00C27770" w:rsidRPr="00A861B0" w14:paraId="73076AE2" w14:textId="77777777" w:rsidTr="008165A3">
        <w:trPr>
          <w:trHeight w:val="900"/>
        </w:trPr>
        <w:tc>
          <w:tcPr>
            <w:tcW w:w="2785" w:type="dxa"/>
            <w:gridSpan w:val="2"/>
            <w:noWrap/>
            <w:hideMark/>
          </w:tcPr>
          <w:p w14:paraId="75CB54DA"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 xml:space="preserve">Power offset </w:t>
            </w:r>
            <w:proofErr w:type="spellStart"/>
            <w:r w:rsidRPr="00A84D4D">
              <w:rPr>
                <w:rFonts w:asciiTheme="majorBidi" w:hAnsiTheme="majorBidi" w:cstheme="majorBidi"/>
                <w:lang w:eastAsia="zh-CN" w:bidi="he-IL"/>
              </w:rPr>
              <w:t>w.r.t.</w:t>
            </w:r>
            <w:proofErr w:type="spellEnd"/>
            <w:r w:rsidRPr="00A84D4D">
              <w:rPr>
                <w:rFonts w:asciiTheme="majorBidi" w:hAnsiTheme="majorBidi" w:cstheme="majorBidi"/>
                <w:lang w:eastAsia="zh-CN" w:bidi="he-IL"/>
              </w:rPr>
              <w:t xml:space="preserve"> SSS</w:t>
            </w:r>
          </w:p>
        </w:tc>
        <w:tc>
          <w:tcPr>
            <w:tcW w:w="3240" w:type="dxa"/>
            <w:hideMark/>
          </w:tcPr>
          <w:p w14:paraId="148323B6"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power offset with respect to SSS</w:t>
            </w:r>
          </w:p>
        </w:tc>
        <w:tc>
          <w:tcPr>
            <w:tcW w:w="3690" w:type="dxa"/>
            <w:hideMark/>
          </w:tcPr>
          <w:p w14:paraId="05FDC1FB" w14:textId="77777777" w:rsidR="00C27770" w:rsidRPr="00A84D4D" w:rsidRDefault="00C27770" w:rsidP="008165A3">
            <w:pPr>
              <w:rPr>
                <w:rFonts w:asciiTheme="majorBidi" w:hAnsiTheme="majorBidi" w:cstheme="majorBidi"/>
                <w:lang w:eastAsia="zh-CN" w:bidi="he-IL"/>
              </w:rPr>
            </w:pPr>
            <w:r w:rsidRPr="00A84D4D">
              <w:rPr>
                <w:rFonts w:asciiTheme="majorBidi" w:hAnsiTheme="majorBidi" w:cstheme="majorBidi"/>
                <w:lang w:eastAsia="zh-CN" w:bidi="he-IL"/>
              </w:rPr>
              <w:t>3GPP TS 38.214, sec 5.2.2.3.1</w:t>
            </w:r>
            <w:r w:rsidRPr="00A84D4D">
              <w:rPr>
                <w:rFonts w:asciiTheme="majorBidi" w:hAnsiTheme="majorBidi" w:cstheme="majorBidi"/>
                <w:lang w:eastAsia="zh-CN" w:bidi="he-IL"/>
              </w:rPr>
              <w:br/>
              <w:t>3GPP TS 38.214, sec 4.1</w:t>
            </w:r>
            <w:r w:rsidRPr="00A84D4D">
              <w:rPr>
                <w:rFonts w:asciiTheme="majorBidi" w:hAnsiTheme="majorBidi" w:cstheme="majorBidi"/>
                <w:lang w:eastAsia="zh-CN" w:bidi="he-IL"/>
              </w:rPr>
              <w:br/>
              <w:t>3GPP TS 38.213, sec 4.1</w:t>
            </w:r>
          </w:p>
        </w:tc>
      </w:tr>
    </w:tbl>
    <w:p w14:paraId="7E9C62D9" w14:textId="77777777" w:rsidR="00C27770" w:rsidRDefault="00C27770" w:rsidP="00C27770">
      <w:pPr>
        <w:rPr>
          <w:lang w:val="en-GB" w:eastAsia="zh-CN"/>
        </w:rPr>
      </w:pPr>
    </w:p>
    <w:p w14:paraId="50891DAF" w14:textId="77777777" w:rsidR="00C27770" w:rsidRDefault="00C27770" w:rsidP="00C27770">
      <w:pPr>
        <w:pStyle w:val="Heading3"/>
      </w:pPr>
      <w:bookmarkStart w:id="1033" w:name="_Toc86871613"/>
      <w:r>
        <w:t>CSI-RS Channel Model</w:t>
      </w:r>
      <w:bookmarkEnd w:id="1033"/>
    </w:p>
    <w:p w14:paraId="3744B058" w14:textId="77777777" w:rsidR="00C27770" w:rsidRDefault="00C27770" w:rsidP="00C27770">
      <w:pPr>
        <w:rPr>
          <w:lang w:val="en-GB" w:eastAsia="zh-CN"/>
        </w:rPr>
      </w:pPr>
      <w:proofErr w:type="gramStart"/>
      <w:r>
        <w:rPr>
          <w:lang w:val="en-GB" w:eastAsia="zh-CN"/>
        </w:rPr>
        <w:t>Similarly</w:t>
      </w:r>
      <w:proofErr w:type="gramEnd"/>
      <w:r>
        <w:rPr>
          <w:lang w:val="en-GB" w:eastAsia="zh-CN"/>
        </w:rPr>
        <w:t xml:space="preserve"> to the O-RAN AAL </w:t>
      </w:r>
      <w:proofErr w:type="spellStart"/>
      <w:r>
        <w:rPr>
          <w:lang w:val="en-GB" w:eastAsia="zh-CN"/>
        </w:rPr>
        <w:t>GAnP</w:t>
      </w:r>
      <w:proofErr w:type="spellEnd"/>
      <w:r>
        <w:rPr>
          <w:lang w:val="en-GB" w:eastAsia="zh-CN"/>
        </w:rPr>
        <w:t xml:space="preserve"> document </w:t>
      </w:r>
      <w:r>
        <w:rPr>
          <w:lang w:val="en-GB" w:eastAsia="zh-CN"/>
        </w:rPr>
        <w:fldChar w:fldCharType="begin"/>
      </w:r>
      <w:r>
        <w:rPr>
          <w:lang w:val="en-GB" w:eastAsia="zh-CN"/>
        </w:rPr>
        <w:instrText xml:space="preserve"> REF _Ref71106698 \r \h </w:instrText>
      </w:r>
      <w:r>
        <w:rPr>
          <w:lang w:val="en-GB" w:eastAsia="zh-CN"/>
        </w:rPr>
      </w:r>
      <w:r>
        <w:rPr>
          <w:lang w:val="en-GB" w:eastAsia="zh-CN"/>
        </w:rPr>
        <w:fldChar w:fldCharType="separate"/>
      </w:r>
      <w:r>
        <w:rPr>
          <w:lang w:val="en-GB" w:eastAsia="zh-CN"/>
        </w:rPr>
        <w:t>[7]</w:t>
      </w:r>
      <w:r>
        <w:rPr>
          <w:lang w:val="en-GB" w:eastAsia="zh-CN"/>
        </w:rPr>
        <w:fldChar w:fldCharType="end"/>
      </w:r>
      <w:r>
        <w:rPr>
          <w:lang w:val="en-GB" w:eastAsia="zh-CN"/>
        </w:rPr>
        <w:t xml:space="preserve"> for the CSI-RS HI PHY Profile, the CSI-RS Channel model of the </w:t>
      </w:r>
      <w:r>
        <w:t>AAL DOWNLINK HI PHY Profile</w:t>
      </w:r>
      <w:r>
        <w:rPr>
          <w:lang w:val="en-GB" w:eastAsia="zh-CN"/>
        </w:rPr>
        <w:t xml:space="preserve"> supports acceleration of CSI-RS functionality.</w:t>
      </w:r>
    </w:p>
    <w:p w14:paraId="612DFDC7" w14:textId="77777777" w:rsidR="00C27770" w:rsidRDefault="00C27770" w:rsidP="00C27770">
      <w:pPr>
        <w:jc w:val="center"/>
        <w:rPr>
          <w:lang w:val="en-GB" w:eastAsia="zh-CN"/>
        </w:rPr>
      </w:pPr>
      <w:r>
        <w:rPr>
          <w:lang w:val="en-GB" w:eastAsia="zh-CN"/>
        </w:rPr>
        <w:object w:dxaOrig="6891" w:dyaOrig="6091" w14:anchorId="40E4BE9A">
          <v:shape id="_x0000_i1029" type="#_x0000_t75" style="width:280.45pt;height:248.2pt" o:ole="">
            <v:imagedata r:id="rId31" o:title=""/>
          </v:shape>
          <o:OLEObject Type="Embed" ProgID="Visio.Drawing.15" ShapeID="_x0000_i1029" DrawAspect="Content" ObjectID="_1698440734" r:id="rId32"/>
        </w:object>
      </w:r>
    </w:p>
    <w:p w14:paraId="3C6DA504" w14:textId="77777777" w:rsidR="00C27770" w:rsidRDefault="00C27770" w:rsidP="00C27770">
      <w:pPr>
        <w:pStyle w:val="Caption"/>
        <w:jc w:val="center"/>
      </w:pPr>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3</w:t>
      </w:r>
      <w:r>
        <w:fldChar w:fldCharType="end"/>
      </w:r>
      <w:r>
        <w:t xml:space="preserve"> CSI-RS and TRS Channel Model</w:t>
      </w:r>
    </w:p>
    <w:p w14:paraId="55606F9B" w14:textId="77777777" w:rsidR="00C27770" w:rsidRPr="0065550B" w:rsidRDefault="00C27770" w:rsidP="00C27770">
      <w:pPr>
        <w:rPr>
          <w:lang w:eastAsia="zh-CN"/>
        </w:rPr>
      </w:pPr>
      <w:r>
        <w:t>The set of accelerated functions associated with the processing of CSI-RS is as follows:</w:t>
      </w:r>
    </w:p>
    <w:p w14:paraId="6FA66F63" w14:textId="77777777" w:rsidR="00C27770" w:rsidRDefault="00C27770" w:rsidP="00C27770">
      <w:pPr>
        <w:pStyle w:val="ListParagraph"/>
        <w:numPr>
          <w:ilvl w:val="0"/>
          <w:numId w:val="52"/>
        </w:numPr>
      </w:pPr>
      <w:r>
        <w:t>CSI-RS sequence generation</w:t>
      </w:r>
    </w:p>
    <w:p w14:paraId="5F0C2040" w14:textId="77777777" w:rsidR="00C27770" w:rsidRDefault="00C27770" w:rsidP="00C27770">
      <w:pPr>
        <w:pStyle w:val="ListParagraph"/>
        <w:numPr>
          <w:ilvl w:val="0"/>
          <w:numId w:val="52"/>
        </w:numPr>
      </w:pPr>
      <w:r>
        <w:t>Modulation</w:t>
      </w:r>
    </w:p>
    <w:p w14:paraId="6F3E17AE" w14:textId="77777777" w:rsidR="00C27770" w:rsidRDefault="00C27770" w:rsidP="00C27770">
      <w:pPr>
        <w:pStyle w:val="ListParagraph"/>
        <w:numPr>
          <w:ilvl w:val="0"/>
          <w:numId w:val="52"/>
        </w:numPr>
      </w:pPr>
      <w:r>
        <w:t>Precoding</w:t>
      </w:r>
      <w:r>
        <w:fldChar w:fldCharType="begin"/>
      </w:r>
      <w:r>
        <w:instrText xml:space="preserve"> NOTEREF _Ref54349526 \f \h </w:instrText>
      </w:r>
      <w:r>
        <w:fldChar w:fldCharType="separate"/>
      </w:r>
      <w:r w:rsidRPr="005D6AA7">
        <w:rPr>
          <w:rStyle w:val="FootnoteReference"/>
        </w:rPr>
        <w:t>1</w:t>
      </w:r>
      <w:r>
        <w:fldChar w:fldCharType="end"/>
      </w:r>
    </w:p>
    <w:p w14:paraId="3C1F65A6" w14:textId="77777777" w:rsidR="00C27770" w:rsidRDefault="00C27770" w:rsidP="00C27770">
      <w:pPr>
        <w:pStyle w:val="ListParagraph"/>
        <w:numPr>
          <w:ilvl w:val="0"/>
          <w:numId w:val="52"/>
        </w:numPr>
      </w:pPr>
      <w:r>
        <w:t>RE mapping</w:t>
      </w:r>
    </w:p>
    <w:p w14:paraId="1B8B5977" w14:textId="77777777" w:rsidR="00C27770" w:rsidRDefault="00C27770" w:rsidP="00C27770">
      <w:pPr>
        <w:pStyle w:val="ListParagraph"/>
        <w:numPr>
          <w:ilvl w:val="0"/>
          <w:numId w:val="52"/>
        </w:numPr>
      </w:pPr>
      <w:r>
        <w:t>IQ compression</w:t>
      </w:r>
      <w:r>
        <w:fldChar w:fldCharType="begin"/>
      </w:r>
      <w:r>
        <w:instrText xml:space="preserve"> NOTEREF _Ref54349526 \f \h </w:instrText>
      </w:r>
      <w:r>
        <w:fldChar w:fldCharType="separate"/>
      </w:r>
      <w:r w:rsidRPr="005D6AA7">
        <w:rPr>
          <w:rStyle w:val="FootnoteReference"/>
        </w:rPr>
        <w:t>1</w:t>
      </w:r>
      <w:r>
        <w:fldChar w:fldCharType="end"/>
      </w:r>
    </w:p>
    <w:p w14:paraId="4BF3DAA2" w14:textId="77777777" w:rsidR="00C27770" w:rsidRDefault="00C27770" w:rsidP="00C27770">
      <w:pPr>
        <w:pStyle w:val="ListParagraph"/>
        <w:numPr>
          <w:ilvl w:val="0"/>
          <w:numId w:val="49"/>
        </w:numPr>
      </w:pPr>
      <w:r w:rsidRPr="00C1797A">
        <w:t>Power Offset</w:t>
      </w:r>
    </w:p>
    <w:p w14:paraId="65175FBA" w14:textId="1C3D315B" w:rsidR="00C27770" w:rsidRPr="000962B3" w:rsidRDefault="00C27770" w:rsidP="00C27770">
      <w:pPr>
        <w:pStyle w:val="Heading4"/>
      </w:pPr>
      <w:r>
        <w:t xml:space="preserve">CSI-RS input for </w:t>
      </w:r>
      <w:del w:id="1034" w:author="Author">
        <w:r w:rsidDel="00A7030B">
          <w:delText xml:space="preserve">AAL Downlink </w:delText>
        </w:r>
      </w:del>
      <w:ins w:id="1035" w:author="Author">
        <w:r w:rsidR="00A7030B">
          <w:t>AAL_DOWNLINK_</w:t>
        </w:r>
      </w:ins>
      <w:r>
        <w:t xml:space="preserve">HI PHY Profile </w:t>
      </w:r>
    </w:p>
    <w:p w14:paraId="4CC04B78" w14:textId="77777777" w:rsidR="00C27770" w:rsidRDefault="00C27770" w:rsidP="00C27770">
      <w:r>
        <w:t xml:space="preserve">The CSI-RS interface for the AAL DOWNLINK HI PHY profile shall work on a CSI-RS Resource basis </w:t>
      </w:r>
      <w:proofErr w:type="spellStart"/>
      <w:r>
        <w:t>basis</w:t>
      </w:r>
      <w:proofErr w:type="spellEnd"/>
      <w:r>
        <w:t xml:space="preserve">. The input data </w:t>
      </w:r>
      <w:proofErr w:type="gramStart"/>
      <w:r>
        <w:t>consists</w:t>
      </w:r>
      <w:proofErr w:type="gramEnd"/>
      <w:r>
        <w:t xml:space="preserve"> CSI-RS resource parameters. </w:t>
      </w:r>
    </w:p>
    <w:p w14:paraId="081C1FD3" w14:textId="77777777" w:rsidR="00C27770" w:rsidRDefault="00C27770" w:rsidP="00C27770">
      <w:pPr>
        <w:pStyle w:val="Heading4"/>
      </w:pPr>
      <w:r>
        <w:t>CSI-RS Parameters</w:t>
      </w:r>
    </w:p>
    <w:p w14:paraId="39FDA457" w14:textId="77777777" w:rsidR="00C27770" w:rsidRDefault="00C27770" w:rsidP="00C27770">
      <w:r>
        <w:t xml:space="preserve">The following parameters are required to be supported by the </w:t>
      </w:r>
      <w:proofErr w:type="spellStart"/>
      <w:r>
        <w:t>AALi</w:t>
      </w:r>
      <w:proofErr w:type="spellEnd"/>
      <w:r>
        <w:t xml:space="preserve"> implementation when offloading operations. Application shall supply all relevant parameters.</w:t>
      </w:r>
    </w:p>
    <w:p w14:paraId="52966A68" w14:textId="77777777" w:rsidR="00C27770" w:rsidRDefault="00C27770" w:rsidP="00C27770">
      <w:pPr>
        <w:pStyle w:val="Heading5"/>
        <w:rPr>
          <w:b/>
          <w:bCs/>
        </w:rPr>
      </w:pPr>
      <w:r>
        <w:rPr>
          <w:b/>
          <w:bCs/>
        </w:rPr>
        <w:t>CSI</w:t>
      </w:r>
      <w:r w:rsidRPr="0057639A">
        <w:rPr>
          <w:b/>
          <w:bCs/>
        </w:rPr>
        <w:t>-RS Parameters</w:t>
      </w:r>
    </w:p>
    <w:p w14:paraId="6F7CF896" w14:textId="77777777" w:rsidR="00C27770" w:rsidRPr="0057639A" w:rsidRDefault="00C27770" w:rsidP="00C27770">
      <w:pPr>
        <w:pStyle w:val="Caption"/>
        <w:rPr>
          <w:lang w:val="en-GB" w:eastAsia="zh-CN"/>
        </w:rPr>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Pr>
          <w:noProof/>
        </w:rPr>
        <w:t>8</w:t>
      </w:r>
      <w:r w:rsidR="001E481C">
        <w:rPr>
          <w:noProof/>
        </w:rPr>
        <w:fldChar w:fldCharType="end"/>
      </w:r>
      <w:r>
        <w:t xml:space="preserve"> CSI-RS Parameters</w:t>
      </w:r>
    </w:p>
    <w:tbl>
      <w:tblPr>
        <w:tblStyle w:val="TableProfessional"/>
        <w:tblW w:w="9712" w:type="dxa"/>
        <w:tblLook w:val="0600" w:firstRow="0" w:lastRow="0" w:firstColumn="0" w:lastColumn="0" w:noHBand="1" w:noVBand="1"/>
      </w:tblPr>
      <w:tblGrid>
        <w:gridCol w:w="459"/>
        <w:gridCol w:w="2518"/>
        <w:gridCol w:w="3204"/>
        <w:gridCol w:w="3531"/>
      </w:tblGrid>
      <w:tr w:rsidR="00C27770" w:rsidRPr="00983962" w14:paraId="2CA131B7" w14:textId="77777777" w:rsidTr="008165A3">
        <w:trPr>
          <w:trHeight w:val="420"/>
        </w:trPr>
        <w:tc>
          <w:tcPr>
            <w:tcW w:w="2788" w:type="dxa"/>
            <w:gridSpan w:val="2"/>
            <w:noWrap/>
            <w:hideMark/>
          </w:tcPr>
          <w:p w14:paraId="28598668" w14:textId="77777777" w:rsidR="00C27770" w:rsidRPr="00A84D4D" w:rsidRDefault="00C27770" w:rsidP="008165A3">
            <w:pPr>
              <w:spacing w:after="0"/>
              <w:rPr>
                <w:rFonts w:asciiTheme="majorBidi" w:eastAsia="Times New Roman" w:hAnsiTheme="majorBidi" w:cstheme="majorBidi"/>
                <w:b/>
                <w:bCs/>
                <w:color w:val="000000"/>
                <w:lang w:eastAsia="zh-CN" w:bidi="he-IL"/>
              </w:rPr>
            </w:pPr>
            <w:r w:rsidRPr="00A84D4D">
              <w:rPr>
                <w:rFonts w:asciiTheme="majorBidi" w:eastAsia="Times New Roman" w:hAnsiTheme="majorBidi" w:cstheme="majorBidi"/>
                <w:b/>
                <w:bCs/>
                <w:color w:val="000000"/>
                <w:lang w:eastAsia="zh-CN" w:bidi="he-IL"/>
              </w:rPr>
              <w:t>AF Parameters</w:t>
            </w:r>
          </w:p>
        </w:tc>
        <w:tc>
          <w:tcPr>
            <w:tcW w:w="3393" w:type="dxa"/>
            <w:hideMark/>
          </w:tcPr>
          <w:p w14:paraId="0D861DA0" w14:textId="77777777" w:rsidR="00C27770" w:rsidRPr="00A84D4D" w:rsidRDefault="00C27770" w:rsidP="008165A3">
            <w:pPr>
              <w:spacing w:after="0"/>
              <w:rPr>
                <w:rFonts w:asciiTheme="majorBidi" w:eastAsia="Times New Roman" w:hAnsiTheme="majorBidi" w:cstheme="majorBidi"/>
                <w:b/>
                <w:bCs/>
                <w:color w:val="000000"/>
                <w:lang w:eastAsia="zh-CN" w:bidi="he-IL"/>
              </w:rPr>
            </w:pPr>
            <w:r w:rsidRPr="00A84D4D">
              <w:rPr>
                <w:rFonts w:asciiTheme="majorBidi" w:eastAsia="Times New Roman" w:hAnsiTheme="majorBidi" w:cstheme="majorBidi"/>
                <w:b/>
                <w:bCs/>
                <w:color w:val="000000"/>
                <w:lang w:eastAsia="zh-CN" w:bidi="he-IL"/>
              </w:rPr>
              <w:t>Summary (3GPP-based)</w:t>
            </w:r>
          </w:p>
        </w:tc>
        <w:tc>
          <w:tcPr>
            <w:tcW w:w="3531" w:type="dxa"/>
            <w:noWrap/>
            <w:hideMark/>
          </w:tcPr>
          <w:p w14:paraId="6D2B2E6E" w14:textId="77777777" w:rsidR="00C27770" w:rsidRPr="00A84D4D" w:rsidRDefault="00C27770" w:rsidP="008165A3">
            <w:pPr>
              <w:spacing w:after="0"/>
              <w:rPr>
                <w:rFonts w:asciiTheme="majorBidi" w:eastAsia="Times New Roman" w:hAnsiTheme="majorBidi" w:cstheme="majorBidi"/>
                <w:b/>
                <w:bCs/>
                <w:color w:val="000000"/>
                <w:lang w:eastAsia="zh-CN" w:bidi="he-IL"/>
              </w:rPr>
            </w:pPr>
            <w:r w:rsidRPr="00A84D4D">
              <w:rPr>
                <w:rFonts w:asciiTheme="majorBidi" w:eastAsia="Times New Roman" w:hAnsiTheme="majorBidi" w:cstheme="majorBidi"/>
                <w:b/>
                <w:bCs/>
                <w:color w:val="000000"/>
                <w:lang w:eastAsia="zh-CN" w:bidi="he-IL"/>
              </w:rPr>
              <w:t>3GPP Spec Reference</w:t>
            </w:r>
          </w:p>
        </w:tc>
      </w:tr>
      <w:tr w:rsidR="00C27770" w:rsidRPr="00983962" w14:paraId="0C205661" w14:textId="77777777" w:rsidTr="008165A3">
        <w:trPr>
          <w:trHeight w:val="300"/>
        </w:trPr>
        <w:tc>
          <w:tcPr>
            <w:tcW w:w="0" w:type="dxa"/>
            <w:gridSpan w:val="4"/>
            <w:shd w:val="clear" w:color="auto" w:fill="D9D9D9" w:themeFill="background1" w:themeFillShade="D9"/>
            <w:noWrap/>
            <w:hideMark/>
          </w:tcPr>
          <w:p w14:paraId="3EFD07C8"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Sequence Generation</w:t>
            </w:r>
          </w:p>
        </w:tc>
      </w:tr>
      <w:tr w:rsidR="00C27770" w:rsidRPr="00983962" w14:paraId="6E0ED053" w14:textId="77777777" w:rsidTr="008165A3">
        <w:trPr>
          <w:trHeight w:val="300"/>
        </w:trPr>
        <w:tc>
          <w:tcPr>
            <w:tcW w:w="2788" w:type="dxa"/>
            <w:gridSpan w:val="2"/>
            <w:hideMark/>
          </w:tcPr>
          <w:p w14:paraId="4F9E8F18" w14:textId="640BDACD"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n_{ID}</w:t>
            </w:r>
            <w:ins w:id="1036" w:author="Author">
              <w:r w:rsidR="00724629">
                <w:rPr>
                  <w:rFonts w:asciiTheme="majorBidi" w:eastAsia="Times New Roman" w:hAnsiTheme="majorBidi" w:cstheme="majorBidi"/>
                  <w:lang w:eastAsia="zh-CN" w:bidi="he-IL"/>
                </w:rPr>
                <w:t xml:space="preserve"> or c_{</w:t>
              </w:r>
              <w:proofErr w:type="spellStart"/>
              <w:r w:rsidR="00724629">
                <w:rPr>
                  <w:rFonts w:asciiTheme="majorBidi" w:eastAsia="Times New Roman" w:hAnsiTheme="majorBidi" w:cstheme="majorBidi"/>
                  <w:lang w:eastAsia="zh-CN" w:bidi="he-IL"/>
                </w:rPr>
                <w:t>init</w:t>
              </w:r>
              <w:proofErr w:type="spellEnd"/>
              <w:r w:rsidR="00724629">
                <w:rPr>
                  <w:rFonts w:asciiTheme="majorBidi" w:eastAsia="Times New Roman" w:hAnsiTheme="majorBidi" w:cstheme="majorBidi"/>
                  <w:lang w:eastAsia="zh-CN" w:bidi="he-IL"/>
                </w:rPr>
                <w:t>}[</w:t>
              </w:r>
              <w:r w:rsidR="00724629" w:rsidRPr="00724629">
                <w:rPr>
                  <w:rFonts w:ascii="Script MT Bold" w:eastAsia="Times New Roman" w:hAnsi="Script MT Bold" w:cstheme="majorBidi"/>
                  <w:lang w:eastAsia="zh-CN" w:bidi="he-IL"/>
                </w:rPr>
                <w:t>l</w:t>
              </w:r>
              <w:r w:rsidR="00724629">
                <w:rPr>
                  <w:rFonts w:asciiTheme="majorBidi" w:eastAsia="Times New Roman" w:hAnsiTheme="majorBidi" w:cstheme="majorBidi"/>
                  <w:lang w:eastAsia="zh-CN" w:bidi="he-IL"/>
                </w:rPr>
                <w:t>]</w:t>
              </w:r>
            </w:ins>
          </w:p>
        </w:tc>
        <w:tc>
          <w:tcPr>
            <w:tcW w:w="3393" w:type="dxa"/>
            <w:hideMark/>
          </w:tcPr>
          <w:p w14:paraId="244AFC49" w14:textId="77777777" w:rsidR="00C27770" w:rsidRDefault="00724629" w:rsidP="008165A3">
            <w:pPr>
              <w:spacing w:after="0"/>
              <w:rPr>
                <w:ins w:id="1037" w:author="Author"/>
                <w:rFonts w:asciiTheme="majorBidi" w:eastAsia="Times New Roman" w:hAnsiTheme="majorBidi" w:cstheme="majorBidi"/>
                <w:color w:val="000000"/>
                <w:lang w:eastAsia="zh-CN" w:bidi="he-IL"/>
              </w:rPr>
            </w:pPr>
            <w:ins w:id="1038" w:author="Author">
              <w:r>
                <w:rPr>
                  <w:rFonts w:asciiTheme="majorBidi" w:eastAsia="Times New Roman" w:hAnsiTheme="majorBidi" w:cstheme="majorBidi"/>
                  <w:color w:val="000000"/>
                  <w:lang w:eastAsia="zh-CN" w:bidi="he-IL"/>
                </w:rPr>
                <w:t xml:space="preserve">n_{ID}: </w:t>
              </w:r>
            </w:ins>
            <w:r w:rsidR="00C27770" w:rsidRPr="00A84D4D">
              <w:rPr>
                <w:rFonts w:asciiTheme="majorBidi" w:eastAsia="Times New Roman" w:hAnsiTheme="majorBidi" w:cstheme="majorBidi"/>
                <w:color w:val="000000"/>
                <w:lang w:eastAsia="zh-CN" w:bidi="he-IL"/>
              </w:rPr>
              <w:t>scrambling id</w:t>
            </w:r>
          </w:p>
          <w:p w14:paraId="10E46CFB" w14:textId="7EB4C51A" w:rsidR="00724629" w:rsidRPr="00A84D4D" w:rsidRDefault="00724629" w:rsidP="008165A3">
            <w:pPr>
              <w:spacing w:after="0"/>
              <w:rPr>
                <w:rFonts w:asciiTheme="majorBidi" w:eastAsia="Times New Roman" w:hAnsiTheme="majorBidi" w:cstheme="majorBidi"/>
                <w:color w:val="000000"/>
                <w:lang w:eastAsia="zh-CN" w:bidi="he-IL"/>
              </w:rPr>
            </w:pPr>
            <w:ins w:id="1039" w:author="Author">
              <w:r>
                <w:rPr>
                  <w:rFonts w:asciiTheme="majorBidi" w:eastAsia="Times New Roman" w:hAnsiTheme="majorBidi" w:cstheme="majorBidi"/>
                  <w:color w:val="000000"/>
                  <w:lang w:eastAsia="zh-CN" w:bidi="he-IL"/>
                </w:rPr>
                <w:t>c_{</w:t>
              </w:r>
              <w:proofErr w:type="spellStart"/>
              <w:r>
                <w:rPr>
                  <w:rFonts w:asciiTheme="majorBidi" w:eastAsia="Times New Roman" w:hAnsiTheme="majorBidi" w:cstheme="majorBidi"/>
                  <w:color w:val="000000"/>
                  <w:lang w:eastAsia="zh-CN" w:bidi="he-IL"/>
                </w:rPr>
                <w:t>init</w:t>
              </w:r>
              <w:proofErr w:type="spellEnd"/>
              <w:r>
                <w:rPr>
                  <w:rFonts w:asciiTheme="majorBidi" w:eastAsia="Times New Roman" w:hAnsiTheme="majorBidi" w:cstheme="majorBidi"/>
                  <w:color w:val="000000"/>
                  <w:lang w:eastAsia="zh-CN" w:bidi="he-IL"/>
                </w:rPr>
                <w:t xml:space="preserve">}[l]: scrambling initialization for </w:t>
              </w:r>
              <w:proofErr w:type="spellStart"/>
              <w:r>
                <w:rPr>
                  <w:rFonts w:asciiTheme="majorBidi" w:eastAsia="Times New Roman" w:hAnsiTheme="majorBidi" w:cstheme="majorBidi"/>
                  <w:color w:val="000000"/>
                  <w:lang w:eastAsia="zh-CN" w:bidi="he-IL"/>
                </w:rPr>
                <w:t>symb</w:t>
              </w:r>
              <w:proofErr w:type="spellEnd"/>
              <w:r>
                <w:rPr>
                  <w:rFonts w:asciiTheme="majorBidi" w:eastAsia="Times New Roman" w:hAnsiTheme="majorBidi" w:cstheme="majorBidi"/>
                  <w:color w:val="000000"/>
                  <w:lang w:eastAsia="zh-CN" w:bidi="he-IL"/>
                </w:rPr>
                <w:t xml:space="preserve"> </w:t>
              </w:r>
              <w:r>
                <w:rPr>
                  <w:rFonts w:asciiTheme="majorBidi" w:eastAsia="Times New Roman" w:hAnsiTheme="majorBidi" w:cstheme="majorBidi"/>
                  <w:lang w:eastAsia="zh-CN" w:bidi="he-IL"/>
                </w:rPr>
                <w:t>[</w:t>
              </w:r>
              <w:r w:rsidRPr="00724629">
                <w:rPr>
                  <w:rFonts w:ascii="Script MT Bold" w:eastAsia="Times New Roman" w:hAnsi="Script MT Bold" w:cstheme="majorBidi"/>
                  <w:lang w:eastAsia="zh-CN" w:bidi="he-IL"/>
                </w:rPr>
                <w:t>l</w:t>
              </w:r>
              <w:r>
                <w:rPr>
                  <w:rFonts w:asciiTheme="majorBidi" w:eastAsia="Times New Roman" w:hAnsiTheme="majorBidi" w:cstheme="majorBidi"/>
                  <w:lang w:eastAsia="zh-CN" w:bidi="he-IL"/>
                </w:rPr>
                <w:t>]</w:t>
              </w:r>
            </w:ins>
          </w:p>
        </w:tc>
        <w:tc>
          <w:tcPr>
            <w:tcW w:w="3531" w:type="dxa"/>
            <w:noWrap/>
            <w:hideMark/>
          </w:tcPr>
          <w:p w14:paraId="263583D2"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 xml:space="preserve">3GPP TS 38.211, sec 7.4.1.5.2 </w:t>
            </w:r>
          </w:p>
        </w:tc>
      </w:tr>
      <w:tr w:rsidR="00C27770" w:rsidRPr="00983962" w14:paraId="413B0B0D" w14:textId="77777777" w:rsidTr="008165A3">
        <w:trPr>
          <w:trHeight w:val="300"/>
        </w:trPr>
        <w:tc>
          <w:tcPr>
            <w:tcW w:w="0" w:type="dxa"/>
            <w:gridSpan w:val="4"/>
            <w:shd w:val="clear" w:color="auto" w:fill="D9D9D9" w:themeFill="background1" w:themeFillShade="D9"/>
            <w:noWrap/>
            <w:hideMark/>
          </w:tcPr>
          <w:p w14:paraId="495AF377"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Modulation</w:t>
            </w:r>
          </w:p>
        </w:tc>
      </w:tr>
      <w:tr w:rsidR="00C27770" w:rsidRPr="00983962" w14:paraId="55A400B6" w14:textId="77777777" w:rsidTr="008165A3">
        <w:trPr>
          <w:trHeight w:val="600"/>
        </w:trPr>
        <w:tc>
          <w:tcPr>
            <w:tcW w:w="2788" w:type="dxa"/>
            <w:gridSpan w:val="2"/>
            <w:noWrap/>
            <w:hideMark/>
          </w:tcPr>
          <w:p w14:paraId="1123BE01"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&lt;acceleration based on hard-coded values&gt;</w:t>
            </w:r>
          </w:p>
        </w:tc>
        <w:tc>
          <w:tcPr>
            <w:tcW w:w="3393" w:type="dxa"/>
            <w:hideMark/>
          </w:tcPr>
          <w:p w14:paraId="233CDC65"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CSI-RS uses QPSK modulation</w:t>
            </w:r>
          </w:p>
        </w:tc>
        <w:tc>
          <w:tcPr>
            <w:tcW w:w="3531" w:type="dxa"/>
            <w:hideMark/>
          </w:tcPr>
          <w:p w14:paraId="70DFD2B9"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38.211, sec 7.4.1.5.2</w:t>
            </w:r>
          </w:p>
        </w:tc>
      </w:tr>
      <w:tr w:rsidR="00C27770" w:rsidRPr="00983962" w14:paraId="4092BB1F" w14:textId="77777777" w:rsidTr="008165A3">
        <w:trPr>
          <w:trHeight w:val="300"/>
        </w:trPr>
        <w:tc>
          <w:tcPr>
            <w:tcW w:w="0" w:type="dxa"/>
            <w:gridSpan w:val="4"/>
            <w:shd w:val="clear" w:color="auto" w:fill="D9D9D9" w:themeFill="background1" w:themeFillShade="D9"/>
            <w:noWrap/>
            <w:hideMark/>
          </w:tcPr>
          <w:p w14:paraId="0FBC298D"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Precoding</w:t>
            </w:r>
          </w:p>
        </w:tc>
      </w:tr>
      <w:tr w:rsidR="00C27770" w:rsidRPr="00983962" w14:paraId="36A4EAD9" w14:textId="77777777" w:rsidTr="008165A3">
        <w:trPr>
          <w:trHeight w:val="1200"/>
        </w:trPr>
        <w:tc>
          <w:tcPr>
            <w:tcW w:w="2788" w:type="dxa"/>
            <w:gridSpan w:val="2"/>
            <w:noWrap/>
            <w:hideMark/>
          </w:tcPr>
          <w:p w14:paraId="5821773E" w14:textId="15743F23" w:rsidR="00C27770" w:rsidRPr="00A84D4D" w:rsidRDefault="00387C9D" w:rsidP="008165A3">
            <w:pPr>
              <w:spacing w:after="0"/>
              <w:rPr>
                <w:rFonts w:asciiTheme="majorBidi" w:eastAsia="Times New Roman" w:hAnsiTheme="majorBidi" w:cstheme="majorBidi"/>
                <w:i/>
                <w:iCs/>
                <w:lang w:eastAsia="zh-CN" w:bidi="he-IL"/>
              </w:rPr>
            </w:pPr>
            <w:r>
              <w:rPr>
                <w:rFonts w:asciiTheme="majorBidi" w:hAnsiTheme="majorBidi" w:cstheme="majorBidi"/>
                <w:i/>
                <w:iCs/>
                <w:lang w:eastAsia="zh-CN" w:bidi="he-IL"/>
              </w:rPr>
              <w:lastRenderedPageBreak/>
              <w:t xml:space="preserve">See section </w:t>
            </w:r>
            <w:r>
              <w:rPr>
                <w:rFonts w:asciiTheme="majorBidi" w:hAnsiTheme="majorBidi" w:cstheme="majorBidi"/>
                <w:i/>
                <w:iCs/>
                <w:lang w:eastAsia="zh-CN" w:bidi="he-IL"/>
              </w:rPr>
              <w:fldChar w:fldCharType="begin"/>
            </w:r>
            <w:r>
              <w:rPr>
                <w:rFonts w:asciiTheme="majorBidi" w:hAnsiTheme="majorBidi" w:cstheme="majorBidi"/>
                <w:i/>
                <w:iCs/>
                <w:lang w:eastAsia="zh-CN" w:bidi="he-IL"/>
              </w:rPr>
              <w:instrText xml:space="preserve"> REF _Ref86291452 \r \h </w:instrText>
            </w:r>
            <w:r>
              <w:rPr>
                <w:rFonts w:asciiTheme="majorBidi" w:hAnsiTheme="majorBidi" w:cstheme="majorBidi"/>
                <w:i/>
                <w:iCs/>
                <w:lang w:eastAsia="zh-CN" w:bidi="he-IL"/>
              </w:rPr>
            </w:r>
            <w:r>
              <w:rPr>
                <w:rFonts w:asciiTheme="majorBidi" w:hAnsiTheme="majorBidi" w:cstheme="majorBidi"/>
                <w:i/>
                <w:iCs/>
                <w:lang w:eastAsia="zh-CN" w:bidi="he-IL"/>
              </w:rPr>
              <w:fldChar w:fldCharType="separate"/>
            </w:r>
            <w:r>
              <w:rPr>
                <w:rFonts w:asciiTheme="majorBidi" w:hAnsiTheme="majorBidi" w:cstheme="majorBidi"/>
                <w:i/>
                <w:iCs/>
                <w:cs/>
                <w:lang w:eastAsia="zh-CN" w:bidi="he-IL"/>
              </w:rPr>
              <w:t>‎</w:t>
            </w:r>
            <w:r>
              <w:rPr>
                <w:rFonts w:asciiTheme="majorBidi" w:hAnsiTheme="majorBidi" w:cstheme="majorBidi"/>
                <w:i/>
                <w:iCs/>
                <w:lang w:eastAsia="zh-CN" w:bidi="he-IL"/>
              </w:rPr>
              <w:t>4.2.7</w:t>
            </w:r>
            <w:r>
              <w:rPr>
                <w:rFonts w:asciiTheme="majorBidi" w:hAnsiTheme="majorBidi" w:cstheme="majorBidi"/>
                <w:i/>
                <w:iCs/>
                <w:lang w:eastAsia="zh-CN" w:bidi="he-IL"/>
              </w:rPr>
              <w:fldChar w:fldCharType="end"/>
            </w:r>
          </w:p>
        </w:tc>
        <w:tc>
          <w:tcPr>
            <w:tcW w:w="3393" w:type="dxa"/>
            <w:hideMark/>
          </w:tcPr>
          <w:p w14:paraId="16E85D58"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Conceptually similar to FH signaling when precoding for Cat-B. 3GPP leaves DL precoding to implementation.</w:t>
            </w:r>
          </w:p>
        </w:tc>
        <w:tc>
          <w:tcPr>
            <w:tcW w:w="3531" w:type="dxa"/>
            <w:noWrap/>
            <w:hideMark/>
          </w:tcPr>
          <w:p w14:paraId="6B51A7F2" w14:textId="77777777" w:rsidR="00C27770" w:rsidRPr="00A84D4D" w:rsidRDefault="00C27770" w:rsidP="008165A3">
            <w:pPr>
              <w:spacing w:after="0"/>
              <w:rPr>
                <w:rFonts w:asciiTheme="majorBidi" w:eastAsia="Times New Roman" w:hAnsiTheme="majorBidi" w:cstheme="majorBidi"/>
                <w:color w:val="000000"/>
                <w:lang w:eastAsia="zh-CN" w:bidi="he-IL"/>
              </w:rPr>
            </w:pPr>
          </w:p>
        </w:tc>
      </w:tr>
      <w:tr w:rsidR="00C27770" w:rsidRPr="00983962" w14:paraId="71979D66" w14:textId="77777777" w:rsidTr="008165A3">
        <w:trPr>
          <w:trHeight w:val="300"/>
        </w:trPr>
        <w:tc>
          <w:tcPr>
            <w:tcW w:w="0" w:type="dxa"/>
            <w:gridSpan w:val="4"/>
            <w:shd w:val="clear" w:color="auto" w:fill="D9D9D9" w:themeFill="background1" w:themeFillShade="D9"/>
            <w:noWrap/>
            <w:hideMark/>
          </w:tcPr>
          <w:p w14:paraId="6FD24B17"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RE Mapping</w:t>
            </w:r>
          </w:p>
        </w:tc>
      </w:tr>
      <w:tr w:rsidR="00C27770" w:rsidRPr="00983962" w14:paraId="687C0B80" w14:textId="77777777" w:rsidTr="008165A3">
        <w:trPr>
          <w:trHeight w:val="600"/>
        </w:trPr>
        <w:tc>
          <w:tcPr>
            <w:tcW w:w="0" w:type="dxa"/>
            <w:vMerge w:val="restart"/>
            <w:noWrap/>
            <w:textDirection w:val="btLr"/>
            <w:hideMark/>
          </w:tcPr>
          <w:p w14:paraId="607E4F8F" w14:textId="77777777" w:rsidR="00C27770" w:rsidRPr="00A84D4D" w:rsidRDefault="00C27770" w:rsidP="008165A3">
            <w:pPr>
              <w:spacing w:after="0"/>
              <w:jc w:val="center"/>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Frequency Domain</w:t>
            </w:r>
          </w:p>
        </w:tc>
        <w:tc>
          <w:tcPr>
            <w:tcW w:w="0" w:type="dxa"/>
            <w:hideMark/>
          </w:tcPr>
          <w:p w14:paraId="68BF0460"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µ, µ_{0}</w:t>
            </w:r>
          </w:p>
        </w:tc>
        <w:tc>
          <w:tcPr>
            <w:tcW w:w="3393" w:type="dxa"/>
            <w:hideMark/>
          </w:tcPr>
          <w:p w14:paraId="0317D881"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subcarrier spacing impacts waveform generation, including centering</w:t>
            </w:r>
          </w:p>
        </w:tc>
        <w:tc>
          <w:tcPr>
            <w:tcW w:w="3531" w:type="dxa"/>
            <w:noWrap/>
            <w:hideMark/>
          </w:tcPr>
          <w:p w14:paraId="44D9897B"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38.211, sec 4.2, 5.3.1</w:t>
            </w:r>
          </w:p>
        </w:tc>
      </w:tr>
      <w:tr w:rsidR="00C27770" w:rsidRPr="00983962" w14:paraId="279683C2" w14:textId="77777777" w:rsidTr="008165A3">
        <w:trPr>
          <w:trHeight w:val="600"/>
        </w:trPr>
        <w:tc>
          <w:tcPr>
            <w:tcW w:w="0" w:type="dxa"/>
            <w:vMerge/>
            <w:hideMark/>
          </w:tcPr>
          <w:p w14:paraId="79D219D8" w14:textId="77777777" w:rsidR="00C27770" w:rsidRPr="00A84D4D" w:rsidRDefault="00C27770" w:rsidP="008165A3">
            <w:pPr>
              <w:spacing w:after="0"/>
              <w:rPr>
                <w:rFonts w:asciiTheme="majorBidi" w:eastAsia="Times New Roman" w:hAnsiTheme="majorBidi" w:cstheme="majorBidi"/>
                <w:b/>
                <w:bCs/>
                <w:color w:val="000000"/>
                <w:lang w:eastAsia="zh-CN" w:bidi="he-IL"/>
              </w:rPr>
            </w:pPr>
          </w:p>
        </w:tc>
        <w:tc>
          <w:tcPr>
            <w:tcW w:w="0" w:type="dxa"/>
            <w:noWrap/>
            <w:hideMark/>
          </w:tcPr>
          <w:p w14:paraId="0C366656" w14:textId="77777777" w:rsidR="00C27770" w:rsidRPr="00A84D4D" w:rsidRDefault="00C27770" w:rsidP="008165A3">
            <w:pPr>
              <w:spacing w:after="0"/>
              <w:rPr>
                <w:rFonts w:asciiTheme="majorBidi" w:eastAsia="Times New Roman" w:hAnsiTheme="majorBidi" w:cstheme="majorBidi"/>
                <w:lang w:eastAsia="zh-CN" w:bidi="he-IL"/>
              </w:rPr>
            </w:pPr>
            <w:proofErr w:type="spellStart"/>
            <w:r w:rsidRPr="00A84D4D">
              <w:rPr>
                <w:rFonts w:asciiTheme="majorBidi" w:eastAsia="Times New Roman" w:hAnsiTheme="majorBidi" w:cstheme="majorBidi"/>
                <w:lang w:eastAsia="zh-CN" w:bidi="he-IL"/>
              </w:rPr>
              <w:t>startingRB</w:t>
            </w:r>
            <w:proofErr w:type="spellEnd"/>
          </w:p>
        </w:tc>
        <w:tc>
          <w:tcPr>
            <w:tcW w:w="3393" w:type="dxa"/>
            <w:hideMark/>
          </w:tcPr>
          <w:p w14:paraId="1E00B641"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PRB where this CSI resource starts in relation to CRB#0</w:t>
            </w:r>
          </w:p>
        </w:tc>
        <w:tc>
          <w:tcPr>
            <w:tcW w:w="3531" w:type="dxa"/>
            <w:noWrap/>
            <w:hideMark/>
          </w:tcPr>
          <w:p w14:paraId="1C5C9A41"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38.331, sec 6.3.2</w:t>
            </w:r>
          </w:p>
        </w:tc>
      </w:tr>
      <w:tr w:rsidR="00C27770" w:rsidRPr="00983962" w14:paraId="73268894" w14:textId="77777777" w:rsidTr="008165A3">
        <w:trPr>
          <w:trHeight w:val="600"/>
        </w:trPr>
        <w:tc>
          <w:tcPr>
            <w:tcW w:w="0" w:type="dxa"/>
            <w:vMerge/>
            <w:hideMark/>
          </w:tcPr>
          <w:p w14:paraId="544982A4" w14:textId="77777777" w:rsidR="00C27770" w:rsidRPr="00A84D4D" w:rsidRDefault="00C27770" w:rsidP="008165A3">
            <w:pPr>
              <w:spacing w:after="0"/>
              <w:rPr>
                <w:rFonts w:asciiTheme="majorBidi" w:eastAsia="Times New Roman" w:hAnsiTheme="majorBidi" w:cstheme="majorBidi"/>
                <w:b/>
                <w:bCs/>
                <w:color w:val="000000"/>
                <w:lang w:eastAsia="zh-CN" w:bidi="he-IL"/>
              </w:rPr>
            </w:pPr>
          </w:p>
        </w:tc>
        <w:tc>
          <w:tcPr>
            <w:tcW w:w="0" w:type="dxa"/>
            <w:noWrap/>
            <w:hideMark/>
          </w:tcPr>
          <w:p w14:paraId="2325AD43" w14:textId="77777777" w:rsidR="00C27770" w:rsidRPr="00A84D4D" w:rsidRDefault="00C27770" w:rsidP="008165A3">
            <w:pPr>
              <w:spacing w:after="0"/>
              <w:rPr>
                <w:rFonts w:asciiTheme="majorBidi" w:eastAsia="Times New Roman" w:hAnsiTheme="majorBidi" w:cstheme="majorBidi"/>
                <w:lang w:eastAsia="zh-CN" w:bidi="he-IL"/>
              </w:rPr>
            </w:pPr>
            <w:proofErr w:type="spellStart"/>
            <w:r w:rsidRPr="00A84D4D">
              <w:rPr>
                <w:rFonts w:asciiTheme="majorBidi" w:eastAsia="Times New Roman" w:hAnsiTheme="majorBidi" w:cstheme="majorBidi"/>
                <w:lang w:eastAsia="zh-CN" w:bidi="he-IL"/>
              </w:rPr>
              <w:t>nrofRBs</w:t>
            </w:r>
            <w:proofErr w:type="spellEnd"/>
          </w:p>
        </w:tc>
        <w:tc>
          <w:tcPr>
            <w:tcW w:w="3393" w:type="dxa"/>
            <w:hideMark/>
          </w:tcPr>
          <w:p w14:paraId="7774BB74"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Number of PRBs across which this CSI resource spans.</w:t>
            </w:r>
          </w:p>
        </w:tc>
        <w:tc>
          <w:tcPr>
            <w:tcW w:w="3531" w:type="dxa"/>
            <w:noWrap/>
            <w:hideMark/>
          </w:tcPr>
          <w:p w14:paraId="5448425B"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38.331, sec 6.3.2</w:t>
            </w:r>
          </w:p>
        </w:tc>
      </w:tr>
      <w:tr w:rsidR="00C27770" w:rsidRPr="00983962" w14:paraId="327B49E0" w14:textId="77777777" w:rsidTr="008165A3">
        <w:trPr>
          <w:trHeight w:val="1200"/>
        </w:trPr>
        <w:tc>
          <w:tcPr>
            <w:tcW w:w="0" w:type="dxa"/>
            <w:vMerge/>
            <w:hideMark/>
          </w:tcPr>
          <w:p w14:paraId="285288B5" w14:textId="77777777" w:rsidR="00C27770" w:rsidRPr="00A84D4D" w:rsidRDefault="00C27770" w:rsidP="008165A3">
            <w:pPr>
              <w:spacing w:after="0"/>
              <w:rPr>
                <w:rFonts w:asciiTheme="majorBidi" w:eastAsia="Times New Roman" w:hAnsiTheme="majorBidi" w:cstheme="majorBidi"/>
                <w:b/>
                <w:bCs/>
                <w:color w:val="000000"/>
                <w:lang w:eastAsia="zh-CN" w:bidi="he-IL"/>
              </w:rPr>
            </w:pPr>
          </w:p>
        </w:tc>
        <w:tc>
          <w:tcPr>
            <w:tcW w:w="0" w:type="dxa"/>
            <w:noWrap/>
            <w:hideMark/>
          </w:tcPr>
          <w:p w14:paraId="015353CF"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 xml:space="preserve">Frequency Domain Allocation </w:t>
            </w:r>
          </w:p>
        </w:tc>
        <w:tc>
          <w:tcPr>
            <w:tcW w:w="3393" w:type="dxa"/>
            <w:hideMark/>
          </w:tcPr>
          <w:p w14:paraId="74C2EDAF"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 xml:space="preserve">Bitmap defining the </w:t>
            </w:r>
            <w:proofErr w:type="spellStart"/>
            <w:r w:rsidRPr="00A84D4D">
              <w:rPr>
                <w:rFonts w:asciiTheme="majorBidi" w:eastAsia="Times New Roman" w:hAnsiTheme="majorBidi" w:cstheme="majorBidi"/>
                <w:color w:val="000000"/>
                <w:lang w:eastAsia="zh-CN" w:bidi="he-IL"/>
              </w:rPr>
              <w:t>frequencyDomainAllocation</w:t>
            </w:r>
            <w:proofErr w:type="spellEnd"/>
            <w:r w:rsidRPr="00A84D4D">
              <w:rPr>
                <w:rFonts w:asciiTheme="majorBidi" w:eastAsia="Times New Roman" w:hAnsiTheme="majorBidi" w:cstheme="majorBidi"/>
                <w:color w:val="000000"/>
                <w:lang w:eastAsia="zh-CN" w:bidi="he-IL"/>
              </w:rPr>
              <w:t>, with interpretation subject to the Row selection for table 7.4.1.5.3-1</w:t>
            </w:r>
          </w:p>
        </w:tc>
        <w:tc>
          <w:tcPr>
            <w:tcW w:w="3531" w:type="dxa"/>
            <w:hideMark/>
          </w:tcPr>
          <w:p w14:paraId="75254955"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38.331, sec 6.3.2</w:t>
            </w:r>
            <w:r w:rsidRPr="00A84D4D">
              <w:rPr>
                <w:rFonts w:asciiTheme="majorBidi" w:eastAsia="Times New Roman" w:hAnsiTheme="majorBidi" w:cstheme="majorBidi"/>
                <w:color w:val="000000"/>
                <w:lang w:eastAsia="zh-CN" w:bidi="he-IL"/>
              </w:rPr>
              <w:br/>
              <w:t xml:space="preserve">3GPP TS 38.211, sec 7.4.1.5.3 </w:t>
            </w:r>
          </w:p>
        </w:tc>
      </w:tr>
      <w:tr w:rsidR="00C27770" w:rsidRPr="00983962" w14:paraId="4D7473F4" w14:textId="77777777" w:rsidTr="008165A3">
        <w:trPr>
          <w:trHeight w:val="600"/>
        </w:trPr>
        <w:tc>
          <w:tcPr>
            <w:tcW w:w="0" w:type="dxa"/>
            <w:vMerge/>
            <w:hideMark/>
          </w:tcPr>
          <w:p w14:paraId="3ECDE3ED" w14:textId="77777777" w:rsidR="00C27770" w:rsidRPr="00A84D4D" w:rsidRDefault="00C27770" w:rsidP="008165A3">
            <w:pPr>
              <w:spacing w:after="0"/>
              <w:rPr>
                <w:rFonts w:asciiTheme="majorBidi" w:eastAsia="Times New Roman" w:hAnsiTheme="majorBidi" w:cstheme="majorBidi"/>
                <w:b/>
                <w:bCs/>
                <w:color w:val="000000"/>
                <w:lang w:eastAsia="zh-CN" w:bidi="he-IL"/>
              </w:rPr>
            </w:pPr>
          </w:p>
        </w:tc>
        <w:tc>
          <w:tcPr>
            <w:tcW w:w="0" w:type="dxa"/>
            <w:noWrap/>
            <w:hideMark/>
          </w:tcPr>
          <w:p w14:paraId="7BADD4DC" w14:textId="77777777" w:rsidR="00C27770" w:rsidRPr="004D020D" w:rsidRDefault="00C27770" w:rsidP="008165A3">
            <w:pPr>
              <w:spacing w:after="0"/>
              <w:rPr>
                <w:rFonts w:asciiTheme="majorBidi" w:eastAsia="Times New Roman" w:hAnsiTheme="majorBidi" w:cstheme="majorBidi"/>
                <w:lang w:eastAsia="zh-CN" w:bidi="he-IL"/>
              </w:rPr>
            </w:pPr>
            <w:r w:rsidRPr="004D020D">
              <w:rPr>
                <w:rFonts w:asciiTheme="majorBidi" w:eastAsia="Times New Roman" w:hAnsiTheme="majorBidi" w:cstheme="majorBidi"/>
                <w:lang w:eastAsia="zh-CN" w:bidi="he-IL"/>
              </w:rPr>
              <w:t>CSI-RS locations Row</w:t>
            </w:r>
          </w:p>
        </w:tc>
        <w:tc>
          <w:tcPr>
            <w:tcW w:w="3393" w:type="dxa"/>
            <w:hideMark/>
          </w:tcPr>
          <w:p w14:paraId="749DE25E" w14:textId="77777777" w:rsidR="00C27770" w:rsidRDefault="00C27770" w:rsidP="008165A3">
            <w:pPr>
              <w:spacing w:after="0"/>
              <w:rPr>
                <w:ins w:id="1040" w:author="Autho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row indicating the CSI-RS location in table 7.4.1.5.3-1</w:t>
            </w:r>
            <w:ins w:id="1041" w:author="Author">
              <w:r w:rsidR="00A20CB8">
                <w:rPr>
                  <w:rFonts w:asciiTheme="majorBidi" w:eastAsia="Times New Roman" w:hAnsiTheme="majorBidi" w:cstheme="majorBidi"/>
                  <w:color w:val="000000"/>
                  <w:lang w:eastAsia="zh-CN" w:bidi="he-IL"/>
                </w:rPr>
                <w:t xml:space="preserve">. Can be used to </w:t>
              </w:r>
              <w:proofErr w:type="gramStart"/>
              <w:r w:rsidR="00A20CB8">
                <w:rPr>
                  <w:rFonts w:asciiTheme="majorBidi" w:eastAsia="Times New Roman" w:hAnsiTheme="majorBidi" w:cstheme="majorBidi"/>
                  <w:color w:val="000000"/>
                  <w:lang w:eastAsia="zh-CN" w:bidi="he-IL"/>
                </w:rPr>
                <w:t>derive;</w:t>
              </w:r>
              <w:proofErr w:type="gramEnd"/>
            </w:ins>
          </w:p>
          <w:p w14:paraId="204EBF43" w14:textId="3A9685A4" w:rsidR="00A20CB8" w:rsidRPr="00217E3A" w:rsidRDefault="00A20CB8" w:rsidP="00A20CB8">
            <w:pPr>
              <w:pStyle w:val="ListParagraph"/>
              <w:numPr>
                <w:ilvl w:val="0"/>
                <w:numId w:val="51"/>
              </w:numPr>
              <w:rPr>
                <w:ins w:id="1042" w:author="Author"/>
                <w:rFonts w:asciiTheme="majorBidi" w:eastAsia="Times New Roman" w:hAnsiTheme="majorBidi" w:cstheme="majorBidi"/>
                <w:color w:val="000000"/>
                <w:sz w:val="20"/>
                <w:szCs w:val="20"/>
                <w:lang w:eastAsia="zh-CN" w:bidi="he-IL"/>
              </w:rPr>
            </w:pPr>
            <w:ins w:id="1043" w:author="Author">
              <w:r w:rsidRPr="00217E3A">
                <w:rPr>
                  <w:rFonts w:asciiTheme="majorBidi" w:eastAsia="Times New Roman" w:hAnsiTheme="majorBidi" w:cstheme="majorBidi"/>
                  <w:color w:val="000000"/>
                  <w:sz w:val="20"/>
                  <w:szCs w:val="20"/>
                  <w:lang w:eastAsia="zh-CN" w:bidi="he-IL"/>
                </w:rPr>
                <w:t>density ρ</w:t>
              </w:r>
              <w:r w:rsidR="00E62FCD" w:rsidRPr="00217E3A">
                <w:rPr>
                  <w:rFonts w:asciiTheme="majorBidi" w:eastAsia="Times New Roman" w:hAnsiTheme="majorBidi" w:cstheme="majorBidi"/>
                  <w:color w:val="000000"/>
                  <w:sz w:val="20"/>
                  <w:szCs w:val="20"/>
                  <w:lang w:eastAsia="zh-CN" w:bidi="he-IL"/>
                </w:rPr>
                <w:t xml:space="preserve"> (see also Frequency Density)</w:t>
              </w:r>
            </w:ins>
          </w:p>
          <w:p w14:paraId="29BB5DAB" w14:textId="77777777" w:rsidR="00A20CB8" w:rsidRPr="00217E3A" w:rsidRDefault="00A20CB8" w:rsidP="00A20CB8">
            <w:pPr>
              <w:pStyle w:val="ListParagraph"/>
              <w:numPr>
                <w:ilvl w:val="0"/>
                <w:numId w:val="51"/>
              </w:numPr>
              <w:rPr>
                <w:ins w:id="1044" w:author="Author"/>
                <w:rFonts w:asciiTheme="majorBidi" w:eastAsia="Times New Roman" w:hAnsiTheme="majorBidi" w:cstheme="majorBidi"/>
                <w:color w:val="000000"/>
                <w:sz w:val="20"/>
                <w:szCs w:val="20"/>
                <w:lang w:eastAsia="zh-CN" w:bidi="he-IL"/>
              </w:rPr>
            </w:pPr>
            <w:proofErr w:type="spellStart"/>
            <w:ins w:id="1045" w:author="Author">
              <w:r w:rsidRPr="00217E3A">
                <w:rPr>
                  <w:rFonts w:asciiTheme="majorBidi" w:eastAsia="Times New Roman" w:hAnsiTheme="majorBidi" w:cstheme="majorBidi"/>
                  <w:color w:val="000000"/>
                  <w:sz w:val="20"/>
                  <w:szCs w:val="20"/>
                  <w:lang w:eastAsia="zh-CN" w:bidi="he-IL"/>
                </w:rPr>
                <w:t>cdmType</w:t>
              </w:r>
              <w:proofErr w:type="spellEnd"/>
            </w:ins>
          </w:p>
          <w:p w14:paraId="5AC7AB7E" w14:textId="77777777" w:rsidR="00A20CB8" w:rsidRPr="00217E3A" w:rsidRDefault="00A20CB8" w:rsidP="00A20CB8">
            <w:pPr>
              <w:pStyle w:val="ListParagraph"/>
              <w:numPr>
                <w:ilvl w:val="0"/>
                <w:numId w:val="51"/>
              </w:numPr>
              <w:rPr>
                <w:ins w:id="1046" w:author="Author"/>
                <w:rFonts w:asciiTheme="majorBidi" w:eastAsia="Times New Roman" w:hAnsiTheme="majorBidi" w:cstheme="majorBidi"/>
                <w:color w:val="000000"/>
                <w:sz w:val="20"/>
                <w:szCs w:val="20"/>
                <w:lang w:eastAsia="zh-CN" w:bidi="he-IL"/>
              </w:rPr>
            </w:pPr>
            <w:ins w:id="1047" w:author="Author">
              <w:r w:rsidRPr="00217E3A">
                <w:rPr>
                  <w:rFonts w:asciiTheme="majorBidi" w:eastAsia="Times New Roman" w:hAnsiTheme="majorBidi" w:cstheme="majorBidi"/>
                  <w:color w:val="000000"/>
                  <w:sz w:val="20"/>
                  <w:szCs w:val="20"/>
                  <w:lang w:eastAsia="zh-CN" w:bidi="he-IL"/>
                </w:rPr>
                <w:t>ports</w:t>
              </w:r>
            </w:ins>
          </w:p>
          <w:p w14:paraId="56CBECFD" w14:textId="6D47F52A" w:rsidR="00A20CB8" w:rsidRPr="00A20CB8" w:rsidRDefault="00A20CB8" w:rsidP="00A20CB8">
            <w:pPr>
              <w:pStyle w:val="ListParagraph"/>
              <w:numPr>
                <w:ilvl w:val="0"/>
                <w:numId w:val="51"/>
              </w:numPr>
              <w:rPr>
                <w:rFonts w:asciiTheme="majorBidi" w:eastAsia="Times New Roman" w:hAnsiTheme="majorBidi" w:cstheme="majorBidi"/>
                <w:color w:val="000000"/>
                <w:lang w:eastAsia="zh-CN" w:bidi="he-IL"/>
              </w:rPr>
            </w:pPr>
            <w:ins w:id="1048" w:author="Author">
              <w:r w:rsidRPr="00217E3A">
                <w:rPr>
                  <w:rFonts w:asciiTheme="majorBidi" w:eastAsia="Times New Roman" w:hAnsiTheme="majorBidi" w:cstheme="majorBidi"/>
                  <w:color w:val="000000"/>
                  <w:sz w:val="20"/>
                  <w:szCs w:val="20"/>
                  <w:lang w:eastAsia="zh-CN" w:bidi="he-IL"/>
                </w:rPr>
                <w:t>\</w:t>
              </w:r>
              <w:proofErr w:type="gramStart"/>
              <w:r w:rsidRPr="00217E3A">
                <w:rPr>
                  <w:rFonts w:asciiTheme="majorBidi" w:eastAsia="Times New Roman" w:hAnsiTheme="majorBidi" w:cstheme="majorBidi"/>
                  <w:color w:val="000000"/>
                  <w:sz w:val="20"/>
                  <w:szCs w:val="20"/>
                  <w:lang w:eastAsia="zh-CN" w:bidi="he-IL"/>
                </w:rPr>
                <w:t>bar</w:t>
              </w:r>
              <w:proofErr w:type="gramEnd"/>
              <w:r w:rsidRPr="00217E3A">
                <w:rPr>
                  <w:rFonts w:asciiTheme="majorBidi" w:eastAsia="Times New Roman" w:hAnsiTheme="majorBidi" w:cstheme="majorBidi"/>
                  <w:color w:val="000000"/>
                  <w:sz w:val="20"/>
                  <w:szCs w:val="20"/>
                  <w:lang w:eastAsia="zh-CN" w:bidi="he-IL"/>
                </w:rPr>
                <w:t>{k} in the (\bar{k}, \bar{l})-tuple</w:t>
              </w:r>
            </w:ins>
          </w:p>
        </w:tc>
        <w:tc>
          <w:tcPr>
            <w:tcW w:w="3531" w:type="dxa"/>
            <w:hideMark/>
          </w:tcPr>
          <w:p w14:paraId="4658CD7A" w14:textId="3C361ED0" w:rsidR="00794530" w:rsidRDefault="00794530" w:rsidP="008165A3">
            <w:pPr>
              <w:spacing w:after="0"/>
              <w:rPr>
                <w:ins w:id="1049" w:author="Author"/>
                <w:rFonts w:asciiTheme="majorBidi" w:eastAsia="Times New Roman" w:hAnsiTheme="majorBidi" w:cstheme="majorBidi"/>
                <w:color w:val="000000"/>
                <w:lang w:eastAsia="zh-CN" w:bidi="he-IL"/>
              </w:rPr>
            </w:pPr>
            <w:ins w:id="1050" w:author="Author">
              <w:r w:rsidRPr="00A84D4D">
                <w:rPr>
                  <w:rFonts w:asciiTheme="majorBidi" w:eastAsia="Times New Roman" w:hAnsiTheme="majorBidi" w:cstheme="majorBidi"/>
                  <w:color w:val="000000"/>
                  <w:lang w:eastAsia="zh-CN" w:bidi="he-IL"/>
                </w:rPr>
                <w:t>3GPP TS 38.</w:t>
              </w:r>
              <w:r>
                <w:rPr>
                  <w:rFonts w:asciiTheme="majorBidi" w:eastAsia="Times New Roman" w:hAnsiTheme="majorBidi" w:cstheme="majorBidi"/>
                  <w:color w:val="000000"/>
                  <w:lang w:eastAsia="zh-CN" w:bidi="he-IL"/>
                </w:rPr>
                <w:t>33</w:t>
              </w:r>
              <w:r w:rsidRPr="00A84D4D">
                <w:rPr>
                  <w:rFonts w:asciiTheme="majorBidi" w:eastAsia="Times New Roman" w:hAnsiTheme="majorBidi" w:cstheme="majorBidi"/>
                  <w:color w:val="000000"/>
                  <w:lang w:eastAsia="zh-CN" w:bidi="he-IL"/>
                </w:rPr>
                <w:t xml:space="preserve">1, sec </w:t>
              </w:r>
              <w:r>
                <w:rPr>
                  <w:rFonts w:asciiTheme="majorBidi" w:eastAsia="Times New Roman" w:hAnsiTheme="majorBidi" w:cstheme="majorBidi"/>
                  <w:color w:val="000000"/>
                  <w:lang w:eastAsia="zh-CN" w:bidi="he-IL"/>
                </w:rPr>
                <w:t>6.3.2</w:t>
              </w:r>
            </w:ins>
          </w:p>
          <w:p w14:paraId="40414086" w14:textId="1708C420" w:rsidR="00C27770" w:rsidRDefault="00C27770" w:rsidP="008165A3">
            <w:pPr>
              <w:spacing w:after="0"/>
              <w:rPr>
                <w:ins w:id="1051" w:author="Autho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 xml:space="preserve">3GPP TS 38.211, sec 7.4.1.5.3 </w:t>
            </w:r>
          </w:p>
          <w:p w14:paraId="684F837E" w14:textId="19880246" w:rsidR="00383A56" w:rsidRPr="00A84D4D" w:rsidRDefault="00383A56" w:rsidP="008165A3">
            <w:pPr>
              <w:spacing w:after="0"/>
              <w:rPr>
                <w:rFonts w:asciiTheme="majorBidi" w:eastAsia="Times New Roman" w:hAnsiTheme="majorBidi" w:cstheme="majorBidi"/>
                <w:color w:val="000000"/>
                <w:lang w:eastAsia="zh-CN" w:bidi="he-IL"/>
              </w:rPr>
            </w:pPr>
          </w:p>
        </w:tc>
      </w:tr>
      <w:tr w:rsidR="00E62FCD" w:rsidRPr="00983962" w14:paraId="41D91EAE" w14:textId="77777777" w:rsidTr="008165A3">
        <w:trPr>
          <w:trHeight w:val="600"/>
          <w:ins w:id="1052" w:author="Author"/>
        </w:trPr>
        <w:tc>
          <w:tcPr>
            <w:tcW w:w="0" w:type="dxa"/>
          </w:tcPr>
          <w:p w14:paraId="53E59C66" w14:textId="77777777" w:rsidR="00E62FCD" w:rsidRPr="00A84D4D" w:rsidRDefault="00E62FCD" w:rsidP="008165A3">
            <w:pPr>
              <w:spacing w:after="0"/>
              <w:rPr>
                <w:ins w:id="1053" w:author="Author"/>
                <w:rFonts w:asciiTheme="majorBidi" w:eastAsia="Times New Roman" w:hAnsiTheme="majorBidi" w:cstheme="majorBidi"/>
                <w:b/>
                <w:bCs/>
                <w:color w:val="000000"/>
                <w:lang w:eastAsia="zh-CN" w:bidi="he-IL"/>
              </w:rPr>
            </w:pPr>
          </w:p>
        </w:tc>
        <w:tc>
          <w:tcPr>
            <w:tcW w:w="0" w:type="dxa"/>
            <w:noWrap/>
          </w:tcPr>
          <w:p w14:paraId="2AADCF1F" w14:textId="0157976A" w:rsidR="00E62FCD" w:rsidRPr="004D020D" w:rsidRDefault="00E62FCD" w:rsidP="008165A3">
            <w:pPr>
              <w:spacing w:after="0"/>
              <w:rPr>
                <w:ins w:id="1054" w:author="Author"/>
                <w:rFonts w:asciiTheme="majorBidi" w:eastAsia="Times New Roman" w:hAnsiTheme="majorBidi" w:cstheme="majorBidi"/>
                <w:lang w:eastAsia="zh-CN" w:bidi="he-IL"/>
              </w:rPr>
            </w:pPr>
            <w:ins w:id="1055" w:author="Author">
              <w:r w:rsidRPr="004D020D">
                <w:rPr>
                  <w:rFonts w:asciiTheme="majorBidi" w:eastAsia="Times New Roman" w:hAnsiTheme="majorBidi" w:cstheme="majorBidi"/>
                  <w:lang w:eastAsia="zh-CN" w:bidi="he-IL"/>
                </w:rPr>
                <w:t>Density</w:t>
              </w:r>
              <w:r w:rsidR="004D020D" w:rsidRPr="004D020D">
                <w:rPr>
                  <w:rFonts w:asciiTheme="majorBidi" w:hAnsiTheme="majorBidi" w:cstheme="majorBidi"/>
                  <w:color w:val="000000"/>
                  <w:lang w:eastAsia="zh-CN" w:bidi="he-IL"/>
                </w:rPr>
                <w:t xml:space="preserve"> Dot5 </w:t>
              </w:r>
              <w:proofErr w:type="spellStart"/>
              <w:r w:rsidR="004D020D" w:rsidRPr="004D020D">
                <w:rPr>
                  <w:rFonts w:asciiTheme="majorBidi" w:hAnsiTheme="majorBidi" w:cstheme="majorBidi"/>
                  <w:color w:val="000000"/>
                  <w:lang w:eastAsia="zh-CN" w:bidi="he-IL"/>
                </w:rPr>
                <w:t>Prb</w:t>
              </w:r>
              <w:proofErr w:type="spellEnd"/>
              <w:r w:rsidR="004D020D" w:rsidRPr="004D020D">
                <w:rPr>
                  <w:rFonts w:asciiTheme="majorBidi" w:hAnsiTheme="majorBidi" w:cstheme="majorBidi"/>
                  <w:color w:val="000000"/>
                  <w:lang w:eastAsia="zh-CN" w:bidi="he-IL"/>
                </w:rPr>
                <w:t xml:space="preserve"> Location</w:t>
              </w:r>
            </w:ins>
          </w:p>
        </w:tc>
        <w:tc>
          <w:tcPr>
            <w:tcW w:w="3393" w:type="dxa"/>
          </w:tcPr>
          <w:p w14:paraId="0DA9DA15" w14:textId="77777777" w:rsidR="004D020D" w:rsidRPr="004D020D" w:rsidRDefault="004D020D" w:rsidP="004D020D">
            <w:pPr>
              <w:spacing w:after="0"/>
              <w:rPr>
                <w:ins w:id="1056" w:author="Author"/>
                <w:rFonts w:asciiTheme="majorBidi" w:eastAsia="Times New Roman" w:hAnsiTheme="majorBidi" w:cstheme="majorBidi"/>
                <w:color w:val="000000"/>
                <w:lang w:eastAsia="zh-CN" w:bidi="he-IL"/>
              </w:rPr>
            </w:pPr>
            <w:ins w:id="1057" w:author="Author">
              <w:r w:rsidRPr="004D020D">
                <w:rPr>
                  <w:rFonts w:asciiTheme="majorBidi" w:eastAsia="Times New Roman" w:hAnsiTheme="majorBidi" w:cstheme="majorBidi"/>
                  <w:color w:val="000000"/>
                  <w:lang w:eastAsia="zh-CN" w:bidi="he-IL"/>
                </w:rPr>
                <w:t>Indicates whether even or odd PRBs are occupied by CSI-RS.</w:t>
              </w:r>
            </w:ins>
          </w:p>
          <w:p w14:paraId="68EF9879" w14:textId="48201452" w:rsidR="00E62FCD" w:rsidRPr="00A84D4D" w:rsidRDefault="004D020D" w:rsidP="004D020D">
            <w:pPr>
              <w:spacing w:after="0"/>
              <w:rPr>
                <w:ins w:id="1058" w:author="Author"/>
                <w:rFonts w:asciiTheme="majorBidi" w:eastAsia="Times New Roman" w:hAnsiTheme="majorBidi" w:cstheme="majorBidi"/>
                <w:color w:val="000000"/>
                <w:lang w:eastAsia="zh-CN" w:bidi="he-IL"/>
              </w:rPr>
            </w:pPr>
            <w:ins w:id="1059" w:author="Author">
              <w:r w:rsidRPr="004D020D">
                <w:rPr>
                  <w:rFonts w:asciiTheme="majorBidi" w:eastAsia="Times New Roman" w:hAnsiTheme="majorBidi" w:cstheme="majorBidi"/>
                  <w:color w:val="000000"/>
                  <w:lang w:eastAsia="zh-CN" w:bidi="he-IL"/>
                </w:rPr>
                <w:t>Applicable when density = dot5 (0.5)</w:t>
              </w:r>
            </w:ins>
          </w:p>
        </w:tc>
        <w:tc>
          <w:tcPr>
            <w:tcW w:w="3531" w:type="dxa"/>
          </w:tcPr>
          <w:p w14:paraId="1BFC9F99" w14:textId="0CC03007" w:rsidR="00794530" w:rsidRDefault="00794530" w:rsidP="008165A3">
            <w:pPr>
              <w:spacing w:after="0"/>
              <w:rPr>
                <w:ins w:id="1060" w:author="Author"/>
                <w:rFonts w:asciiTheme="majorBidi" w:eastAsia="Times New Roman" w:hAnsiTheme="majorBidi" w:cstheme="majorBidi"/>
                <w:color w:val="000000"/>
                <w:lang w:eastAsia="zh-CN" w:bidi="he-IL"/>
              </w:rPr>
            </w:pPr>
            <w:ins w:id="1061" w:author="Author">
              <w:r w:rsidRPr="00A84D4D">
                <w:rPr>
                  <w:rFonts w:asciiTheme="majorBidi" w:eastAsia="Times New Roman" w:hAnsiTheme="majorBidi" w:cstheme="majorBidi"/>
                  <w:color w:val="000000"/>
                  <w:lang w:eastAsia="zh-CN" w:bidi="he-IL"/>
                </w:rPr>
                <w:t>3GPP TS 38.</w:t>
              </w:r>
              <w:r>
                <w:rPr>
                  <w:rFonts w:asciiTheme="majorBidi" w:eastAsia="Times New Roman" w:hAnsiTheme="majorBidi" w:cstheme="majorBidi"/>
                  <w:color w:val="000000"/>
                  <w:lang w:eastAsia="zh-CN" w:bidi="he-IL"/>
                </w:rPr>
                <w:t>33</w:t>
              </w:r>
              <w:r w:rsidRPr="00A84D4D">
                <w:rPr>
                  <w:rFonts w:asciiTheme="majorBidi" w:eastAsia="Times New Roman" w:hAnsiTheme="majorBidi" w:cstheme="majorBidi"/>
                  <w:color w:val="000000"/>
                  <w:lang w:eastAsia="zh-CN" w:bidi="he-IL"/>
                </w:rPr>
                <w:t xml:space="preserve">1, sec </w:t>
              </w:r>
              <w:r>
                <w:rPr>
                  <w:rFonts w:asciiTheme="majorBidi" w:eastAsia="Times New Roman" w:hAnsiTheme="majorBidi" w:cstheme="majorBidi"/>
                  <w:color w:val="000000"/>
                  <w:lang w:eastAsia="zh-CN" w:bidi="he-IL"/>
                </w:rPr>
                <w:t>6.3.2</w:t>
              </w:r>
            </w:ins>
          </w:p>
          <w:p w14:paraId="53746A58" w14:textId="162B738D" w:rsidR="00E62FCD" w:rsidRDefault="004D020D" w:rsidP="008165A3">
            <w:pPr>
              <w:spacing w:after="0"/>
              <w:rPr>
                <w:ins w:id="1062" w:author="Author"/>
                <w:rFonts w:asciiTheme="majorBidi" w:eastAsia="Times New Roman" w:hAnsiTheme="majorBidi" w:cstheme="majorBidi"/>
                <w:color w:val="000000"/>
                <w:lang w:eastAsia="zh-CN" w:bidi="he-IL"/>
              </w:rPr>
            </w:pPr>
            <w:ins w:id="1063" w:author="Author">
              <w:r w:rsidRPr="00A84D4D">
                <w:rPr>
                  <w:rFonts w:asciiTheme="majorBidi" w:eastAsia="Times New Roman" w:hAnsiTheme="majorBidi" w:cstheme="majorBidi"/>
                  <w:color w:val="000000"/>
                  <w:lang w:eastAsia="zh-CN" w:bidi="he-IL"/>
                </w:rPr>
                <w:t>3GPP TS 38.211, sec 7.4.1.5.3</w:t>
              </w:r>
            </w:ins>
          </w:p>
          <w:p w14:paraId="4AB94D59" w14:textId="6085828A" w:rsidR="00BB139B" w:rsidRPr="00A84D4D" w:rsidRDefault="00BB139B" w:rsidP="008165A3">
            <w:pPr>
              <w:spacing w:after="0"/>
              <w:rPr>
                <w:ins w:id="1064" w:author="Author"/>
                <w:rFonts w:asciiTheme="majorBidi" w:eastAsia="Times New Roman" w:hAnsiTheme="majorBidi" w:cstheme="majorBidi"/>
                <w:color w:val="000000"/>
                <w:lang w:eastAsia="zh-CN" w:bidi="he-IL"/>
              </w:rPr>
            </w:pPr>
          </w:p>
        </w:tc>
      </w:tr>
      <w:tr w:rsidR="00C27770" w:rsidRPr="00983962" w14:paraId="5C32E996" w14:textId="77777777" w:rsidTr="008165A3">
        <w:trPr>
          <w:trHeight w:val="600"/>
        </w:trPr>
        <w:tc>
          <w:tcPr>
            <w:tcW w:w="0" w:type="dxa"/>
            <w:vMerge w:val="restart"/>
            <w:noWrap/>
            <w:textDirection w:val="btLr"/>
            <w:hideMark/>
          </w:tcPr>
          <w:p w14:paraId="07914929" w14:textId="77777777" w:rsidR="00C27770" w:rsidRPr="00A84D4D" w:rsidRDefault="00C27770" w:rsidP="008165A3">
            <w:pPr>
              <w:spacing w:after="0"/>
              <w:jc w:val="center"/>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Time Domain</w:t>
            </w:r>
          </w:p>
        </w:tc>
        <w:tc>
          <w:tcPr>
            <w:tcW w:w="0" w:type="dxa"/>
            <w:noWrap/>
            <w:hideMark/>
          </w:tcPr>
          <w:p w14:paraId="6BB0647C"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CSI-RS locations Row</w:t>
            </w:r>
          </w:p>
        </w:tc>
        <w:tc>
          <w:tcPr>
            <w:tcW w:w="3393" w:type="dxa"/>
            <w:hideMark/>
          </w:tcPr>
          <w:p w14:paraId="43BC8BE7" w14:textId="77777777" w:rsidR="00A20CB8" w:rsidRDefault="00C27770" w:rsidP="00A20CB8">
            <w:pPr>
              <w:spacing w:after="0"/>
              <w:rPr>
                <w:ins w:id="1065" w:author="Autho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row indicating the CSI-RS location in table 7.4.1.5.3-1</w:t>
            </w:r>
            <w:ins w:id="1066" w:author="Author">
              <w:r w:rsidR="00A20CB8">
                <w:rPr>
                  <w:rFonts w:asciiTheme="majorBidi" w:eastAsia="Times New Roman" w:hAnsiTheme="majorBidi" w:cstheme="majorBidi"/>
                  <w:color w:val="000000"/>
                  <w:lang w:eastAsia="zh-CN" w:bidi="he-IL"/>
                </w:rPr>
                <w:t xml:space="preserve">. Can be used to </w:t>
              </w:r>
              <w:proofErr w:type="gramStart"/>
              <w:r w:rsidR="00A20CB8">
                <w:rPr>
                  <w:rFonts w:asciiTheme="majorBidi" w:eastAsia="Times New Roman" w:hAnsiTheme="majorBidi" w:cstheme="majorBidi"/>
                  <w:color w:val="000000"/>
                  <w:lang w:eastAsia="zh-CN" w:bidi="he-IL"/>
                </w:rPr>
                <w:t>derive;</w:t>
              </w:r>
              <w:proofErr w:type="gramEnd"/>
            </w:ins>
          </w:p>
          <w:p w14:paraId="3CAC808E" w14:textId="7BE1C398" w:rsidR="00C27770" w:rsidRPr="00217E3A" w:rsidRDefault="00A20CB8">
            <w:pPr>
              <w:pStyle w:val="ListParagraph"/>
              <w:numPr>
                <w:ilvl w:val="0"/>
                <w:numId w:val="51"/>
              </w:numPr>
              <w:rPr>
                <w:ins w:id="1067" w:author="Author"/>
                <w:rFonts w:asciiTheme="majorBidi" w:eastAsia="Times New Roman" w:hAnsiTheme="majorBidi" w:cstheme="majorBidi"/>
                <w:color w:val="000000"/>
                <w:lang w:eastAsia="zh-CN" w:bidi="he-IL"/>
              </w:rPr>
              <w:pPrChange w:id="1068" w:author="Author">
                <w:pPr>
                  <w:spacing w:after="0"/>
                </w:pPr>
              </w:pPrChange>
            </w:pPr>
            <w:ins w:id="1069" w:author="Author">
              <w:r w:rsidRPr="00217E3A">
                <w:rPr>
                  <w:rFonts w:asciiTheme="majorBidi" w:eastAsia="Times New Roman" w:hAnsiTheme="majorBidi" w:cstheme="majorBidi"/>
                  <w:color w:val="000000"/>
                  <w:sz w:val="20"/>
                  <w:szCs w:val="20"/>
                  <w:lang w:eastAsia="zh-CN" w:bidi="he-IL"/>
                </w:rPr>
                <w:t>\</w:t>
              </w:r>
              <w:proofErr w:type="gramStart"/>
              <w:r w:rsidRPr="00217E3A">
                <w:rPr>
                  <w:rFonts w:asciiTheme="majorBidi" w:eastAsia="Times New Roman" w:hAnsiTheme="majorBidi" w:cstheme="majorBidi"/>
                  <w:color w:val="000000"/>
                  <w:sz w:val="20"/>
                  <w:szCs w:val="20"/>
                  <w:lang w:eastAsia="zh-CN" w:bidi="he-IL"/>
                </w:rPr>
                <w:t>bar</w:t>
              </w:r>
              <w:proofErr w:type="gramEnd"/>
              <w:r w:rsidRPr="00217E3A">
                <w:rPr>
                  <w:rFonts w:asciiTheme="majorBidi" w:eastAsia="Times New Roman" w:hAnsiTheme="majorBidi" w:cstheme="majorBidi"/>
                  <w:color w:val="000000"/>
                  <w:sz w:val="20"/>
                  <w:szCs w:val="20"/>
                  <w:lang w:eastAsia="zh-CN" w:bidi="he-IL"/>
                </w:rPr>
                <w:t>{l} in the (\bar{k}, \bar{l})-tuple</w:t>
              </w:r>
            </w:ins>
          </w:p>
          <w:p w14:paraId="690BEAE5" w14:textId="667F4CA7" w:rsidR="00A20CB8" w:rsidRPr="00A84D4D" w:rsidRDefault="00A20CB8" w:rsidP="008165A3">
            <w:pPr>
              <w:spacing w:after="0"/>
              <w:rPr>
                <w:rFonts w:asciiTheme="majorBidi" w:eastAsia="Times New Roman" w:hAnsiTheme="majorBidi" w:cstheme="majorBidi"/>
                <w:color w:val="000000"/>
                <w:lang w:eastAsia="zh-CN" w:bidi="he-IL"/>
              </w:rPr>
            </w:pPr>
          </w:p>
        </w:tc>
        <w:tc>
          <w:tcPr>
            <w:tcW w:w="3531" w:type="dxa"/>
            <w:hideMark/>
          </w:tcPr>
          <w:p w14:paraId="4B8A90A9" w14:textId="44637710" w:rsidR="00794530" w:rsidRDefault="00794530" w:rsidP="008165A3">
            <w:pPr>
              <w:spacing w:after="0"/>
              <w:rPr>
                <w:ins w:id="1070" w:author="Author"/>
                <w:rFonts w:asciiTheme="majorBidi" w:eastAsia="Times New Roman" w:hAnsiTheme="majorBidi" w:cstheme="majorBidi"/>
                <w:color w:val="000000"/>
                <w:lang w:eastAsia="zh-CN" w:bidi="he-IL"/>
              </w:rPr>
            </w:pPr>
            <w:ins w:id="1071" w:author="Author">
              <w:r w:rsidRPr="00A84D4D">
                <w:rPr>
                  <w:rFonts w:asciiTheme="majorBidi" w:eastAsia="Times New Roman" w:hAnsiTheme="majorBidi" w:cstheme="majorBidi"/>
                  <w:color w:val="000000"/>
                  <w:lang w:eastAsia="zh-CN" w:bidi="he-IL"/>
                </w:rPr>
                <w:t>3GPP TS 38.</w:t>
              </w:r>
              <w:r>
                <w:rPr>
                  <w:rFonts w:asciiTheme="majorBidi" w:eastAsia="Times New Roman" w:hAnsiTheme="majorBidi" w:cstheme="majorBidi"/>
                  <w:color w:val="000000"/>
                  <w:lang w:eastAsia="zh-CN" w:bidi="he-IL"/>
                </w:rPr>
                <w:t>33</w:t>
              </w:r>
              <w:r w:rsidRPr="00A84D4D">
                <w:rPr>
                  <w:rFonts w:asciiTheme="majorBidi" w:eastAsia="Times New Roman" w:hAnsiTheme="majorBidi" w:cstheme="majorBidi"/>
                  <w:color w:val="000000"/>
                  <w:lang w:eastAsia="zh-CN" w:bidi="he-IL"/>
                </w:rPr>
                <w:t xml:space="preserve">1, sec </w:t>
              </w:r>
              <w:r>
                <w:rPr>
                  <w:rFonts w:asciiTheme="majorBidi" w:eastAsia="Times New Roman" w:hAnsiTheme="majorBidi" w:cstheme="majorBidi"/>
                  <w:color w:val="000000"/>
                  <w:lang w:eastAsia="zh-CN" w:bidi="he-IL"/>
                </w:rPr>
                <w:t>6.3.2</w:t>
              </w:r>
            </w:ins>
          </w:p>
          <w:p w14:paraId="349E1874" w14:textId="4A376E2D" w:rsidR="00C27770" w:rsidRDefault="00C27770" w:rsidP="008165A3">
            <w:pPr>
              <w:spacing w:after="0"/>
              <w:rPr>
                <w:ins w:id="1072" w:author="Autho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 xml:space="preserve">3GPP TS 38.211, sec 7.4.1.5.3 </w:t>
            </w:r>
          </w:p>
          <w:p w14:paraId="093F4B28" w14:textId="28A7D8DD" w:rsidR="00794530" w:rsidRPr="00A84D4D" w:rsidRDefault="00794530" w:rsidP="008165A3">
            <w:pPr>
              <w:spacing w:after="0"/>
              <w:rPr>
                <w:rFonts w:asciiTheme="majorBidi" w:eastAsia="Times New Roman" w:hAnsiTheme="majorBidi" w:cstheme="majorBidi"/>
                <w:color w:val="000000"/>
                <w:lang w:eastAsia="zh-CN" w:bidi="he-IL"/>
              </w:rPr>
            </w:pPr>
          </w:p>
        </w:tc>
      </w:tr>
      <w:tr w:rsidR="00C27770" w:rsidRPr="00983962" w14:paraId="7352AC1E" w14:textId="77777777" w:rsidTr="008165A3">
        <w:trPr>
          <w:trHeight w:val="1200"/>
        </w:trPr>
        <w:tc>
          <w:tcPr>
            <w:tcW w:w="0" w:type="dxa"/>
            <w:vMerge/>
            <w:hideMark/>
          </w:tcPr>
          <w:p w14:paraId="28381834" w14:textId="77777777" w:rsidR="00C27770" w:rsidRPr="00A84D4D" w:rsidRDefault="00C27770" w:rsidP="008165A3">
            <w:pPr>
              <w:spacing w:after="0"/>
              <w:rPr>
                <w:rFonts w:asciiTheme="majorBidi" w:eastAsia="Times New Roman" w:hAnsiTheme="majorBidi" w:cstheme="majorBidi"/>
                <w:b/>
                <w:bCs/>
                <w:color w:val="000000"/>
                <w:lang w:eastAsia="zh-CN" w:bidi="he-IL"/>
              </w:rPr>
            </w:pPr>
          </w:p>
        </w:tc>
        <w:tc>
          <w:tcPr>
            <w:tcW w:w="0" w:type="dxa"/>
            <w:noWrap/>
            <w:hideMark/>
          </w:tcPr>
          <w:p w14:paraId="0B054E46"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l_0</w:t>
            </w:r>
          </w:p>
        </w:tc>
        <w:tc>
          <w:tcPr>
            <w:tcW w:w="3393" w:type="dxa"/>
            <w:hideMark/>
          </w:tcPr>
          <w:p w14:paraId="65987C90"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 xml:space="preserve">value of l_0 for the interpretation of table 7.4.1.5.3-1. Signaled by RRC parameter </w:t>
            </w:r>
            <w:proofErr w:type="spellStart"/>
            <w:r w:rsidRPr="00A84D4D">
              <w:rPr>
                <w:rFonts w:asciiTheme="majorBidi" w:eastAsia="Times New Roman" w:hAnsiTheme="majorBidi" w:cstheme="majorBidi"/>
                <w:color w:val="000000"/>
                <w:lang w:eastAsia="zh-CN" w:bidi="he-IL"/>
              </w:rPr>
              <w:t>firstOFDMSymbolInTimeDomain</w:t>
            </w:r>
            <w:proofErr w:type="spellEnd"/>
            <w:r w:rsidRPr="00A84D4D">
              <w:rPr>
                <w:rFonts w:asciiTheme="majorBidi" w:eastAsia="Times New Roman" w:hAnsiTheme="majorBidi" w:cstheme="majorBidi"/>
                <w:color w:val="000000"/>
                <w:lang w:eastAsia="zh-CN" w:bidi="he-IL"/>
              </w:rPr>
              <w:t xml:space="preserve"> </w:t>
            </w:r>
          </w:p>
        </w:tc>
        <w:tc>
          <w:tcPr>
            <w:tcW w:w="3531" w:type="dxa"/>
            <w:hideMark/>
          </w:tcPr>
          <w:p w14:paraId="25EF95CD"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38.331, sec 6.3.2</w:t>
            </w:r>
            <w:r w:rsidRPr="00A84D4D">
              <w:rPr>
                <w:rFonts w:asciiTheme="majorBidi" w:eastAsia="Times New Roman" w:hAnsiTheme="majorBidi" w:cstheme="majorBidi"/>
                <w:color w:val="000000"/>
                <w:lang w:eastAsia="zh-CN" w:bidi="he-IL"/>
              </w:rPr>
              <w:br/>
              <w:t xml:space="preserve">3GPP TS 38.211, sec 7.4.1.5.3 </w:t>
            </w:r>
          </w:p>
        </w:tc>
      </w:tr>
      <w:tr w:rsidR="00C27770" w:rsidRPr="00983962" w14:paraId="6D3FFF32" w14:textId="77777777" w:rsidTr="008165A3">
        <w:trPr>
          <w:trHeight w:val="1200"/>
        </w:trPr>
        <w:tc>
          <w:tcPr>
            <w:tcW w:w="0" w:type="dxa"/>
            <w:vMerge/>
            <w:hideMark/>
          </w:tcPr>
          <w:p w14:paraId="45A1E226" w14:textId="77777777" w:rsidR="00C27770" w:rsidRPr="00A84D4D" w:rsidRDefault="00C27770" w:rsidP="008165A3">
            <w:pPr>
              <w:spacing w:after="0"/>
              <w:rPr>
                <w:rFonts w:asciiTheme="majorBidi" w:eastAsia="Times New Roman" w:hAnsiTheme="majorBidi" w:cstheme="majorBidi"/>
                <w:b/>
                <w:bCs/>
                <w:color w:val="000000"/>
                <w:lang w:eastAsia="zh-CN" w:bidi="he-IL"/>
              </w:rPr>
            </w:pPr>
          </w:p>
        </w:tc>
        <w:tc>
          <w:tcPr>
            <w:tcW w:w="0" w:type="dxa"/>
            <w:noWrap/>
            <w:hideMark/>
          </w:tcPr>
          <w:p w14:paraId="6E6DB154"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l_1</w:t>
            </w:r>
          </w:p>
        </w:tc>
        <w:tc>
          <w:tcPr>
            <w:tcW w:w="3393" w:type="dxa"/>
            <w:hideMark/>
          </w:tcPr>
          <w:p w14:paraId="0138E871" w14:textId="72B54D9B"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value of l_1 for the interpretation of table 7.4.1.5.3-1. Signaled by RRC parameter</w:t>
            </w:r>
            <w:del w:id="1073" w:author="Author">
              <w:r w:rsidRPr="00A84D4D" w:rsidDel="00646CEA">
                <w:rPr>
                  <w:rFonts w:asciiTheme="majorBidi" w:eastAsia="Times New Roman" w:hAnsiTheme="majorBidi" w:cstheme="majorBidi"/>
                  <w:color w:val="000000"/>
                  <w:lang w:eastAsia="zh-CN" w:bidi="he-IL"/>
                </w:rPr>
                <w:delText xml:space="preserve"> </w:delText>
              </w:r>
              <w:r w:rsidRPr="00A84D4D" w:rsidDel="00217E3A">
                <w:rPr>
                  <w:rFonts w:asciiTheme="majorBidi" w:eastAsia="Times New Roman" w:hAnsiTheme="majorBidi" w:cstheme="majorBidi"/>
                  <w:color w:val="000000"/>
                  <w:lang w:eastAsia="zh-CN" w:bidi="he-IL"/>
                </w:rPr>
                <w:delText>second</w:delText>
              </w:r>
            </w:del>
            <w:ins w:id="1074" w:author="Author">
              <w:r w:rsidR="00646CEA">
                <w:rPr>
                  <w:rFonts w:asciiTheme="majorBidi" w:eastAsia="Times New Roman" w:hAnsiTheme="majorBidi" w:cstheme="majorBidi"/>
                  <w:color w:val="000000"/>
                  <w:lang w:eastAsia="zh-CN" w:bidi="he-IL"/>
                </w:rPr>
                <w:t xml:space="preserve"> </w:t>
              </w:r>
              <w:r w:rsidR="00217E3A">
                <w:rPr>
                  <w:rFonts w:asciiTheme="majorBidi" w:eastAsia="Times New Roman" w:hAnsiTheme="majorBidi" w:cstheme="majorBidi"/>
                  <w:color w:val="000000"/>
                  <w:lang w:eastAsia="zh-CN" w:bidi="he-IL"/>
                </w:rPr>
                <w:t>first</w:t>
              </w:r>
            </w:ins>
            <w:r w:rsidRPr="00A84D4D">
              <w:rPr>
                <w:rFonts w:asciiTheme="majorBidi" w:eastAsia="Times New Roman" w:hAnsiTheme="majorBidi" w:cstheme="majorBidi"/>
                <w:color w:val="000000"/>
                <w:lang w:eastAsia="zh-CN" w:bidi="he-IL"/>
              </w:rPr>
              <w:t>OFDMSymbolInTimeDomain</w:t>
            </w:r>
            <w:ins w:id="1075" w:author="Author">
              <w:r w:rsidR="00217E3A">
                <w:rPr>
                  <w:rFonts w:asciiTheme="majorBidi" w:eastAsia="Times New Roman" w:hAnsiTheme="majorBidi" w:cstheme="majorBidi"/>
                  <w:color w:val="000000"/>
                  <w:lang w:eastAsia="zh-CN" w:bidi="he-IL"/>
                </w:rPr>
                <w:t>2</w:t>
              </w:r>
            </w:ins>
            <w:r w:rsidRPr="00A84D4D">
              <w:rPr>
                <w:rFonts w:asciiTheme="majorBidi" w:eastAsia="Times New Roman" w:hAnsiTheme="majorBidi" w:cstheme="majorBidi"/>
                <w:color w:val="000000"/>
                <w:lang w:eastAsia="zh-CN" w:bidi="he-IL"/>
              </w:rPr>
              <w:t xml:space="preserve"> </w:t>
            </w:r>
          </w:p>
        </w:tc>
        <w:tc>
          <w:tcPr>
            <w:tcW w:w="3531" w:type="dxa"/>
            <w:hideMark/>
          </w:tcPr>
          <w:p w14:paraId="7F39F384"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38.331, sec 6.3.2</w:t>
            </w:r>
            <w:r w:rsidRPr="00A84D4D">
              <w:rPr>
                <w:rFonts w:asciiTheme="majorBidi" w:eastAsia="Times New Roman" w:hAnsiTheme="majorBidi" w:cstheme="majorBidi"/>
                <w:color w:val="000000"/>
                <w:lang w:eastAsia="zh-CN" w:bidi="he-IL"/>
              </w:rPr>
              <w:br/>
              <w:t xml:space="preserve">3GPP TS 38.211, sec 7.4.1.5.3 </w:t>
            </w:r>
          </w:p>
        </w:tc>
      </w:tr>
      <w:tr w:rsidR="00C27770" w:rsidRPr="00983962" w14:paraId="44F39111" w14:textId="77777777" w:rsidTr="008165A3">
        <w:trPr>
          <w:trHeight w:val="900"/>
        </w:trPr>
        <w:tc>
          <w:tcPr>
            <w:tcW w:w="0" w:type="dxa"/>
            <w:vMerge/>
            <w:hideMark/>
          </w:tcPr>
          <w:p w14:paraId="4B2E0A4A" w14:textId="77777777" w:rsidR="00C27770" w:rsidRPr="00A84D4D" w:rsidRDefault="00C27770" w:rsidP="008165A3">
            <w:pPr>
              <w:spacing w:after="0"/>
              <w:rPr>
                <w:rFonts w:asciiTheme="majorBidi" w:eastAsia="Times New Roman" w:hAnsiTheme="majorBidi" w:cstheme="majorBidi"/>
                <w:b/>
                <w:bCs/>
                <w:color w:val="000000"/>
                <w:lang w:eastAsia="zh-CN" w:bidi="he-IL"/>
              </w:rPr>
            </w:pPr>
          </w:p>
        </w:tc>
        <w:tc>
          <w:tcPr>
            <w:tcW w:w="0" w:type="dxa"/>
            <w:hideMark/>
          </w:tcPr>
          <w:p w14:paraId="404D8CBA"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Cyclic Prefix</w:t>
            </w:r>
          </w:p>
        </w:tc>
        <w:tc>
          <w:tcPr>
            <w:tcW w:w="3393" w:type="dxa"/>
            <w:hideMark/>
          </w:tcPr>
          <w:p w14:paraId="7A1C9F39"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Cyclic prefix type. Impacts time-domain allocation, including waveform generation</w:t>
            </w:r>
          </w:p>
        </w:tc>
        <w:tc>
          <w:tcPr>
            <w:tcW w:w="3531" w:type="dxa"/>
            <w:hideMark/>
          </w:tcPr>
          <w:p w14:paraId="37153DE0"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38.211, sec 4.2, 5.3.1</w:t>
            </w:r>
            <w:r w:rsidRPr="00A84D4D">
              <w:rPr>
                <w:rFonts w:asciiTheme="majorBidi" w:eastAsia="Times New Roman" w:hAnsiTheme="majorBidi" w:cstheme="majorBidi"/>
                <w:color w:val="000000"/>
                <w:lang w:eastAsia="zh-CN" w:bidi="he-IL"/>
              </w:rPr>
              <w:br/>
              <w:t>3GPP TS 38.214, Table 5.1.2.1-1</w:t>
            </w:r>
          </w:p>
        </w:tc>
      </w:tr>
      <w:tr w:rsidR="00C27770" w:rsidRPr="00983962" w14:paraId="5DFC27A6" w14:textId="77777777" w:rsidTr="008165A3">
        <w:trPr>
          <w:trHeight w:val="300"/>
        </w:trPr>
        <w:tc>
          <w:tcPr>
            <w:tcW w:w="0" w:type="dxa"/>
            <w:gridSpan w:val="4"/>
            <w:shd w:val="clear" w:color="auto" w:fill="D9D9D9" w:themeFill="background1" w:themeFillShade="D9"/>
            <w:noWrap/>
            <w:hideMark/>
          </w:tcPr>
          <w:p w14:paraId="4F111915"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Power Offset</w:t>
            </w:r>
          </w:p>
        </w:tc>
      </w:tr>
      <w:tr w:rsidR="00C27770" w:rsidRPr="00983962" w14:paraId="7334AB20" w14:textId="77777777" w:rsidTr="008165A3">
        <w:trPr>
          <w:trHeight w:val="300"/>
        </w:trPr>
        <w:tc>
          <w:tcPr>
            <w:tcW w:w="2788" w:type="dxa"/>
            <w:gridSpan w:val="2"/>
            <w:noWrap/>
            <w:hideMark/>
          </w:tcPr>
          <w:p w14:paraId="2D89F029"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 xml:space="preserve">[Power offset </w:t>
            </w:r>
            <w:proofErr w:type="spellStart"/>
            <w:r w:rsidRPr="00A84D4D">
              <w:rPr>
                <w:rFonts w:asciiTheme="majorBidi" w:eastAsia="Times New Roman" w:hAnsiTheme="majorBidi" w:cstheme="majorBidi"/>
                <w:lang w:eastAsia="zh-CN" w:bidi="he-IL"/>
              </w:rPr>
              <w:t>w.r.t.</w:t>
            </w:r>
            <w:proofErr w:type="spellEnd"/>
            <w:r w:rsidRPr="00A84D4D">
              <w:rPr>
                <w:rFonts w:asciiTheme="majorBidi" w:eastAsia="Times New Roman" w:hAnsiTheme="majorBidi" w:cstheme="majorBidi"/>
                <w:lang w:eastAsia="zh-CN" w:bidi="he-IL"/>
              </w:rPr>
              <w:t xml:space="preserve"> SSS]</w:t>
            </w:r>
          </w:p>
        </w:tc>
        <w:tc>
          <w:tcPr>
            <w:tcW w:w="3393" w:type="dxa"/>
            <w:hideMark/>
          </w:tcPr>
          <w:p w14:paraId="1FCF1B1B"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power offset with respect to SSS</w:t>
            </w:r>
          </w:p>
        </w:tc>
        <w:tc>
          <w:tcPr>
            <w:tcW w:w="3531" w:type="dxa"/>
            <w:hideMark/>
          </w:tcPr>
          <w:p w14:paraId="674F95DA"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38.214, sec 5.2.2.3.1</w:t>
            </w:r>
          </w:p>
        </w:tc>
      </w:tr>
    </w:tbl>
    <w:p w14:paraId="4695F026" w14:textId="77777777" w:rsidR="00C27770" w:rsidRDefault="00C27770" w:rsidP="00C27770"/>
    <w:p w14:paraId="012AAFA9" w14:textId="33F8D7A6" w:rsidR="00C27770" w:rsidRDefault="00C27770" w:rsidP="00C27770">
      <w:pPr>
        <w:pStyle w:val="Heading3"/>
      </w:pPr>
      <w:bookmarkStart w:id="1076" w:name="_Toc86871614"/>
      <w:r>
        <w:lastRenderedPageBreak/>
        <w:t>SSB Model</w:t>
      </w:r>
      <w:bookmarkEnd w:id="1076"/>
    </w:p>
    <w:p w14:paraId="5DA18F4E" w14:textId="72CF678D" w:rsidR="00C27770" w:rsidRDefault="00C27770" w:rsidP="00C27770">
      <w:pPr>
        <w:rPr>
          <w:lang w:val="en-GB" w:eastAsia="zh-CN"/>
        </w:rPr>
      </w:pPr>
      <w:proofErr w:type="gramStart"/>
      <w:r>
        <w:rPr>
          <w:lang w:val="en-GB" w:eastAsia="zh-CN"/>
        </w:rPr>
        <w:t>Similarly</w:t>
      </w:r>
      <w:proofErr w:type="gramEnd"/>
      <w:r>
        <w:rPr>
          <w:lang w:val="en-GB" w:eastAsia="zh-CN"/>
        </w:rPr>
        <w:t xml:space="preserve"> to the O-RAN AAL </w:t>
      </w:r>
      <w:proofErr w:type="spellStart"/>
      <w:r>
        <w:rPr>
          <w:lang w:val="en-GB" w:eastAsia="zh-CN"/>
        </w:rPr>
        <w:t>GAnP</w:t>
      </w:r>
      <w:proofErr w:type="spellEnd"/>
      <w:r>
        <w:rPr>
          <w:lang w:val="en-GB" w:eastAsia="zh-CN"/>
        </w:rPr>
        <w:t xml:space="preserve"> document </w:t>
      </w:r>
      <w:r>
        <w:rPr>
          <w:lang w:val="en-GB" w:eastAsia="zh-CN"/>
        </w:rPr>
        <w:fldChar w:fldCharType="begin"/>
      </w:r>
      <w:r>
        <w:rPr>
          <w:lang w:val="en-GB" w:eastAsia="zh-CN"/>
        </w:rPr>
        <w:instrText xml:space="preserve"> REF _Ref71106698 \r \h </w:instrText>
      </w:r>
      <w:r>
        <w:rPr>
          <w:lang w:val="en-GB" w:eastAsia="zh-CN"/>
        </w:rPr>
      </w:r>
      <w:r>
        <w:rPr>
          <w:lang w:val="en-GB" w:eastAsia="zh-CN"/>
        </w:rPr>
        <w:fldChar w:fldCharType="separate"/>
      </w:r>
      <w:r>
        <w:rPr>
          <w:lang w:val="en-GB" w:eastAsia="zh-CN"/>
        </w:rPr>
        <w:t>[7]</w:t>
      </w:r>
      <w:r>
        <w:rPr>
          <w:lang w:val="en-GB" w:eastAsia="zh-CN"/>
        </w:rPr>
        <w:fldChar w:fldCharType="end"/>
      </w:r>
      <w:r>
        <w:rPr>
          <w:lang w:val="en-GB" w:eastAsia="zh-CN"/>
        </w:rPr>
        <w:t xml:space="preserve"> for the </w:t>
      </w:r>
      <w:r w:rsidRPr="008125AC">
        <w:rPr>
          <w:lang w:val="en-GB" w:eastAsia="zh-CN"/>
        </w:rPr>
        <w:t>PBCH</w:t>
      </w:r>
      <w:r>
        <w:rPr>
          <w:lang w:val="en-GB" w:eastAsia="zh-CN"/>
        </w:rPr>
        <w:t xml:space="preserve"> </w:t>
      </w:r>
      <w:del w:id="1077" w:author="Author">
        <w:r w:rsidRPr="008125AC" w:rsidDel="00C86F18">
          <w:rPr>
            <w:lang w:val="en-GB" w:eastAsia="zh-CN"/>
          </w:rPr>
          <w:delText>HI</w:delText>
        </w:r>
      </w:del>
      <w:ins w:id="1078" w:author="Author">
        <w:r w:rsidR="00C86F18" w:rsidRPr="008125AC">
          <w:rPr>
            <w:lang w:val="en-GB" w:eastAsia="zh-CN"/>
          </w:rPr>
          <w:t>H</w:t>
        </w:r>
        <w:r w:rsidR="00C86F18">
          <w:rPr>
            <w:lang w:val="en-GB" w:eastAsia="zh-CN"/>
          </w:rPr>
          <w:t>igh</w:t>
        </w:r>
      </w:ins>
      <w:r w:rsidRPr="008125AC">
        <w:rPr>
          <w:lang w:val="en-GB" w:eastAsia="zh-CN"/>
        </w:rPr>
        <w:t>-PHY</w:t>
      </w:r>
      <w:r>
        <w:rPr>
          <w:lang w:val="en-GB" w:eastAsia="zh-CN"/>
        </w:rPr>
        <w:t xml:space="preserve"> Profile, the SSB Channel model of the </w:t>
      </w:r>
      <w:r>
        <w:t xml:space="preserve">AAL DOWNLINK </w:t>
      </w:r>
      <w:del w:id="1079" w:author="Author">
        <w:r w:rsidDel="00C86F18">
          <w:delText xml:space="preserve">HI </w:delText>
        </w:r>
      </w:del>
      <w:ins w:id="1080" w:author="Author">
        <w:r w:rsidR="00C86F18">
          <w:t>High-</w:t>
        </w:r>
      </w:ins>
      <w:r>
        <w:t>PHY Profile</w:t>
      </w:r>
      <w:r>
        <w:rPr>
          <w:lang w:val="en-GB" w:eastAsia="zh-CN"/>
        </w:rPr>
        <w:t xml:space="preserve"> supports acceleration of PSS+SSS and PBCH Data and PBCH DM-RS functionality.</w:t>
      </w:r>
    </w:p>
    <w:p w14:paraId="1A0383EC" w14:textId="77777777" w:rsidR="00C27770" w:rsidRDefault="00C27770" w:rsidP="00C27770">
      <w:pPr>
        <w:jc w:val="center"/>
        <w:rPr>
          <w:lang w:val="en-GB" w:eastAsia="zh-CN"/>
        </w:rPr>
      </w:pPr>
      <w:r>
        <w:rPr>
          <w:lang w:val="en-GB" w:eastAsia="zh-CN"/>
        </w:rPr>
        <w:object w:dxaOrig="9621" w:dyaOrig="8470" w14:anchorId="2270F50F">
          <v:shape id="_x0000_i1030" type="#_x0000_t75" style="width:409pt;height:5in" o:ole="">
            <v:imagedata r:id="rId33" o:title=""/>
          </v:shape>
          <o:OLEObject Type="Embed" ProgID="Visio.Drawing.15" ShapeID="_x0000_i1030" DrawAspect="Content" ObjectID="_1698440735" r:id="rId34"/>
        </w:object>
      </w:r>
    </w:p>
    <w:p w14:paraId="13E8B8D9" w14:textId="77777777" w:rsidR="00C27770" w:rsidRDefault="00C27770" w:rsidP="00C27770">
      <w:pPr>
        <w:pStyle w:val="Caption"/>
        <w:jc w:val="center"/>
      </w:pPr>
      <w:r>
        <w:t xml:space="preserve">Figure </w:t>
      </w:r>
      <w:r>
        <w:fldChar w:fldCharType="begin"/>
      </w:r>
      <w:r>
        <w:instrText>STYLEREF 1 \s</w:instrText>
      </w:r>
      <w:r>
        <w:fldChar w:fldCharType="separate"/>
      </w:r>
      <w:r>
        <w:rPr>
          <w:noProof/>
        </w:rPr>
        <w:t>4</w:t>
      </w:r>
      <w:r>
        <w:fldChar w:fldCharType="end"/>
      </w:r>
      <w:r>
        <w:t>.</w:t>
      </w:r>
      <w:r>
        <w:fldChar w:fldCharType="begin"/>
      </w:r>
      <w:r>
        <w:instrText>SEQ Figure \* ARABIC \s 1</w:instrText>
      </w:r>
      <w:r>
        <w:fldChar w:fldCharType="separate"/>
      </w:r>
      <w:r>
        <w:rPr>
          <w:noProof/>
        </w:rPr>
        <w:t>4</w:t>
      </w:r>
      <w:r>
        <w:fldChar w:fldCharType="end"/>
      </w:r>
      <w:r>
        <w:t xml:space="preserve"> PBCH Channel Model</w:t>
      </w:r>
    </w:p>
    <w:p w14:paraId="62081494" w14:textId="77777777" w:rsidR="00C27770" w:rsidRDefault="00C27770" w:rsidP="00C27770">
      <w:pPr>
        <w:rPr>
          <w:lang w:val="en-GB" w:eastAsia="zh-CN"/>
        </w:rPr>
      </w:pPr>
    </w:p>
    <w:p w14:paraId="6B0A50FF" w14:textId="77777777" w:rsidR="00C27770" w:rsidRPr="0065550B" w:rsidRDefault="00C27770" w:rsidP="00C27770">
      <w:pPr>
        <w:rPr>
          <w:lang w:eastAsia="zh-CN"/>
        </w:rPr>
      </w:pPr>
      <w:r>
        <w:t>The set of accelerated functions associated with the processing of PSS+SSS is as follows:</w:t>
      </w:r>
    </w:p>
    <w:p w14:paraId="05D241AC" w14:textId="77777777" w:rsidR="00C27770" w:rsidRDefault="00C27770" w:rsidP="00C27770">
      <w:pPr>
        <w:pStyle w:val="ListParagraph"/>
        <w:numPr>
          <w:ilvl w:val="0"/>
          <w:numId w:val="52"/>
        </w:numPr>
      </w:pPr>
      <w:r>
        <w:t>Sequence generation</w:t>
      </w:r>
    </w:p>
    <w:p w14:paraId="6E2E20D9" w14:textId="77777777" w:rsidR="00C27770" w:rsidRDefault="00C27770" w:rsidP="00C27770">
      <w:pPr>
        <w:pStyle w:val="ListParagraph"/>
        <w:numPr>
          <w:ilvl w:val="0"/>
          <w:numId w:val="52"/>
        </w:numPr>
      </w:pPr>
      <w:r>
        <w:t>Modulation</w:t>
      </w:r>
    </w:p>
    <w:p w14:paraId="7AAF1BF7" w14:textId="77777777" w:rsidR="00C27770" w:rsidRDefault="00C27770" w:rsidP="00C27770">
      <w:pPr>
        <w:pStyle w:val="ListParagraph"/>
        <w:numPr>
          <w:ilvl w:val="0"/>
          <w:numId w:val="52"/>
        </w:numPr>
      </w:pPr>
      <w:r>
        <w:t>Precoding</w:t>
      </w:r>
      <w:r>
        <w:fldChar w:fldCharType="begin"/>
      </w:r>
      <w:r>
        <w:instrText xml:space="preserve"> NOTEREF _Ref54349526 \f \h </w:instrText>
      </w:r>
      <w:r>
        <w:fldChar w:fldCharType="separate"/>
      </w:r>
      <w:r w:rsidRPr="005D6AA7">
        <w:rPr>
          <w:rStyle w:val="FootnoteReference"/>
        </w:rPr>
        <w:t>1</w:t>
      </w:r>
      <w:r>
        <w:fldChar w:fldCharType="end"/>
      </w:r>
    </w:p>
    <w:p w14:paraId="2AD0CBBE" w14:textId="77777777" w:rsidR="00C27770" w:rsidRDefault="00C27770" w:rsidP="00C27770">
      <w:pPr>
        <w:pStyle w:val="ListParagraph"/>
        <w:numPr>
          <w:ilvl w:val="0"/>
          <w:numId w:val="52"/>
        </w:numPr>
      </w:pPr>
      <w:r>
        <w:t>RE mapping</w:t>
      </w:r>
    </w:p>
    <w:p w14:paraId="2724F8FD" w14:textId="77777777" w:rsidR="00C27770" w:rsidRDefault="00C27770" w:rsidP="00C27770">
      <w:pPr>
        <w:pStyle w:val="ListParagraph"/>
        <w:numPr>
          <w:ilvl w:val="0"/>
          <w:numId w:val="52"/>
        </w:numPr>
      </w:pPr>
      <w:r>
        <w:t>IQ compression</w:t>
      </w:r>
      <w:r>
        <w:fldChar w:fldCharType="begin"/>
      </w:r>
      <w:r>
        <w:instrText xml:space="preserve"> NOTEREF _Ref54349526 \f \h </w:instrText>
      </w:r>
      <w:r>
        <w:fldChar w:fldCharType="separate"/>
      </w:r>
      <w:r w:rsidRPr="005D6AA7">
        <w:rPr>
          <w:rStyle w:val="FootnoteReference"/>
        </w:rPr>
        <w:t>1</w:t>
      </w:r>
      <w:r>
        <w:fldChar w:fldCharType="end"/>
      </w:r>
    </w:p>
    <w:p w14:paraId="5070C7E4" w14:textId="77777777" w:rsidR="00C27770" w:rsidRDefault="00C27770" w:rsidP="00C27770">
      <w:pPr>
        <w:pStyle w:val="ListParagraph"/>
        <w:numPr>
          <w:ilvl w:val="0"/>
          <w:numId w:val="49"/>
        </w:numPr>
      </w:pPr>
      <w:r w:rsidRPr="00C1797A">
        <w:t>Power Offset</w:t>
      </w:r>
    </w:p>
    <w:p w14:paraId="11B168B2" w14:textId="77777777" w:rsidR="00C27770" w:rsidRDefault="00C27770" w:rsidP="00C27770"/>
    <w:p w14:paraId="5E0A3999" w14:textId="77777777" w:rsidR="00C27770" w:rsidRPr="0065550B" w:rsidRDefault="00C27770" w:rsidP="00C27770">
      <w:pPr>
        <w:rPr>
          <w:lang w:eastAsia="zh-CN"/>
        </w:rPr>
      </w:pPr>
      <w:r>
        <w:t>The set of accelerated functions associated with the processing of PBCH Data is as follows:</w:t>
      </w:r>
    </w:p>
    <w:p w14:paraId="4950809E" w14:textId="77777777" w:rsidR="00C27770" w:rsidRDefault="00C27770" w:rsidP="00C27770">
      <w:pPr>
        <w:pStyle w:val="ListParagraph"/>
        <w:numPr>
          <w:ilvl w:val="0"/>
          <w:numId w:val="54"/>
        </w:numPr>
      </w:pPr>
      <w:r>
        <w:t>PBCH payload generation</w:t>
      </w:r>
    </w:p>
    <w:p w14:paraId="306305AA" w14:textId="77777777" w:rsidR="00C27770" w:rsidRDefault="00C27770" w:rsidP="00C27770">
      <w:pPr>
        <w:pStyle w:val="ListParagraph"/>
        <w:numPr>
          <w:ilvl w:val="0"/>
          <w:numId w:val="54"/>
        </w:numPr>
      </w:pPr>
      <w:r>
        <w:t>Scrambling</w:t>
      </w:r>
    </w:p>
    <w:p w14:paraId="61DD238C" w14:textId="77777777" w:rsidR="00C27770" w:rsidRDefault="00C27770" w:rsidP="00C27770">
      <w:pPr>
        <w:pStyle w:val="ListParagraph"/>
        <w:numPr>
          <w:ilvl w:val="0"/>
          <w:numId w:val="54"/>
        </w:numPr>
      </w:pPr>
      <w:r>
        <w:t>TB CRC attachment</w:t>
      </w:r>
    </w:p>
    <w:p w14:paraId="7BA99510" w14:textId="77777777" w:rsidR="00C27770" w:rsidRDefault="00C27770" w:rsidP="00C27770">
      <w:pPr>
        <w:pStyle w:val="ListParagraph"/>
        <w:numPr>
          <w:ilvl w:val="0"/>
          <w:numId w:val="54"/>
        </w:numPr>
      </w:pPr>
      <w:r>
        <w:t>Polar encoding</w:t>
      </w:r>
    </w:p>
    <w:p w14:paraId="33C87389" w14:textId="77777777" w:rsidR="00C27770" w:rsidRDefault="00C27770" w:rsidP="00C27770">
      <w:pPr>
        <w:pStyle w:val="ListParagraph"/>
        <w:numPr>
          <w:ilvl w:val="0"/>
          <w:numId w:val="54"/>
        </w:numPr>
      </w:pPr>
      <w:r>
        <w:t>Rate matching</w:t>
      </w:r>
    </w:p>
    <w:p w14:paraId="2C0517D3" w14:textId="77777777" w:rsidR="00C27770" w:rsidRDefault="00C27770" w:rsidP="00C27770">
      <w:pPr>
        <w:pStyle w:val="ListParagraph"/>
        <w:numPr>
          <w:ilvl w:val="0"/>
          <w:numId w:val="54"/>
        </w:numPr>
      </w:pPr>
      <w:r>
        <w:t>Data scrambling</w:t>
      </w:r>
    </w:p>
    <w:p w14:paraId="5A6FD750" w14:textId="77777777" w:rsidR="00C27770" w:rsidRDefault="00C27770" w:rsidP="00C27770">
      <w:pPr>
        <w:pStyle w:val="ListParagraph"/>
        <w:numPr>
          <w:ilvl w:val="0"/>
          <w:numId w:val="54"/>
        </w:numPr>
      </w:pPr>
      <w:r>
        <w:lastRenderedPageBreak/>
        <w:t>Modulation (QPSK)</w:t>
      </w:r>
    </w:p>
    <w:p w14:paraId="0FA3F3DA" w14:textId="77777777" w:rsidR="00C27770" w:rsidRDefault="00C27770" w:rsidP="00C27770">
      <w:pPr>
        <w:pStyle w:val="ListParagraph"/>
        <w:numPr>
          <w:ilvl w:val="0"/>
          <w:numId w:val="54"/>
        </w:numPr>
      </w:pPr>
      <w:r>
        <w:t>Precoding</w:t>
      </w:r>
      <w:r>
        <w:fldChar w:fldCharType="begin"/>
      </w:r>
      <w:r>
        <w:instrText xml:space="preserve"> NOTEREF _Ref54349526 \f \h </w:instrText>
      </w:r>
      <w:r>
        <w:fldChar w:fldCharType="separate"/>
      </w:r>
      <w:r w:rsidRPr="005D6AA7">
        <w:rPr>
          <w:rStyle w:val="FootnoteReference"/>
        </w:rPr>
        <w:t>1</w:t>
      </w:r>
      <w:r>
        <w:fldChar w:fldCharType="end"/>
      </w:r>
    </w:p>
    <w:p w14:paraId="1FCEB93B" w14:textId="77777777" w:rsidR="00C27770" w:rsidRDefault="00C27770" w:rsidP="00C27770">
      <w:pPr>
        <w:pStyle w:val="ListParagraph"/>
        <w:numPr>
          <w:ilvl w:val="0"/>
          <w:numId w:val="54"/>
        </w:numPr>
      </w:pPr>
      <w:r>
        <w:t>RE mapping</w:t>
      </w:r>
    </w:p>
    <w:p w14:paraId="58A4C767" w14:textId="77777777" w:rsidR="00C27770" w:rsidRDefault="00C27770" w:rsidP="00C27770">
      <w:pPr>
        <w:pStyle w:val="ListParagraph"/>
        <w:numPr>
          <w:ilvl w:val="0"/>
          <w:numId w:val="54"/>
        </w:numPr>
      </w:pPr>
      <w:r>
        <w:t>IQ compression</w:t>
      </w:r>
      <w:r>
        <w:fldChar w:fldCharType="begin"/>
      </w:r>
      <w:r>
        <w:instrText xml:space="preserve"> NOTEREF _Ref54349526 \f \h </w:instrText>
      </w:r>
      <w:r>
        <w:fldChar w:fldCharType="separate"/>
      </w:r>
      <w:r w:rsidRPr="005D6AA7">
        <w:rPr>
          <w:rStyle w:val="FootnoteReference"/>
        </w:rPr>
        <w:t>1</w:t>
      </w:r>
      <w:r>
        <w:fldChar w:fldCharType="end"/>
      </w:r>
    </w:p>
    <w:p w14:paraId="44829262" w14:textId="77777777" w:rsidR="00C27770" w:rsidRDefault="00C27770" w:rsidP="00C27770"/>
    <w:p w14:paraId="60369CE1" w14:textId="77777777" w:rsidR="00C27770" w:rsidRPr="0065550B" w:rsidRDefault="00C27770" w:rsidP="00C27770">
      <w:pPr>
        <w:rPr>
          <w:lang w:eastAsia="zh-CN"/>
        </w:rPr>
      </w:pPr>
      <w:r>
        <w:t>The set of accelerated functions associated with the processing of PBCH DM-RS is as follows:</w:t>
      </w:r>
    </w:p>
    <w:p w14:paraId="2A2D576E" w14:textId="77777777" w:rsidR="00C27770" w:rsidRDefault="00C27770" w:rsidP="00C27770">
      <w:pPr>
        <w:pStyle w:val="ListParagraph"/>
        <w:numPr>
          <w:ilvl w:val="0"/>
          <w:numId w:val="52"/>
        </w:numPr>
      </w:pPr>
      <w:r>
        <w:t>Sequence generation</w:t>
      </w:r>
    </w:p>
    <w:p w14:paraId="287FDBD2" w14:textId="77777777" w:rsidR="00C27770" w:rsidRDefault="00C27770" w:rsidP="00C27770">
      <w:pPr>
        <w:pStyle w:val="ListParagraph"/>
        <w:numPr>
          <w:ilvl w:val="0"/>
          <w:numId w:val="52"/>
        </w:numPr>
      </w:pPr>
      <w:r>
        <w:t>Modulation</w:t>
      </w:r>
    </w:p>
    <w:p w14:paraId="4C20DE5B" w14:textId="77777777" w:rsidR="00C27770" w:rsidRDefault="00C27770" w:rsidP="00C27770">
      <w:pPr>
        <w:pStyle w:val="ListParagraph"/>
        <w:numPr>
          <w:ilvl w:val="0"/>
          <w:numId w:val="52"/>
        </w:numPr>
      </w:pPr>
      <w:r>
        <w:t>Precoding</w:t>
      </w:r>
      <w:r>
        <w:fldChar w:fldCharType="begin"/>
      </w:r>
      <w:r>
        <w:instrText xml:space="preserve"> NOTEREF _Ref54349526 \f \h </w:instrText>
      </w:r>
      <w:r>
        <w:fldChar w:fldCharType="separate"/>
      </w:r>
      <w:r w:rsidRPr="005D6AA7">
        <w:rPr>
          <w:rStyle w:val="FootnoteReference"/>
        </w:rPr>
        <w:t>1</w:t>
      </w:r>
      <w:r>
        <w:fldChar w:fldCharType="end"/>
      </w:r>
    </w:p>
    <w:p w14:paraId="23FF2572" w14:textId="77777777" w:rsidR="00C27770" w:rsidRDefault="00C27770" w:rsidP="00C27770">
      <w:pPr>
        <w:pStyle w:val="ListParagraph"/>
        <w:numPr>
          <w:ilvl w:val="0"/>
          <w:numId w:val="52"/>
        </w:numPr>
      </w:pPr>
      <w:r>
        <w:t>RE mapping</w:t>
      </w:r>
    </w:p>
    <w:p w14:paraId="0E4C5ED5" w14:textId="77777777" w:rsidR="00C27770" w:rsidRDefault="00C27770" w:rsidP="00C27770">
      <w:pPr>
        <w:pStyle w:val="ListParagraph"/>
        <w:numPr>
          <w:ilvl w:val="0"/>
          <w:numId w:val="52"/>
        </w:numPr>
      </w:pPr>
      <w:r>
        <w:t>IQ compression</w:t>
      </w:r>
      <w:r>
        <w:fldChar w:fldCharType="begin"/>
      </w:r>
      <w:r>
        <w:instrText xml:space="preserve"> NOTEREF _Ref54349526 \f \h </w:instrText>
      </w:r>
      <w:r>
        <w:fldChar w:fldCharType="separate"/>
      </w:r>
      <w:r w:rsidRPr="005D6AA7">
        <w:rPr>
          <w:rStyle w:val="FootnoteReference"/>
        </w:rPr>
        <w:t>1</w:t>
      </w:r>
      <w:r>
        <w:fldChar w:fldCharType="end"/>
      </w:r>
    </w:p>
    <w:p w14:paraId="22DED1BF" w14:textId="77777777" w:rsidR="00C27770" w:rsidRDefault="00C27770" w:rsidP="00C27770">
      <w:pPr>
        <w:pStyle w:val="ListParagraph"/>
        <w:numPr>
          <w:ilvl w:val="0"/>
          <w:numId w:val="49"/>
        </w:numPr>
      </w:pPr>
      <w:r w:rsidRPr="00C1797A">
        <w:t>Power Offset</w:t>
      </w:r>
    </w:p>
    <w:p w14:paraId="592140FC" w14:textId="77777777" w:rsidR="00C27770" w:rsidRDefault="00C27770" w:rsidP="00C27770"/>
    <w:p w14:paraId="6BC6F104" w14:textId="46E27718" w:rsidR="00C27770" w:rsidRPr="000962B3" w:rsidRDefault="00C27770" w:rsidP="00C27770">
      <w:pPr>
        <w:pStyle w:val="Heading4"/>
      </w:pPr>
      <w:r>
        <w:t xml:space="preserve">SSB input for </w:t>
      </w:r>
      <w:del w:id="1081" w:author="Author">
        <w:r w:rsidDel="00A7030B">
          <w:delText xml:space="preserve">AAL Downlink </w:delText>
        </w:r>
      </w:del>
      <w:proofErr w:type="spellStart"/>
      <w:ins w:id="1082" w:author="Author">
        <w:r w:rsidR="00A7030B">
          <w:t>AAL_DOWNLINK_</w:t>
        </w:r>
      </w:ins>
      <w:del w:id="1083" w:author="Author">
        <w:r w:rsidDel="00C86F18">
          <w:delText xml:space="preserve">HI </w:delText>
        </w:r>
      </w:del>
      <w:ins w:id="1084" w:author="Author">
        <w:r w:rsidR="00C86F18">
          <w:t>High</w:t>
        </w:r>
        <w:proofErr w:type="spellEnd"/>
        <w:r w:rsidR="00C86F18">
          <w:t>-</w:t>
        </w:r>
      </w:ins>
      <w:r>
        <w:t xml:space="preserve">PHY Profile </w:t>
      </w:r>
    </w:p>
    <w:p w14:paraId="4A190EC1" w14:textId="51D2E158" w:rsidR="00C27770" w:rsidRDefault="00C27770" w:rsidP="00C27770">
      <w:r>
        <w:t>The SSB interface for the AAL DOWNLINK H</w:t>
      </w:r>
      <w:ins w:id="1085" w:author="Author">
        <w:r w:rsidR="00C86F18">
          <w:t>igh-</w:t>
        </w:r>
      </w:ins>
      <w:del w:id="1086" w:author="Author">
        <w:r w:rsidDel="00C86F18">
          <w:delText xml:space="preserve">I </w:delText>
        </w:r>
      </w:del>
      <w:r>
        <w:t xml:space="preserve">PHY profile shall work on a SSB allocation basis </w:t>
      </w:r>
      <w:commentRangeStart w:id="1087"/>
      <w:proofErr w:type="spellStart"/>
      <w:r>
        <w:t>basis</w:t>
      </w:r>
      <w:commentRangeEnd w:id="1087"/>
      <w:proofErr w:type="spellEnd"/>
      <w:r w:rsidR="00436E34">
        <w:rPr>
          <w:rStyle w:val="CommentReference"/>
        </w:rPr>
        <w:commentReference w:id="1087"/>
      </w:r>
      <w:r>
        <w:t xml:space="preserve"> (up to two per slot, at the SSB slot numerology). The input data </w:t>
      </w:r>
      <w:proofErr w:type="gramStart"/>
      <w:r>
        <w:t>consists</w:t>
      </w:r>
      <w:proofErr w:type="gramEnd"/>
      <w:r>
        <w:t xml:space="preserve"> PBCH payload and the associated SSB resource allocation parameters. </w:t>
      </w:r>
    </w:p>
    <w:p w14:paraId="3E57D5F5" w14:textId="77777777" w:rsidR="00C27770" w:rsidRDefault="00C27770" w:rsidP="00C27770">
      <w:pPr>
        <w:pStyle w:val="Heading4"/>
      </w:pPr>
      <w:r>
        <w:t>SSB Parameters</w:t>
      </w:r>
    </w:p>
    <w:p w14:paraId="4AB7FBA9" w14:textId="77777777" w:rsidR="00C27770" w:rsidRDefault="00C27770" w:rsidP="00C27770">
      <w:r>
        <w:t xml:space="preserve">The following parameters are required to be supported by the </w:t>
      </w:r>
      <w:proofErr w:type="spellStart"/>
      <w:r>
        <w:t>AALi</w:t>
      </w:r>
      <w:proofErr w:type="spellEnd"/>
      <w:r>
        <w:t xml:space="preserve"> implementation when offloading operations. Application shall supply all relevant parameters; for ease of reading, the parameters are organized per signal type: PBCH Data, PBCH DM-RS, PSS&amp;SSS.</w:t>
      </w:r>
    </w:p>
    <w:p w14:paraId="0F3E4C34" w14:textId="77777777" w:rsidR="00C27770" w:rsidRDefault="00C27770" w:rsidP="00C27770">
      <w:r w:rsidRPr="0057639A">
        <w:rPr>
          <w:highlight w:val="yellow"/>
        </w:rPr>
        <w:t>User plane</w:t>
      </w:r>
      <w:r>
        <w:t xml:space="preserve"> parameters (PBCH payload) may be supplied separately from other allocation-defining parameters.</w:t>
      </w:r>
    </w:p>
    <w:p w14:paraId="63FE1725" w14:textId="77777777" w:rsidR="00C27770" w:rsidRDefault="00C27770" w:rsidP="00C27770">
      <w:pPr>
        <w:pStyle w:val="Heading5"/>
        <w:rPr>
          <w:b/>
          <w:bCs/>
        </w:rPr>
      </w:pPr>
      <w:r>
        <w:rPr>
          <w:b/>
          <w:bCs/>
        </w:rPr>
        <w:t>PBCH Data</w:t>
      </w:r>
      <w:r w:rsidRPr="0057639A">
        <w:rPr>
          <w:b/>
          <w:bCs/>
        </w:rPr>
        <w:t xml:space="preserve"> </w:t>
      </w:r>
      <w:commentRangeStart w:id="1088"/>
      <w:r w:rsidRPr="0057639A">
        <w:rPr>
          <w:b/>
          <w:bCs/>
        </w:rPr>
        <w:t>Parameters</w:t>
      </w:r>
      <w:commentRangeEnd w:id="1088"/>
      <w:r w:rsidR="00055CB0">
        <w:rPr>
          <w:rStyle w:val="CommentReference"/>
          <w:lang w:val="en-US" w:eastAsia="en-US"/>
        </w:rPr>
        <w:commentReference w:id="1088"/>
      </w:r>
    </w:p>
    <w:p w14:paraId="25CABF62" w14:textId="77777777" w:rsidR="00C27770" w:rsidRDefault="00C27770" w:rsidP="00C27770">
      <w:pPr>
        <w:pStyle w:val="Caption"/>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Pr>
          <w:noProof/>
        </w:rPr>
        <w:t>8</w:t>
      </w:r>
      <w:r w:rsidR="001E481C">
        <w:rPr>
          <w:noProof/>
        </w:rPr>
        <w:fldChar w:fldCharType="end"/>
      </w:r>
      <w:r>
        <w:t xml:space="preserve"> PBCH DM-RS Parameters</w:t>
      </w:r>
    </w:p>
    <w:tbl>
      <w:tblPr>
        <w:tblStyle w:val="TableProfessional"/>
        <w:tblW w:w="9712" w:type="dxa"/>
        <w:tblLook w:val="0600" w:firstRow="0" w:lastRow="0" w:firstColumn="0" w:lastColumn="0" w:noHBand="1" w:noVBand="1"/>
      </w:tblPr>
      <w:tblGrid>
        <w:gridCol w:w="892"/>
        <w:gridCol w:w="2440"/>
        <w:gridCol w:w="2870"/>
        <w:gridCol w:w="3510"/>
      </w:tblGrid>
      <w:tr w:rsidR="00C27770" w:rsidRPr="005371E8" w14:paraId="2BB108EC" w14:textId="77777777" w:rsidTr="008165A3">
        <w:trPr>
          <w:trHeight w:val="375"/>
        </w:trPr>
        <w:tc>
          <w:tcPr>
            <w:tcW w:w="3332" w:type="dxa"/>
            <w:gridSpan w:val="2"/>
            <w:noWrap/>
            <w:hideMark/>
          </w:tcPr>
          <w:p w14:paraId="6E1CDD61" w14:textId="77777777" w:rsidR="00C27770" w:rsidRPr="00A84D4D" w:rsidRDefault="00C27770" w:rsidP="008165A3">
            <w:pPr>
              <w:spacing w:after="0"/>
              <w:rPr>
                <w:rFonts w:asciiTheme="majorBidi" w:eastAsia="Times New Roman" w:hAnsiTheme="majorBidi" w:cstheme="majorBidi"/>
                <w:b/>
                <w:bCs/>
                <w:color w:val="000000"/>
                <w:lang w:eastAsia="zh-CN" w:bidi="he-IL"/>
              </w:rPr>
            </w:pPr>
            <w:r w:rsidRPr="00053D00">
              <w:rPr>
                <w:rFonts w:asciiTheme="majorBidi" w:eastAsia="Times New Roman" w:hAnsiTheme="majorBidi" w:cstheme="majorBidi"/>
                <w:b/>
                <w:bCs/>
                <w:lang w:eastAsia="zh-CN" w:bidi="he-IL"/>
              </w:rPr>
              <w:t>AF Parameters</w:t>
            </w:r>
          </w:p>
        </w:tc>
        <w:tc>
          <w:tcPr>
            <w:tcW w:w="2870" w:type="dxa"/>
            <w:hideMark/>
          </w:tcPr>
          <w:p w14:paraId="6465B6B7" w14:textId="77777777" w:rsidR="00C27770" w:rsidRPr="00A84D4D" w:rsidRDefault="00C27770" w:rsidP="008165A3">
            <w:pPr>
              <w:spacing w:after="0"/>
              <w:rPr>
                <w:rFonts w:asciiTheme="majorBidi" w:eastAsia="Times New Roman" w:hAnsiTheme="majorBidi" w:cstheme="majorBidi"/>
                <w:b/>
                <w:bCs/>
                <w:color w:val="000000"/>
                <w:lang w:eastAsia="zh-CN" w:bidi="he-IL"/>
              </w:rPr>
            </w:pPr>
            <w:r w:rsidRPr="00053D00">
              <w:rPr>
                <w:rFonts w:asciiTheme="majorBidi" w:eastAsia="Times New Roman" w:hAnsiTheme="majorBidi" w:cstheme="majorBidi"/>
                <w:b/>
                <w:bCs/>
                <w:lang w:eastAsia="zh-CN" w:bidi="he-IL"/>
              </w:rPr>
              <w:t>Summary (3GPP-based)</w:t>
            </w:r>
          </w:p>
        </w:tc>
        <w:tc>
          <w:tcPr>
            <w:tcW w:w="3510" w:type="dxa"/>
            <w:noWrap/>
            <w:hideMark/>
          </w:tcPr>
          <w:p w14:paraId="2D1F7AA6" w14:textId="77777777" w:rsidR="00C27770" w:rsidRPr="00A84D4D" w:rsidRDefault="00C27770" w:rsidP="008165A3">
            <w:pPr>
              <w:spacing w:after="0"/>
              <w:rPr>
                <w:rFonts w:asciiTheme="majorBidi" w:eastAsia="Times New Roman" w:hAnsiTheme="majorBidi" w:cstheme="majorBidi"/>
                <w:b/>
                <w:bCs/>
                <w:color w:val="000000"/>
                <w:lang w:eastAsia="zh-CN" w:bidi="he-IL"/>
              </w:rPr>
            </w:pPr>
            <w:r w:rsidRPr="00053D00">
              <w:rPr>
                <w:rFonts w:asciiTheme="majorBidi" w:eastAsia="Times New Roman" w:hAnsiTheme="majorBidi" w:cstheme="majorBidi"/>
                <w:b/>
                <w:bCs/>
                <w:lang w:eastAsia="zh-CN" w:bidi="he-IL"/>
              </w:rPr>
              <w:t>3GPP Spec Reference</w:t>
            </w:r>
          </w:p>
        </w:tc>
      </w:tr>
      <w:tr w:rsidR="00C27770" w:rsidRPr="005371E8" w14:paraId="1C959DA1" w14:textId="77777777" w:rsidTr="008165A3">
        <w:trPr>
          <w:trHeight w:val="300"/>
        </w:trPr>
        <w:tc>
          <w:tcPr>
            <w:tcW w:w="0" w:type="dxa"/>
            <w:gridSpan w:val="4"/>
            <w:shd w:val="clear" w:color="auto" w:fill="D9D9D9" w:themeFill="background1" w:themeFillShade="D9"/>
            <w:noWrap/>
            <w:hideMark/>
          </w:tcPr>
          <w:p w14:paraId="41B01EAD" w14:textId="77777777" w:rsidR="00C27770" w:rsidRPr="00A84D4D" w:rsidRDefault="00C27770" w:rsidP="008165A3">
            <w:pPr>
              <w:spacing w:after="0"/>
              <w:rPr>
                <w:rFonts w:asciiTheme="majorBidi" w:eastAsia="Times New Roman" w:hAnsiTheme="majorBidi" w:cstheme="majorBidi"/>
                <w:lang w:eastAsia="zh-CN" w:bidi="he-IL"/>
              </w:rPr>
            </w:pPr>
            <w:r w:rsidRPr="00C31563">
              <w:rPr>
                <w:rFonts w:asciiTheme="majorBidi" w:eastAsia="Times New Roman" w:hAnsiTheme="majorBidi" w:cstheme="majorBidi"/>
                <w:lang w:eastAsia="zh-CN" w:bidi="he-IL"/>
              </w:rPr>
              <w:t>MAC PDU(s)</w:t>
            </w:r>
            <w:r>
              <w:rPr>
                <w:rFonts w:asciiTheme="majorBidi" w:eastAsia="Times New Roman" w:hAnsiTheme="majorBidi" w:cstheme="majorBidi"/>
                <w:lang w:eastAsia="zh-CN" w:bidi="he-IL"/>
              </w:rPr>
              <w:t>/</w:t>
            </w:r>
            <w:r w:rsidRPr="00A84D4D">
              <w:rPr>
                <w:rFonts w:asciiTheme="majorBidi" w:eastAsia="Times New Roman" w:hAnsiTheme="majorBidi" w:cstheme="majorBidi"/>
                <w:highlight w:val="yellow"/>
                <w:lang w:eastAsia="zh-CN" w:bidi="he-IL"/>
              </w:rPr>
              <w:t>User Plane</w:t>
            </w:r>
          </w:p>
        </w:tc>
      </w:tr>
      <w:tr w:rsidR="00C27770" w:rsidRPr="005371E8" w14:paraId="68B8014A" w14:textId="77777777" w:rsidTr="008165A3">
        <w:trPr>
          <w:trHeight w:val="600"/>
        </w:trPr>
        <w:tc>
          <w:tcPr>
            <w:tcW w:w="3332" w:type="dxa"/>
            <w:gridSpan w:val="2"/>
            <w:noWrap/>
            <w:hideMark/>
          </w:tcPr>
          <w:p w14:paraId="32CCE79B"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Payload</w:t>
            </w:r>
          </w:p>
        </w:tc>
        <w:tc>
          <w:tcPr>
            <w:tcW w:w="2870" w:type="dxa"/>
            <w:hideMark/>
          </w:tcPr>
          <w:p w14:paraId="79DDEF09"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PBCH payload (generated by L2, or in AF) - 32 bits</w:t>
            </w:r>
          </w:p>
        </w:tc>
        <w:tc>
          <w:tcPr>
            <w:tcW w:w="0" w:type="dxa"/>
            <w:hideMark/>
          </w:tcPr>
          <w:p w14:paraId="52282248"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3GPP TS 38.212, sec 7.1, 7.1.1</w:t>
            </w:r>
          </w:p>
        </w:tc>
      </w:tr>
      <w:tr w:rsidR="00C27770" w:rsidRPr="005371E8" w14:paraId="552B7047" w14:textId="77777777" w:rsidTr="008165A3">
        <w:trPr>
          <w:trHeight w:val="300"/>
        </w:trPr>
        <w:tc>
          <w:tcPr>
            <w:tcW w:w="0" w:type="dxa"/>
            <w:gridSpan w:val="4"/>
            <w:shd w:val="clear" w:color="auto" w:fill="D9D9D9" w:themeFill="background1" w:themeFillShade="D9"/>
            <w:noWrap/>
            <w:hideMark/>
          </w:tcPr>
          <w:p w14:paraId="76166B9E" w14:textId="77777777" w:rsidR="00C27770" w:rsidRPr="00A84D4D" w:rsidRDefault="00C27770" w:rsidP="008165A3">
            <w:pPr>
              <w:spacing w:after="0"/>
              <w:rPr>
                <w:rFonts w:asciiTheme="majorBidi" w:eastAsia="Times New Roman" w:hAnsiTheme="majorBidi" w:cstheme="majorBidi"/>
                <w:lang w:eastAsia="zh-CN" w:bidi="he-IL"/>
              </w:rPr>
            </w:pPr>
            <w:r w:rsidRPr="001B5E89">
              <w:rPr>
                <w:rFonts w:asciiTheme="majorBidi" w:eastAsia="Times New Roman" w:hAnsiTheme="majorBidi" w:cstheme="majorBidi"/>
                <w:lang w:eastAsia="zh-CN" w:bidi="he-IL"/>
              </w:rPr>
              <w:t>Payload Scrambling</w:t>
            </w:r>
          </w:p>
        </w:tc>
      </w:tr>
      <w:tr w:rsidR="00C27770" w:rsidRPr="005371E8" w14:paraId="38825D39" w14:textId="77777777" w:rsidTr="008165A3">
        <w:trPr>
          <w:trHeight w:val="300"/>
        </w:trPr>
        <w:tc>
          <w:tcPr>
            <w:tcW w:w="3332" w:type="dxa"/>
            <w:gridSpan w:val="2"/>
            <w:noWrap/>
            <w:hideMark/>
          </w:tcPr>
          <w:p w14:paraId="7E7F3293" w14:textId="4A9520B1"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N_{ID}^{cell}</w:t>
            </w:r>
            <w:ins w:id="1089" w:author="Author">
              <w:r w:rsidR="00C10916">
                <w:rPr>
                  <w:rFonts w:asciiTheme="majorBidi" w:eastAsia="Times New Roman" w:hAnsiTheme="majorBidi" w:cstheme="majorBidi"/>
                  <w:lang w:eastAsia="zh-CN" w:bidi="he-IL"/>
                </w:rPr>
                <w:t xml:space="preserve"> or c_{</w:t>
              </w:r>
              <w:proofErr w:type="spellStart"/>
              <w:r w:rsidR="00C10916">
                <w:rPr>
                  <w:rFonts w:asciiTheme="majorBidi" w:eastAsia="Times New Roman" w:hAnsiTheme="majorBidi" w:cstheme="majorBidi"/>
                  <w:lang w:eastAsia="zh-CN" w:bidi="he-IL"/>
                </w:rPr>
                <w:t>init</w:t>
              </w:r>
              <w:proofErr w:type="spellEnd"/>
              <w:r w:rsidR="00C10916">
                <w:rPr>
                  <w:rFonts w:asciiTheme="majorBidi" w:eastAsia="Times New Roman" w:hAnsiTheme="majorBidi" w:cstheme="majorBidi"/>
                  <w:lang w:eastAsia="zh-CN" w:bidi="he-IL"/>
                </w:rPr>
                <w:t>}</w:t>
              </w:r>
            </w:ins>
          </w:p>
        </w:tc>
        <w:tc>
          <w:tcPr>
            <w:tcW w:w="2870" w:type="dxa"/>
            <w:hideMark/>
          </w:tcPr>
          <w:p w14:paraId="59086EBB" w14:textId="2DEC5C8E" w:rsidR="00C27770" w:rsidRDefault="00C10916" w:rsidP="008165A3">
            <w:pPr>
              <w:spacing w:after="0"/>
              <w:rPr>
                <w:ins w:id="1090" w:author="Author"/>
                <w:rFonts w:asciiTheme="majorBidi" w:eastAsia="Times New Roman" w:hAnsiTheme="majorBidi" w:cstheme="majorBidi"/>
                <w:lang w:eastAsia="zh-CN" w:bidi="he-IL"/>
              </w:rPr>
            </w:pPr>
            <w:ins w:id="1091" w:author="Author">
              <w:r w:rsidRPr="00A84D4D">
                <w:rPr>
                  <w:rFonts w:asciiTheme="majorBidi" w:eastAsia="Times New Roman" w:hAnsiTheme="majorBidi" w:cstheme="majorBidi"/>
                  <w:lang w:eastAsia="zh-CN" w:bidi="he-IL"/>
                </w:rPr>
                <w:t>N_{ID}^{cell}</w:t>
              </w:r>
              <w:r>
                <w:rPr>
                  <w:rFonts w:asciiTheme="majorBidi" w:eastAsia="Times New Roman" w:hAnsiTheme="majorBidi" w:cstheme="majorBidi"/>
                  <w:lang w:eastAsia="zh-CN" w:bidi="he-IL"/>
                </w:rPr>
                <w:t xml:space="preserve">: </w:t>
              </w:r>
            </w:ins>
            <w:r w:rsidR="00C27770" w:rsidRPr="00A84D4D">
              <w:rPr>
                <w:rFonts w:asciiTheme="majorBidi" w:eastAsia="Times New Roman" w:hAnsiTheme="majorBidi" w:cstheme="majorBidi"/>
                <w:lang w:eastAsia="zh-CN" w:bidi="he-IL"/>
              </w:rPr>
              <w:t>Physical</w:t>
            </w:r>
            <w:ins w:id="1092" w:author="Author">
              <w:r w:rsidR="009F2266">
                <w:rPr>
                  <w:rFonts w:asciiTheme="majorBidi" w:eastAsia="Times New Roman" w:hAnsiTheme="majorBidi" w:cstheme="majorBidi"/>
                  <w:lang w:eastAsia="zh-CN" w:bidi="he-IL"/>
                </w:rPr>
                <w:t xml:space="preserve"> layer</w:t>
              </w:r>
            </w:ins>
            <w:r w:rsidR="00C27770" w:rsidRPr="00A84D4D">
              <w:rPr>
                <w:rFonts w:asciiTheme="majorBidi" w:eastAsia="Times New Roman" w:hAnsiTheme="majorBidi" w:cstheme="majorBidi"/>
                <w:lang w:eastAsia="zh-CN" w:bidi="he-IL"/>
              </w:rPr>
              <w:t xml:space="preserve"> cell ID</w:t>
            </w:r>
            <w:ins w:id="1093" w:author="Author">
              <w:r w:rsidR="009F2266">
                <w:rPr>
                  <w:rFonts w:asciiTheme="majorBidi" w:eastAsia="Times New Roman" w:hAnsiTheme="majorBidi" w:cstheme="majorBidi"/>
                  <w:lang w:eastAsia="zh-CN" w:bidi="he-IL"/>
                </w:rPr>
                <w:t xml:space="preserve">, as defined in </w:t>
              </w:r>
              <w:r w:rsidR="009F2266" w:rsidRPr="009F2266">
                <w:rPr>
                  <w:rFonts w:asciiTheme="majorBidi" w:eastAsia="Times New Roman" w:hAnsiTheme="majorBidi" w:cstheme="majorBidi"/>
                  <w:lang w:eastAsia="zh-CN" w:bidi="he-IL"/>
                </w:rPr>
                <w:t xml:space="preserve">as defined in </w:t>
              </w:r>
              <w:r w:rsidR="009F2266">
                <w:rPr>
                  <w:rFonts w:asciiTheme="majorBidi" w:eastAsia="Times New Roman" w:hAnsiTheme="majorBidi" w:cstheme="majorBidi"/>
                  <w:lang w:eastAsia="zh-CN" w:bidi="he-IL"/>
                </w:rPr>
                <w:t xml:space="preserve">3GPP TS </w:t>
              </w:r>
              <w:r w:rsidR="009F2266" w:rsidRPr="009F2266">
                <w:rPr>
                  <w:rFonts w:asciiTheme="majorBidi" w:eastAsia="Times New Roman" w:hAnsiTheme="majorBidi" w:cstheme="majorBidi"/>
                  <w:lang w:eastAsia="zh-CN" w:bidi="he-IL"/>
                </w:rPr>
                <w:t>38.211, section 7.4.2.1</w:t>
              </w:r>
            </w:ins>
          </w:p>
          <w:p w14:paraId="70C428FC" w14:textId="042B10F8" w:rsidR="00C10916" w:rsidRPr="00A84D4D" w:rsidRDefault="00C10916" w:rsidP="008165A3">
            <w:pPr>
              <w:spacing w:after="0"/>
              <w:rPr>
                <w:rFonts w:asciiTheme="majorBidi" w:eastAsia="Times New Roman" w:hAnsiTheme="majorBidi" w:cstheme="majorBidi"/>
                <w:lang w:eastAsia="zh-CN" w:bidi="he-IL"/>
              </w:rPr>
            </w:pPr>
            <w:ins w:id="1094" w:author="Author">
              <w:r>
                <w:rPr>
                  <w:rFonts w:asciiTheme="majorBidi" w:eastAsia="Times New Roman" w:hAnsiTheme="majorBidi" w:cstheme="majorBidi"/>
                  <w:lang w:eastAsia="zh-CN" w:bidi="he-IL"/>
                </w:rPr>
                <w:t>c_</w:t>
              </w:r>
            </w:ins>
          </w:p>
        </w:tc>
        <w:tc>
          <w:tcPr>
            <w:tcW w:w="0" w:type="dxa"/>
            <w:noWrap/>
            <w:hideMark/>
          </w:tcPr>
          <w:p w14:paraId="306547DB" w14:textId="09D480F6"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3GPP TS 38.211</w:t>
            </w:r>
            <w:del w:id="1095" w:author="Author">
              <w:r w:rsidRPr="00A84D4D" w:rsidDel="00C910AE">
                <w:rPr>
                  <w:rFonts w:asciiTheme="majorBidi" w:eastAsia="Times New Roman" w:hAnsiTheme="majorBidi" w:cstheme="majorBidi"/>
                  <w:lang w:eastAsia="zh-CN" w:bidi="he-IL"/>
                </w:rPr>
                <w:delText xml:space="preserve"> </w:delText>
              </w:r>
            </w:del>
            <w:r w:rsidRPr="00A84D4D">
              <w:rPr>
                <w:rFonts w:asciiTheme="majorBidi" w:eastAsia="Times New Roman" w:hAnsiTheme="majorBidi" w:cstheme="majorBidi"/>
                <w:lang w:eastAsia="zh-CN" w:bidi="he-IL"/>
              </w:rPr>
              <w:t>, sec 7.4.1.4.1, 7.1.2</w:t>
            </w:r>
          </w:p>
        </w:tc>
      </w:tr>
      <w:tr w:rsidR="00C27770" w:rsidRPr="005371E8" w14:paraId="1D2235DD" w14:textId="77777777" w:rsidTr="008165A3">
        <w:trPr>
          <w:trHeight w:val="600"/>
        </w:trPr>
        <w:tc>
          <w:tcPr>
            <w:tcW w:w="3332" w:type="dxa"/>
            <w:gridSpan w:val="2"/>
            <w:noWrap/>
            <w:hideMark/>
          </w:tcPr>
          <w:p w14:paraId="7C3F242D"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L_{max}</w:t>
            </w:r>
          </w:p>
        </w:tc>
        <w:tc>
          <w:tcPr>
            <w:tcW w:w="2870" w:type="dxa"/>
            <w:hideMark/>
          </w:tcPr>
          <w:p w14:paraId="1D5BD5B3"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 xml:space="preserve"> maximum number of candidate SS/PBCH blocks in a half frame</w:t>
            </w:r>
          </w:p>
        </w:tc>
        <w:tc>
          <w:tcPr>
            <w:tcW w:w="0" w:type="dxa"/>
            <w:hideMark/>
          </w:tcPr>
          <w:p w14:paraId="6721F789"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3GPP TS 38.211, sec 7.3.3.1, 7.1.2</w:t>
            </w:r>
          </w:p>
        </w:tc>
      </w:tr>
      <w:tr w:rsidR="00C27770" w:rsidRPr="005371E8" w14:paraId="73D19482" w14:textId="77777777" w:rsidTr="008165A3">
        <w:trPr>
          <w:trHeight w:val="300"/>
        </w:trPr>
        <w:tc>
          <w:tcPr>
            <w:tcW w:w="0" w:type="dxa"/>
            <w:gridSpan w:val="4"/>
            <w:shd w:val="clear" w:color="auto" w:fill="D9D9D9" w:themeFill="background1" w:themeFillShade="D9"/>
            <w:noWrap/>
            <w:hideMark/>
          </w:tcPr>
          <w:p w14:paraId="447912C3" w14:textId="77777777" w:rsidR="00C27770" w:rsidRPr="00A84D4D" w:rsidRDefault="00C27770" w:rsidP="008165A3">
            <w:pPr>
              <w:spacing w:after="0"/>
              <w:rPr>
                <w:rFonts w:asciiTheme="majorBidi" w:eastAsia="Times New Roman" w:hAnsiTheme="majorBidi" w:cstheme="majorBidi"/>
                <w:lang w:eastAsia="zh-CN" w:bidi="he-IL"/>
              </w:rPr>
            </w:pPr>
            <w:r w:rsidRPr="001B5E89">
              <w:rPr>
                <w:rFonts w:asciiTheme="majorBidi" w:eastAsia="Times New Roman" w:hAnsiTheme="majorBidi" w:cstheme="majorBidi"/>
                <w:lang w:eastAsia="zh-CN" w:bidi="he-IL"/>
              </w:rPr>
              <w:t>CRC</w:t>
            </w:r>
          </w:p>
        </w:tc>
      </w:tr>
      <w:tr w:rsidR="00C27770" w:rsidRPr="005371E8" w14:paraId="5D09F16C" w14:textId="77777777" w:rsidTr="008165A3">
        <w:trPr>
          <w:trHeight w:val="1800"/>
        </w:trPr>
        <w:tc>
          <w:tcPr>
            <w:tcW w:w="3332" w:type="dxa"/>
            <w:gridSpan w:val="2"/>
            <w:noWrap/>
            <w:hideMark/>
          </w:tcPr>
          <w:p w14:paraId="4A3B3EFB"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&lt;acceleration based on hard-coded values&gt;</w:t>
            </w:r>
          </w:p>
        </w:tc>
        <w:tc>
          <w:tcPr>
            <w:tcW w:w="2870" w:type="dxa"/>
            <w:hideMark/>
          </w:tcPr>
          <w:p w14:paraId="5DEBF17B"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CRC computation detailed in 38.212:</w:t>
            </w:r>
            <w:r w:rsidRPr="00A84D4D">
              <w:rPr>
                <w:rFonts w:asciiTheme="majorBidi" w:eastAsia="Times New Roman" w:hAnsiTheme="majorBidi" w:cstheme="majorBidi"/>
                <w:lang w:eastAsia="zh-CN" w:bidi="he-IL"/>
              </w:rPr>
              <w:br/>
              <w:t># (scrambled) payload size A from MAC: 24+8=32 bits (Rel-15,16)</w:t>
            </w:r>
            <w:r w:rsidRPr="00A84D4D">
              <w:rPr>
                <w:rFonts w:asciiTheme="majorBidi" w:eastAsia="Times New Roman" w:hAnsiTheme="majorBidi" w:cstheme="majorBidi"/>
                <w:lang w:eastAsia="zh-CN" w:bidi="he-IL"/>
              </w:rPr>
              <w:br/>
              <w:t># parity size L hardcoded to 24 bits</w:t>
            </w:r>
            <w:r w:rsidRPr="00A84D4D">
              <w:rPr>
                <w:rFonts w:asciiTheme="majorBidi" w:eastAsia="Times New Roman" w:hAnsiTheme="majorBidi" w:cstheme="majorBidi"/>
                <w:lang w:eastAsia="zh-CN" w:bidi="he-IL"/>
              </w:rPr>
              <w:br/>
              <w:t># generator polynomial hard-coded to g_{CRC24C}(D)</w:t>
            </w:r>
          </w:p>
        </w:tc>
        <w:tc>
          <w:tcPr>
            <w:tcW w:w="0" w:type="dxa"/>
            <w:hideMark/>
          </w:tcPr>
          <w:p w14:paraId="3F9BF4C5"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3GPP TS 38.212, sec 7.1.3</w:t>
            </w:r>
          </w:p>
        </w:tc>
      </w:tr>
      <w:tr w:rsidR="00C27770" w:rsidRPr="005371E8" w14:paraId="77C9BBC5" w14:textId="77777777" w:rsidTr="008165A3">
        <w:trPr>
          <w:trHeight w:val="300"/>
        </w:trPr>
        <w:tc>
          <w:tcPr>
            <w:tcW w:w="0" w:type="dxa"/>
            <w:gridSpan w:val="4"/>
            <w:shd w:val="clear" w:color="auto" w:fill="D9D9D9" w:themeFill="background1" w:themeFillShade="D9"/>
            <w:noWrap/>
            <w:hideMark/>
          </w:tcPr>
          <w:p w14:paraId="617F9D7D" w14:textId="77777777" w:rsidR="00C27770" w:rsidRPr="00A84D4D" w:rsidRDefault="00C27770" w:rsidP="008165A3">
            <w:pPr>
              <w:spacing w:after="0"/>
              <w:rPr>
                <w:rFonts w:asciiTheme="majorBidi" w:eastAsia="Times New Roman" w:hAnsiTheme="majorBidi" w:cstheme="majorBidi"/>
                <w:lang w:eastAsia="zh-CN" w:bidi="he-IL"/>
              </w:rPr>
            </w:pPr>
            <w:r w:rsidRPr="001B5E89">
              <w:rPr>
                <w:rFonts w:asciiTheme="majorBidi" w:eastAsia="Times New Roman" w:hAnsiTheme="majorBidi" w:cstheme="majorBidi"/>
                <w:lang w:eastAsia="zh-CN" w:bidi="he-IL"/>
              </w:rPr>
              <w:lastRenderedPageBreak/>
              <w:t>Polar Coding</w:t>
            </w:r>
          </w:p>
        </w:tc>
      </w:tr>
      <w:tr w:rsidR="00C27770" w:rsidRPr="005371E8" w14:paraId="2625B856" w14:textId="77777777" w:rsidTr="008165A3">
        <w:trPr>
          <w:trHeight w:val="7800"/>
        </w:trPr>
        <w:tc>
          <w:tcPr>
            <w:tcW w:w="3332" w:type="dxa"/>
            <w:gridSpan w:val="2"/>
            <w:noWrap/>
            <w:hideMark/>
          </w:tcPr>
          <w:p w14:paraId="11355BF8"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&lt;acceleration based on hard-coded values&gt;</w:t>
            </w:r>
          </w:p>
        </w:tc>
        <w:tc>
          <w:tcPr>
            <w:tcW w:w="2870" w:type="dxa"/>
            <w:hideMark/>
          </w:tcPr>
          <w:p w14:paraId="4716060C"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Encoding detailed in 38.212:</w:t>
            </w:r>
            <w:r w:rsidRPr="00A84D4D">
              <w:rPr>
                <w:rFonts w:asciiTheme="majorBidi" w:eastAsia="Times New Roman" w:hAnsiTheme="majorBidi" w:cstheme="majorBidi"/>
                <w:lang w:eastAsia="zh-CN" w:bidi="he-IL"/>
              </w:rPr>
              <w:br/>
              <w:t># input sequence (scrambled payload with CRC)  has K = B = 32 + 24 = 56 bits (result of adding up two hardcoded numbers)</w:t>
            </w:r>
            <w:r w:rsidRPr="00A84D4D">
              <w:rPr>
                <w:rFonts w:asciiTheme="majorBidi" w:eastAsia="Times New Roman" w:hAnsiTheme="majorBidi" w:cstheme="majorBidi"/>
                <w:lang w:eastAsia="zh-CN" w:bidi="he-IL"/>
              </w:rPr>
              <w:br/>
              <w:t># n_{max} is hardcoded to 9</w:t>
            </w:r>
            <w:r w:rsidRPr="00A84D4D">
              <w:rPr>
                <w:rFonts w:asciiTheme="majorBidi" w:eastAsia="Times New Roman" w:hAnsiTheme="majorBidi" w:cstheme="majorBidi"/>
                <w:lang w:eastAsia="zh-CN" w:bidi="he-IL"/>
              </w:rPr>
              <w:br/>
              <w:t># I_{IL} is hardcoded to 1</w:t>
            </w:r>
            <w:r w:rsidRPr="00A84D4D">
              <w:rPr>
                <w:rFonts w:asciiTheme="majorBidi" w:eastAsia="Times New Roman" w:hAnsiTheme="majorBidi" w:cstheme="majorBidi"/>
                <w:lang w:eastAsia="zh-CN" w:bidi="he-IL"/>
              </w:rPr>
              <w:br/>
              <w:t># n_{PC} is hardcoded to 0</w:t>
            </w:r>
            <w:r w:rsidRPr="00A84D4D">
              <w:rPr>
                <w:rFonts w:asciiTheme="majorBidi" w:eastAsia="Times New Roman" w:hAnsiTheme="majorBidi" w:cstheme="majorBidi"/>
                <w:lang w:eastAsia="zh-CN" w:bidi="he-IL"/>
              </w:rPr>
              <w:br/>
              <w:t># n_{PC}^{</w:t>
            </w:r>
            <w:proofErr w:type="spellStart"/>
            <w:r w:rsidRPr="00A84D4D">
              <w:rPr>
                <w:rFonts w:asciiTheme="majorBidi" w:eastAsia="Times New Roman" w:hAnsiTheme="majorBidi" w:cstheme="majorBidi"/>
                <w:lang w:eastAsia="zh-CN" w:bidi="he-IL"/>
              </w:rPr>
              <w:t>wm</w:t>
            </w:r>
            <w:proofErr w:type="spellEnd"/>
            <w:r w:rsidRPr="00A84D4D">
              <w:rPr>
                <w:rFonts w:asciiTheme="majorBidi" w:eastAsia="Times New Roman" w:hAnsiTheme="majorBidi" w:cstheme="majorBidi"/>
                <w:lang w:eastAsia="zh-CN" w:bidi="he-IL"/>
              </w:rPr>
              <w:t>} is hardcoded to 0</w:t>
            </w:r>
            <w:r w:rsidRPr="00A84D4D">
              <w:rPr>
                <w:rFonts w:asciiTheme="majorBidi" w:eastAsia="Times New Roman" w:hAnsiTheme="majorBidi" w:cstheme="majorBidi"/>
                <w:lang w:eastAsia="zh-CN" w:bidi="he-IL"/>
              </w:rPr>
              <w:br/>
            </w:r>
            <w:r w:rsidRPr="00A84D4D">
              <w:rPr>
                <w:rFonts w:asciiTheme="majorBidi" w:eastAsia="Times New Roman" w:hAnsiTheme="majorBidi" w:cstheme="majorBidi"/>
                <w:lang w:eastAsia="zh-CN" w:bidi="he-IL"/>
              </w:rPr>
              <w:br/>
              <w:t>=========</w:t>
            </w:r>
            <w:r w:rsidRPr="00A84D4D">
              <w:rPr>
                <w:rFonts w:asciiTheme="majorBidi" w:eastAsia="Times New Roman" w:hAnsiTheme="majorBidi" w:cstheme="majorBidi"/>
                <w:lang w:eastAsia="zh-CN" w:bidi="he-IL"/>
              </w:rPr>
              <w:br/>
            </w:r>
            <w:r w:rsidRPr="00A84D4D">
              <w:rPr>
                <w:rFonts w:asciiTheme="majorBidi" w:eastAsia="Times New Roman" w:hAnsiTheme="majorBidi" w:cstheme="majorBidi"/>
                <w:lang w:eastAsia="zh-CN" w:bidi="he-IL"/>
              </w:rPr>
              <w:br/>
              <w:t xml:space="preserve">N: encoded </w:t>
            </w:r>
            <w:proofErr w:type="spellStart"/>
            <w:r w:rsidRPr="00A84D4D">
              <w:rPr>
                <w:rFonts w:asciiTheme="majorBidi" w:eastAsia="Times New Roman" w:hAnsiTheme="majorBidi" w:cstheme="majorBidi"/>
                <w:lang w:eastAsia="zh-CN" w:bidi="he-IL"/>
              </w:rPr>
              <w:t>bt</w:t>
            </w:r>
            <w:proofErr w:type="spellEnd"/>
            <w:r w:rsidRPr="00A84D4D">
              <w:rPr>
                <w:rFonts w:asciiTheme="majorBidi" w:eastAsia="Times New Roman" w:hAnsiTheme="majorBidi" w:cstheme="majorBidi"/>
                <w:lang w:eastAsia="zh-CN" w:bidi="he-IL"/>
              </w:rPr>
              <w:t xml:space="preserve"> length is a direct function of K (56) and E (rate match output 864, spelled out in spec) and a set of hard-coded parameters = 512</w:t>
            </w:r>
            <w:r w:rsidRPr="00A84D4D">
              <w:rPr>
                <w:rFonts w:asciiTheme="majorBidi" w:eastAsia="Times New Roman" w:hAnsiTheme="majorBidi" w:cstheme="majorBidi"/>
                <w:lang w:eastAsia="zh-CN" w:bidi="he-IL"/>
              </w:rPr>
              <w:br/>
            </w:r>
            <w:r w:rsidRPr="00A84D4D">
              <w:rPr>
                <w:rFonts w:asciiTheme="majorBidi" w:eastAsia="Times New Roman" w:hAnsiTheme="majorBidi" w:cstheme="majorBidi"/>
                <w:lang w:eastAsia="zh-CN" w:bidi="he-IL"/>
              </w:rPr>
              <w:br/>
              <w:t xml:space="preserve">Interleaving: </w:t>
            </w:r>
            <w:proofErr w:type="spellStart"/>
            <w:r w:rsidRPr="00A84D4D">
              <w:rPr>
                <w:rFonts w:asciiTheme="majorBidi" w:eastAsia="Times New Roman" w:hAnsiTheme="majorBidi" w:cstheme="majorBidi"/>
                <w:lang w:eastAsia="zh-CN" w:bidi="he-IL"/>
              </w:rPr>
              <w:t>functon</w:t>
            </w:r>
            <w:proofErr w:type="spellEnd"/>
            <w:r w:rsidRPr="00A84D4D">
              <w:rPr>
                <w:rFonts w:asciiTheme="majorBidi" w:eastAsia="Times New Roman" w:hAnsiTheme="majorBidi" w:cstheme="majorBidi"/>
                <w:lang w:eastAsia="zh-CN" w:bidi="he-IL"/>
              </w:rPr>
              <w:t xml:space="preserve"> of I_IL (hardcoded for PBCH) and a set of additional hardcoded table and parameters, operates on the payload</w:t>
            </w:r>
            <w:r w:rsidRPr="00A84D4D">
              <w:rPr>
                <w:rFonts w:asciiTheme="majorBidi" w:eastAsia="Times New Roman" w:hAnsiTheme="majorBidi" w:cstheme="majorBidi"/>
                <w:lang w:eastAsia="zh-CN" w:bidi="he-IL"/>
              </w:rPr>
              <w:br/>
            </w:r>
            <w:r w:rsidRPr="00A84D4D">
              <w:rPr>
                <w:rFonts w:asciiTheme="majorBidi" w:eastAsia="Times New Roman" w:hAnsiTheme="majorBidi" w:cstheme="majorBidi"/>
                <w:lang w:eastAsia="zh-CN" w:bidi="he-IL"/>
              </w:rPr>
              <w:br/>
              <w:t>Encoding: function of n_{PC} (hardcoded for PBCH), n_{PC}^{</w:t>
            </w:r>
            <w:proofErr w:type="spellStart"/>
            <w:r w:rsidRPr="00A84D4D">
              <w:rPr>
                <w:rFonts w:asciiTheme="majorBidi" w:eastAsia="Times New Roman" w:hAnsiTheme="majorBidi" w:cstheme="majorBidi"/>
                <w:lang w:eastAsia="zh-CN" w:bidi="he-IL"/>
              </w:rPr>
              <w:t>wm</w:t>
            </w:r>
            <w:proofErr w:type="spellEnd"/>
            <w:r w:rsidRPr="00A84D4D">
              <w:rPr>
                <w:rFonts w:asciiTheme="majorBidi" w:eastAsia="Times New Roman" w:hAnsiTheme="majorBidi" w:cstheme="majorBidi"/>
                <w:lang w:eastAsia="zh-CN" w:bidi="he-IL"/>
              </w:rPr>
              <w:t xml:space="preserve">} (hardcoded for PBCH), + additional spec hard-coded tables and </w:t>
            </w:r>
            <w:proofErr w:type="spellStart"/>
            <w:r w:rsidRPr="00A84D4D">
              <w:rPr>
                <w:rFonts w:asciiTheme="majorBidi" w:eastAsia="Times New Roman" w:hAnsiTheme="majorBidi" w:cstheme="majorBidi"/>
                <w:lang w:eastAsia="zh-CN" w:bidi="he-IL"/>
              </w:rPr>
              <w:t>paramerrs</w:t>
            </w:r>
            <w:proofErr w:type="spellEnd"/>
            <w:r w:rsidRPr="00A84D4D">
              <w:rPr>
                <w:rFonts w:asciiTheme="majorBidi" w:eastAsia="Times New Roman" w:hAnsiTheme="majorBidi" w:cstheme="majorBidi"/>
                <w:lang w:eastAsia="zh-CN" w:bidi="he-IL"/>
              </w:rPr>
              <w:t>, operates on the interleaved payload</w:t>
            </w:r>
          </w:p>
        </w:tc>
        <w:tc>
          <w:tcPr>
            <w:tcW w:w="0" w:type="dxa"/>
            <w:hideMark/>
          </w:tcPr>
          <w:p w14:paraId="32F2C2BE"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3GPP TS 38.212, sec 7.1.4</w:t>
            </w:r>
          </w:p>
        </w:tc>
      </w:tr>
      <w:tr w:rsidR="00C27770" w:rsidRPr="005371E8" w14:paraId="5447395A" w14:textId="77777777" w:rsidTr="008165A3">
        <w:trPr>
          <w:trHeight w:val="300"/>
        </w:trPr>
        <w:tc>
          <w:tcPr>
            <w:tcW w:w="0" w:type="dxa"/>
            <w:gridSpan w:val="4"/>
            <w:shd w:val="clear" w:color="auto" w:fill="D9D9D9" w:themeFill="background1" w:themeFillShade="D9"/>
            <w:noWrap/>
            <w:hideMark/>
          </w:tcPr>
          <w:p w14:paraId="101D6F65" w14:textId="77777777" w:rsidR="00C27770" w:rsidRPr="00A84D4D" w:rsidRDefault="00C27770" w:rsidP="008165A3">
            <w:pPr>
              <w:spacing w:after="0"/>
              <w:rPr>
                <w:rFonts w:asciiTheme="majorBidi" w:eastAsia="Times New Roman" w:hAnsiTheme="majorBidi" w:cstheme="majorBidi"/>
                <w:lang w:eastAsia="zh-CN" w:bidi="he-IL"/>
              </w:rPr>
            </w:pPr>
            <w:r w:rsidRPr="001B5E89">
              <w:rPr>
                <w:rFonts w:asciiTheme="majorBidi" w:eastAsia="Times New Roman" w:hAnsiTheme="majorBidi" w:cstheme="majorBidi"/>
                <w:lang w:eastAsia="zh-CN" w:bidi="he-IL"/>
              </w:rPr>
              <w:t>Rate Matching</w:t>
            </w:r>
          </w:p>
        </w:tc>
      </w:tr>
      <w:tr w:rsidR="00C27770" w:rsidRPr="005371E8" w14:paraId="6A92EF81" w14:textId="77777777" w:rsidTr="008165A3">
        <w:trPr>
          <w:trHeight w:val="2100"/>
        </w:trPr>
        <w:tc>
          <w:tcPr>
            <w:tcW w:w="3332" w:type="dxa"/>
            <w:gridSpan w:val="2"/>
            <w:noWrap/>
            <w:hideMark/>
          </w:tcPr>
          <w:p w14:paraId="4B700C5C"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&lt;acceleration based on hard-coded values&gt;</w:t>
            </w:r>
          </w:p>
        </w:tc>
        <w:tc>
          <w:tcPr>
            <w:tcW w:w="2870" w:type="dxa"/>
            <w:hideMark/>
          </w:tcPr>
          <w:p w14:paraId="2496F705"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Rate matching detailed in 38.212</w:t>
            </w:r>
            <w:r w:rsidRPr="00A84D4D">
              <w:rPr>
                <w:rFonts w:asciiTheme="majorBidi" w:eastAsia="Times New Roman" w:hAnsiTheme="majorBidi" w:cstheme="majorBidi"/>
                <w:lang w:eastAsia="zh-CN" w:bidi="he-IL"/>
              </w:rPr>
              <w:br/>
              <w:t># out size E = 864, explicit in the spec, but can be derived as  (#non-DMRS REs * 2)</w:t>
            </w:r>
            <w:r w:rsidRPr="00A84D4D">
              <w:rPr>
                <w:rFonts w:asciiTheme="majorBidi" w:eastAsia="Times New Roman" w:hAnsiTheme="majorBidi" w:cstheme="majorBidi"/>
                <w:lang w:eastAsia="zh-CN" w:bidi="he-IL"/>
              </w:rPr>
              <w:br/>
              <w:t># rate match algorithm uses this E, the size of the original sequence + CRC (K = 56), n_{PC} (hardcoded to 0) and n_{BIL} (hardcoded to 0) to operate on the polar-coded payload</w:t>
            </w:r>
          </w:p>
        </w:tc>
        <w:tc>
          <w:tcPr>
            <w:tcW w:w="0" w:type="dxa"/>
            <w:hideMark/>
          </w:tcPr>
          <w:p w14:paraId="4E8F4D3D"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3GPP TS 38.212, sec 7.1.5</w:t>
            </w:r>
          </w:p>
        </w:tc>
      </w:tr>
      <w:tr w:rsidR="00C27770" w:rsidRPr="005371E8" w14:paraId="39121ECF" w14:textId="77777777" w:rsidTr="008165A3">
        <w:trPr>
          <w:trHeight w:val="300"/>
        </w:trPr>
        <w:tc>
          <w:tcPr>
            <w:tcW w:w="0" w:type="dxa"/>
            <w:gridSpan w:val="4"/>
            <w:shd w:val="clear" w:color="auto" w:fill="D9D9D9" w:themeFill="background1" w:themeFillShade="D9"/>
            <w:noWrap/>
            <w:hideMark/>
          </w:tcPr>
          <w:p w14:paraId="21FB199B" w14:textId="77777777" w:rsidR="00C27770" w:rsidRPr="00A84D4D" w:rsidRDefault="00C27770" w:rsidP="008165A3">
            <w:pPr>
              <w:spacing w:after="0"/>
              <w:rPr>
                <w:rFonts w:asciiTheme="majorBidi" w:eastAsia="Times New Roman" w:hAnsiTheme="majorBidi" w:cstheme="majorBidi"/>
                <w:lang w:eastAsia="zh-CN" w:bidi="he-IL"/>
              </w:rPr>
            </w:pPr>
            <w:r w:rsidRPr="001B5E89">
              <w:rPr>
                <w:rFonts w:asciiTheme="majorBidi" w:eastAsia="Times New Roman" w:hAnsiTheme="majorBidi" w:cstheme="majorBidi"/>
                <w:lang w:eastAsia="zh-CN" w:bidi="he-IL"/>
              </w:rPr>
              <w:t>Scrambling</w:t>
            </w:r>
          </w:p>
        </w:tc>
      </w:tr>
      <w:tr w:rsidR="00C27770" w:rsidRPr="005371E8" w14:paraId="3BC217CD" w14:textId="77777777" w:rsidTr="008165A3">
        <w:trPr>
          <w:trHeight w:val="600"/>
        </w:trPr>
        <w:tc>
          <w:tcPr>
            <w:tcW w:w="3332" w:type="dxa"/>
            <w:gridSpan w:val="2"/>
            <w:noWrap/>
            <w:hideMark/>
          </w:tcPr>
          <w:p w14:paraId="0734BA54"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L_{max}</w:t>
            </w:r>
          </w:p>
        </w:tc>
        <w:tc>
          <w:tcPr>
            <w:tcW w:w="2870" w:type="dxa"/>
            <w:hideMark/>
          </w:tcPr>
          <w:p w14:paraId="0CDCD4CD"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 xml:space="preserve"> maximum number of candidate SS/PBCH blocks in a half frame</w:t>
            </w:r>
          </w:p>
        </w:tc>
        <w:tc>
          <w:tcPr>
            <w:tcW w:w="0" w:type="dxa"/>
            <w:hideMark/>
          </w:tcPr>
          <w:p w14:paraId="0EDC7D5D"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3GPP TS 38.211, sec 7.3.3.1</w:t>
            </w:r>
          </w:p>
        </w:tc>
      </w:tr>
      <w:tr w:rsidR="00C27770" w:rsidRPr="005371E8" w14:paraId="6B50D538" w14:textId="77777777" w:rsidTr="008165A3">
        <w:trPr>
          <w:trHeight w:val="300"/>
        </w:trPr>
        <w:tc>
          <w:tcPr>
            <w:tcW w:w="3332" w:type="dxa"/>
            <w:gridSpan w:val="2"/>
            <w:noWrap/>
            <w:hideMark/>
          </w:tcPr>
          <w:p w14:paraId="2017E419"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w:t>
            </w:r>
            <w:proofErr w:type="gramStart"/>
            <w:r w:rsidRPr="00A84D4D">
              <w:rPr>
                <w:rFonts w:asciiTheme="majorBidi" w:eastAsia="Times New Roman" w:hAnsiTheme="majorBidi" w:cstheme="majorBidi"/>
                <w:lang w:eastAsia="zh-CN" w:bidi="he-IL"/>
              </w:rPr>
              <w:t>nu</w:t>
            </w:r>
            <w:proofErr w:type="gramEnd"/>
          </w:p>
        </w:tc>
        <w:tc>
          <w:tcPr>
            <w:tcW w:w="2870" w:type="dxa"/>
            <w:hideMark/>
          </w:tcPr>
          <w:p w14:paraId="4F9657A4"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candidate SS/PBCH block index</w:t>
            </w:r>
          </w:p>
        </w:tc>
        <w:tc>
          <w:tcPr>
            <w:tcW w:w="0" w:type="dxa"/>
            <w:hideMark/>
          </w:tcPr>
          <w:p w14:paraId="55AD1022"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3GPP TS 38.211, sec 7.3.3.1</w:t>
            </w:r>
          </w:p>
        </w:tc>
      </w:tr>
      <w:tr w:rsidR="00C27770" w:rsidRPr="005371E8" w14:paraId="79074292" w14:textId="77777777" w:rsidTr="008165A3">
        <w:trPr>
          <w:trHeight w:val="300"/>
        </w:trPr>
        <w:tc>
          <w:tcPr>
            <w:tcW w:w="0" w:type="dxa"/>
            <w:gridSpan w:val="4"/>
            <w:shd w:val="clear" w:color="auto" w:fill="D9D9D9" w:themeFill="background1" w:themeFillShade="D9"/>
            <w:noWrap/>
            <w:hideMark/>
          </w:tcPr>
          <w:p w14:paraId="1710C2A0" w14:textId="77777777" w:rsidR="00C27770" w:rsidRPr="00A84D4D" w:rsidRDefault="00C27770" w:rsidP="008165A3">
            <w:pPr>
              <w:spacing w:after="0"/>
              <w:rPr>
                <w:rFonts w:asciiTheme="majorBidi" w:eastAsia="Times New Roman" w:hAnsiTheme="majorBidi" w:cstheme="majorBidi"/>
                <w:lang w:eastAsia="zh-CN" w:bidi="he-IL"/>
              </w:rPr>
            </w:pPr>
            <w:r w:rsidRPr="001B5E89">
              <w:rPr>
                <w:rFonts w:asciiTheme="majorBidi" w:eastAsia="Times New Roman" w:hAnsiTheme="majorBidi" w:cstheme="majorBidi"/>
                <w:lang w:eastAsia="zh-CN" w:bidi="he-IL"/>
              </w:rPr>
              <w:t>Modulation</w:t>
            </w:r>
          </w:p>
        </w:tc>
      </w:tr>
      <w:tr w:rsidR="00C27770" w:rsidRPr="005371E8" w14:paraId="2F164A0C" w14:textId="77777777" w:rsidTr="008165A3">
        <w:trPr>
          <w:trHeight w:val="600"/>
        </w:trPr>
        <w:tc>
          <w:tcPr>
            <w:tcW w:w="3332" w:type="dxa"/>
            <w:gridSpan w:val="2"/>
            <w:noWrap/>
            <w:hideMark/>
          </w:tcPr>
          <w:p w14:paraId="2691E210"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&lt;acceleration based on hard-coded values&gt;</w:t>
            </w:r>
          </w:p>
        </w:tc>
        <w:tc>
          <w:tcPr>
            <w:tcW w:w="2870" w:type="dxa"/>
            <w:hideMark/>
          </w:tcPr>
          <w:p w14:paraId="459A3F94"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PBCH data uses QPSK modulation</w:t>
            </w:r>
          </w:p>
        </w:tc>
        <w:tc>
          <w:tcPr>
            <w:tcW w:w="0" w:type="dxa"/>
            <w:hideMark/>
          </w:tcPr>
          <w:p w14:paraId="4985DA58"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 xml:space="preserve">3GPP TS 38.211, sec 7.3.3.2 </w:t>
            </w:r>
            <w:r w:rsidRPr="00A84D4D">
              <w:rPr>
                <w:rFonts w:asciiTheme="majorBidi" w:eastAsia="Times New Roman" w:hAnsiTheme="majorBidi" w:cstheme="majorBidi"/>
                <w:lang w:eastAsia="zh-CN" w:bidi="he-IL"/>
              </w:rPr>
              <w:br/>
              <w:t>3GPP TS 38.211, sec 5.1.3</w:t>
            </w:r>
          </w:p>
        </w:tc>
      </w:tr>
      <w:tr w:rsidR="00C27770" w:rsidRPr="005371E8" w14:paraId="3B24ECA1" w14:textId="77777777" w:rsidTr="008165A3">
        <w:trPr>
          <w:trHeight w:val="300"/>
        </w:trPr>
        <w:tc>
          <w:tcPr>
            <w:tcW w:w="0" w:type="dxa"/>
            <w:gridSpan w:val="4"/>
            <w:shd w:val="clear" w:color="auto" w:fill="D9D9D9" w:themeFill="background1" w:themeFillShade="D9"/>
            <w:noWrap/>
            <w:hideMark/>
          </w:tcPr>
          <w:p w14:paraId="05236D4E" w14:textId="77777777" w:rsidR="00C27770" w:rsidRPr="00A84D4D" w:rsidRDefault="00C27770" w:rsidP="008165A3">
            <w:pPr>
              <w:spacing w:after="0"/>
              <w:rPr>
                <w:rFonts w:asciiTheme="majorBidi" w:eastAsia="Times New Roman" w:hAnsiTheme="majorBidi" w:cstheme="majorBidi"/>
                <w:lang w:eastAsia="zh-CN" w:bidi="he-IL"/>
              </w:rPr>
            </w:pPr>
            <w:r w:rsidRPr="001B5E89">
              <w:rPr>
                <w:rFonts w:asciiTheme="majorBidi" w:eastAsia="Times New Roman" w:hAnsiTheme="majorBidi" w:cstheme="majorBidi"/>
                <w:lang w:eastAsia="zh-CN" w:bidi="he-IL"/>
              </w:rPr>
              <w:t>Precoding</w:t>
            </w:r>
          </w:p>
        </w:tc>
      </w:tr>
      <w:tr w:rsidR="00C27770" w:rsidRPr="005371E8" w14:paraId="3588ACCF" w14:textId="77777777" w:rsidTr="008165A3">
        <w:trPr>
          <w:trHeight w:val="900"/>
        </w:trPr>
        <w:tc>
          <w:tcPr>
            <w:tcW w:w="3332" w:type="dxa"/>
            <w:gridSpan w:val="2"/>
            <w:noWrap/>
            <w:hideMark/>
          </w:tcPr>
          <w:p w14:paraId="1296A52C" w14:textId="7A0839EA" w:rsidR="00C27770" w:rsidRPr="00A84D4D" w:rsidRDefault="00387C9D" w:rsidP="008165A3">
            <w:pPr>
              <w:spacing w:after="0"/>
              <w:rPr>
                <w:rFonts w:asciiTheme="majorBidi" w:eastAsia="Times New Roman" w:hAnsiTheme="majorBidi" w:cstheme="majorBidi"/>
                <w:i/>
                <w:iCs/>
                <w:lang w:eastAsia="zh-CN" w:bidi="he-IL"/>
              </w:rPr>
            </w:pPr>
            <w:r>
              <w:rPr>
                <w:rFonts w:asciiTheme="majorBidi" w:hAnsiTheme="majorBidi" w:cstheme="majorBidi"/>
                <w:i/>
                <w:iCs/>
                <w:lang w:eastAsia="zh-CN" w:bidi="he-IL"/>
              </w:rPr>
              <w:lastRenderedPageBreak/>
              <w:t xml:space="preserve">See section </w:t>
            </w:r>
            <w:r>
              <w:rPr>
                <w:rFonts w:asciiTheme="majorBidi" w:hAnsiTheme="majorBidi" w:cstheme="majorBidi"/>
                <w:i/>
                <w:iCs/>
                <w:lang w:eastAsia="zh-CN" w:bidi="he-IL"/>
              </w:rPr>
              <w:fldChar w:fldCharType="begin"/>
            </w:r>
            <w:r>
              <w:rPr>
                <w:rFonts w:asciiTheme="majorBidi" w:hAnsiTheme="majorBidi" w:cstheme="majorBidi"/>
                <w:i/>
                <w:iCs/>
                <w:lang w:eastAsia="zh-CN" w:bidi="he-IL"/>
              </w:rPr>
              <w:instrText xml:space="preserve"> REF _Ref86291452 \r \h </w:instrText>
            </w:r>
            <w:r>
              <w:rPr>
                <w:rFonts w:asciiTheme="majorBidi" w:hAnsiTheme="majorBidi" w:cstheme="majorBidi"/>
                <w:i/>
                <w:iCs/>
                <w:lang w:eastAsia="zh-CN" w:bidi="he-IL"/>
              </w:rPr>
            </w:r>
            <w:r>
              <w:rPr>
                <w:rFonts w:asciiTheme="majorBidi" w:hAnsiTheme="majorBidi" w:cstheme="majorBidi"/>
                <w:i/>
                <w:iCs/>
                <w:lang w:eastAsia="zh-CN" w:bidi="he-IL"/>
              </w:rPr>
              <w:fldChar w:fldCharType="separate"/>
            </w:r>
            <w:r>
              <w:rPr>
                <w:rFonts w:asciiTheme="majorBidi" w:hAnsiTheme="majorBidi" w:cstheme="majorBidi"/>
                <w:i/>
                <w:iCs/>
                <w:cs/>
                <w:lang w:eastAsia="zh-CN" w:bidi="he-IL"/>
              </w:rPr>
              <w:t>‎</w:t>
            </w:r>
            <w:r>
              <w:rPr>
                <w:rFonts w:asciiTheme="majorBidi" w:hAnsiTheme="majorBidi" w:cstheme="majorBidi"/>
                <w:i/>
                <w:iCs/>
                <w:lang w:eastAsia="zh-CN" w:bidi="he-IL"/>
              </w:rPr>
              <w:t>4.2.7</w:t>
            </w:r>
            <w:r>
              <w:rPr>
                <w:rFonts w:asciiTheme="majorBidi" w:hAnsiTheme="majorBidi" w:cstheme="majorBidi"/>
                <w:i/>
                <w:iCs/>
                <w:lang w:eastAsia="zh-CN" w:bidi="he-IL"/>
              </w:rPr>
              <w:fldChar w:fldCharType="end"/>
            </w:r>
          </w:p>
        </w:tc>
        <w:tc>
          <w:tcPr>
            <w:tcW w:w="2870" w:type="dxa"/>
            <w:hideMark/>
          </w:tcPr>
          <w:p w14:paraId="384B43CE"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Conceptually similar to FH signaling when precoding for Cat-B. 3GPP leaves DL precoding to implementation.</w:t>
            </w:r>
          </w:p>
        </w:tc>
        <w:tc>
          <w:tcPr>
            <w:tcW w:w="0" w:type="dxa"/>
            <w:noWrap/>
            <w:hideMark/>
          </w:tcPr>
          <w:p w14:paraId="3A74FFDE" w14:textId="77777777" w:rsidR="00C27770" w:rsidRPr="00A84D4D" w:rsidRDefault="00C27770" w:rsidP="008165A3">
            <w:pPr>
              <w:spacing w:after="0"/>
              <w:rPr>
                <w:rFonts w:asciiTheme="majorBidi" w:eastAsia="Times New Roman" w:hAnsiTheme="majorBidi" w:cstheme="majorBidi"/>
                <w:lang w:eastAsia="zh-CN" w:bidi="he-IL"/>
              </w:rPr>
            </w:pPr>
          </w:p>
        </w:tc>
      </w:tr>
      <w:tr w:rsidR="00C27770" w:rsidRPr="005371E8" w14:paraId="3E669732" w14:textId="77777777" w:rsidTr="008165A3">
        <w:trPr>
          <w:trHeight w:val="300"/>
        </w:trPr>
        <w:tc>
          <w:tcPr>
            <w:tcW w:w="0" w:type="dxa"/>
            <w:gridSpan w:val="4"/>
            <w:shd w:val="clear" w:color="auto" w:fill="D9D9D9" w:themeFill="background1" w:themeFillShade="D9"/>
            <w:noWrap/>
            <w:hideMark/>
          </w:tcPr>
          <w:p w14:paraId="575A4DC6" w14:textId="77777777" w:rsidR="00C27770" w:rsidRPr="00A84D4D" w:rsidRDefault="00C27770" w:rsidP="008165A3">
            <w:pPr>
              <w:spacing w:after="0"/>
              <w:rPr>
                <w:rFonts w:asciiTheme="majorBidi" w:eastAsia="Times New Roman" w:hAnsiTheme="majorBidi" w:cstheme="majorBidi"/>
                <w:lang w:eastAsia="zh-CN" w:bidi="he-IL"/>
              </w:rPr>
            </w:pPr>
            <w:r w:rsidRPr="001B5E89">
              <w:rPr>
                <w:rFonts w:asciiTheme="majorBidi" w:eastAsia="Times New Roman" w:hAnsiTheme="majorBidi" w:cstheme="majorBidi"/>
                <w:lang w:eastAsia="zh-CN" w:bidi="he-IL"/>
              </w:rPr>
              <w:t>RE Mapping</w:t>
            </w:r>
          </w:p>
        </w:tc>
      </w:tr>
      <w:tr w:rsidR="00C27770" w:rsidRPr="005371E8" w14:paraId="4A2EFD19" w14:textId="77777777" w:rsidTr="008165A3">
        <w:trPr>
          <w:trHeight w:val="1800"/>
        </w:trPr>
        <w:tc>
          <w:tcPr>
            <w:tcW w:w="892" w:type="dxa"/>
            <w:vMerge w:val="restart"/>
            <w:noWrap/>
            <w:textDirection w:val="btLr"/>
            <w:hideMark/>
          </w:tcPr>
          <w:p w14:paraId="00C33315" w14:textId="77777777" w:rsidR="00C27770" w:rsidRPr="00A84D4D" w:rsidRDefault="00C27770" w:rsidP="008165A3">
            <w:pPr>
              <w:spacing w:after="0"/>
              <w:jc w:val="center"/>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Frequency Domain</w:t>
            </w:r>
          </w:p>
        </w:tc>
        <w:tc>
          <w:tcPr>
            <w:tcW w:w="2440" w:type="dxa"/>
            <w:hideMark/>
          </w:tcPr>
          <w:p w14:paraId="5B8B5EE8" w14:textId="77777777" w:rsidR="00C27770" w:rsidRPr="00A84D4D" w:rsidRDefault="00C27770" w:rsidP="008165A3">
            <w:pPr>
              <w:spacing w:after="0"/>
              <w:rPr>
                <w:rFonts w:asciiTheme="majorBidi" w:eastAsia="Times New Roman" w:hAnsiTheme="majorBidi" w:cstheme="majorBidi"/>
                <w:lang w:eastAsia="zh-CN" w:bidi="he-IL"/>
              </w:rPr>
            </w:pPr>
            <w:proofErr w:type="spellStart"/>
            <w:r w:rsidRPr="00A84D4D">
              <w:rPr>
                <w:rFonts w:asciiTheme="majorBidi" w:eastAsia="Times New Roman" w:hAnsiTheme="majorBidi" w:cstheme="majorBidi"/>
                <w:lang w:eastAsia="zh-CN" w:bidi="he-IL"/>
              </w:rPr>
              <w:t>offsetToPointA</w:t>
            </w:r>
            <w:proofErr w:type="spellEnd"/>
          </w:p>
        </w:tc>
        <w:tc>
          <w:tcPr>
            <w:tcW w:w="2870" w:type="dxa"/>
            <w:hideMark/>
          </w:tcPr>
          <w:p w14:paraId="0CC4BF8E"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w:t>
            </w:r>
            <w:proofErr w:type="gramStart"/>
            <w:r w:rsidRPr="00A84D4D">
              <w:rPr>
                <w:rFonts w:asciiTheme="majorBidi" w:eastAsia="Times New Roman" w:hAnsiTheme="majorBidi" w:cstheme="majorBidi"/>
                <w:lang w:eastAsia="zh-CN" w:bidi="he-IL"/>
              </w:rPr>
              <w:t>frequency</w:t>
            </w:r>
            <w:proofErr w:type="gramEnd"/>
            <w:r w:rsidRPr="00A84D4D">
              <w:rPr>
                <w:rFonts w:asciiTheme="majorBidi" w:eastAsia="Times New Roman" w:hAnsiTheme="majorBidi" w:cstheme="majorBidi"/>
                <w:lang w:eastAsia="zh-CN" w:bidi="he-IL"/>
              </w:rPr>
              <w:t xml:space="preserve"> offset between point A and</w:t>
            </w:r>
            <w:r w:rsidRPr="00A84D4D">
              <w:rPr>
                <w:rFonts w:asciiTheme="majorBidi" w:eastAsia="Times New Roman" w:hAnsiTheme="majorBidi" w:cstheme="majorBidi"/>
                <w:lang w:eastAsia="zh-CN" w:bidi="he-IL"/>
              </w:rPr>
              <w:br/>
              <w:t>the lowest subcarrier of the lowest resource block, which has the subcarrier spacing provided by the higher-layer</w:t>
            </w:r>
            <w:r w:rsidRPr="00A84D4D">
              <w:rPr>
                <w:rFonts w:asciiTheme="majorBidi" w:eastAsia="Times New Roman" w:hAnsiTheme="majorBidi" w:cstheme="majorBidi"/>
                <w:lang w:eastAsia="zh-CN" w:bidi="he-IL"/>
              </w:rPr>
              <w:br/>
              <w:t xml:space="preserve">parameter </w:t>
            </w:r>
            <w:proofErr w:type="spellStart"/>
            <w:r w:rsidRPr="00A84D4D">
              <w:rPr>
                <w:rFonts w:asciiTheme="majorBidi" w:eastAsia="Times New Roman" w:hAnsiTheme="majorBidi" w:cstheme="majorBidi"/>
                <w:lang w:eastAsia="zh-CN" w:bidi="he-IL"/>
              </w:rPr>
              <w:t>subCarrierSpacingCommon</w:t>
            </w:r>
            <w:proofErr w:type="spellEnd"/>
            <w:r w:rsidRPr="00A84D4D">
              <w:rPr>
                <w:rFonts w:asciiTheme="majorBidi" w:eastAsia="Times New Roman" w:hAnsiTheme="majorBidi" w:cstheme="majorBidi"/>
                <w:lang w:eastAsia="zh-CN" w:bidi="he-IL"/>
              </w:rPr>
              <w:t xml:space="preserve"> and overlaps with the SS/PBCH block"</w:t>
            </w:r>
          </w:p>
        </w:tc>
        <w:tc>
          <w:tcPr>
            <w:tcW w:w="3510" w:type="dxa"/>
            <w:hideMark/>
          </w:tcPr>
          <w:p w14:paraId="72F55E49"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 xml:space="preserve"> 3GPP TS 38.211, sec 4.4.4.2</w:t>
            </w:r>
          </w:p>
        </w:tc>
      </w:tr>
      <w:tr w:rsidR="00C27770" w:rsidRPr="005371E8" w14:paraId="58654FCA" w14:textId="77777777" w:rsidTr="008165A3">
        <w:trPr>
          <w:trHeight w:val="600"/>
        </w:trPr>
        <w:tc>
          <w:tcPr>
            <w:tcW w:w="892" w:type="dxa"/>
            <w:vMerge/>
            <w:hideMark/>
          </w:tcPr>
          <w:p w14:paraId="07B07530" w14:textId="77777777" w:rsidR="00C27770" w:rsidRPr="00A84D4D" w:rsidRDefault="00C27770" w:rsidP="008165A3">
            <w:pPr>
              <w:spacing w:after="0"/>
              <w:rPr>
                <w:rFonts w:asciiTheme="majorBidi" w:eastAsia="Times New Roman" w:hAnsiTheme="majorBidi" w:cstheme="majorBidi"/>
                <w:lang w:eastAsia="zh-CN" w:bidi="he-IL"/>
              </w:rPr>
            </w:pPr>
          </w:p>
        </w:tc>
        <w:tc>
          <w:tcPr>
            <w:tcW w:w="2440" w:type="dxa"/>
            <w:hideMark/>
          </w:tcPr>
          <w:p w14:paraId="178C6265"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µ, µ_{0}</w:t>
            </w:r>
          </w:p>
        </w:tc>
        <w:tc>
          <w:tcPr>
            <w:tcW w:w="2870" w:type="dxa"/>
            <w:hideMark/>
          </w:tcPr>
          <w:p w14:paraId="7FA779C1"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subcarrier spacing impacts waveform generation, including centering</w:t>
            </w:r>
          </w:p>
        </w:tc>
        <w:tc>
          <w:tcPr>
            <w:tcW w:w="3510" w:type="dxa"/>
            <w:noWrap/>
            <w:hideMark/>
          </w:tcPr>
          <w:p w14:paraId="56F6E2BD"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3GPP TS 38.211, sec 4.2, 5.3.1</w:t>
            </w:r>
          </w:p>
        </w:tc>
      </w:tr>
      <w:tr w:rsidR="00C27770" w:rsidRPr="005371E8" w14:paraId="0F6CA1E8" w14:textId="77777777" w:rsidTr="008165A3">
        <w:trPr>
          <w:trHeight w:val="300"/>
        </w:trPr>
        <w:tc>
          <w:tcPr>
            <w:tcW w:w="892" w:type="dxa"/>
            <w:vMerge/>
            <w:hideMark/>
          </w:tcPr>
          <w:p w14:paraId="41B2DE23" w14:textId="77777777" w:rsidR="00C27770" w:rsidRPr="00A84D4D" w:rsidRDefault="00C27770" w:rsidP="008165A3">
            <w:pPr>
              <w:spacing w:after="0"/>
              <w:rPr>
                <w:rFonts w:asciiTheme="majorBidi" w:eastAsia="Times New Roman" w:hAnsiTheme="majorBidi" w:cstheme="majorBidi"/>
                <w:lang w:eastAsia="zh-CN" w:bidi="he-IL"/>
              </w:rPr>
            </w:pPr>
          </w:p>
        </w:tc>
        <w:tc>
          <w:tcPr>
            <w:tcW w:w="2440" w:type="dxa"/>
            <w:hideMark/>
          </w:tcPr>
          <w:p w14:paraId="0600B1D2"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k_{SSB}</w:t>
            </w:r>
          </w:p>
        </w:tc>
        <w:tc>
          <w:tcPr>
            <w:tcW w:w="2870" w:type="dxa"/>
            <w:hideMark/>
          </w:tcPr>
          <w:p w14:paraId="63B2753E"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subcarrier offset</w:t>
            </w:r>
          </w:p>
        </w:tc>
        <w:tc>
          <w:tcPr>
            <w:tcW w:w="3510" w:type="dxa"/>
            <w:hideMark/>
          </w:tcPr>
          <w:p w14:paraId="5048AEF4"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3GPP TS 38.211, sec 7.4.3.1</w:t>
            </w:r>
          </w:p>
        </w:tc>
      </w:tr>
      <w:tr w:rsidR="00C27770" w:rsidRPr="005371E8" w14:paraId="18FAB1F9" w14:textId="77777777" w:rsidTr="008165A3">
        <w:trPr>
          <w:trHeight w:val="300"/>
        </w:trPr>
        <w:tc>
          <w:tcPr>
            <w:tcW w:w="892" w:type="dxa"/>
            <w:vMerge w:val="restart"/>
            <w:textDirection w:val="btLr"/>
            <w:hideMark/>
          </w:tcPr>
          <w:p w14:paraId="558BFDE6" w14:textId="77777777" w:rsidR="00C27770" w:rsidRPr="00A84D4D" w:rsidRDefault="00C27770" w:rsidP="008165A3">
            <w:pPr>
              <w:spacing w:after="0"/>
              <w:ind w:left="113" w:right="113"/>
              <w:jc w:val="center"/>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Time</w:t>
            </w:r>
            <w:r w:rsidRPr="00A84D4D">
              <w:rPr>
                <w:rFonts w:asciiTheme="majorBidi" w:eastAsia="Times New Roman" w:hAnsiTheme="majorBidi" w:cstheme="majorBidi"/>
                <w:lang w:eastAsia="zh-CN" w:bidi="he-IL"/>
              </w:rPr>
              <w:br/>
              <w:t>Domain</w:t>
            </w:r>
          </w:p>
        </w:tc>
        <w:tc>
          <w:tcPr>
            <w:tcW w:w="2440" w:type="dxa"/>
            <w:hideMark/>
          </w:tcPr>
          <w:p w14:paraId="7698385E"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Case</w:t>
            </w:r>
          </w:p>
        </w:tc>
        <w:tc>
          <w:tcPr>
            <w:tcW w:w="2870" w:type="dxa"/>
            <w:hideMark/>
          </w:tcPr>
          <w:p w14:paraId="48B769DB"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Case determines first symbol mapping</w:t>
            </w:r>
          </w:p>
        </w:tc>
        <w:tc>
          <w:tcPr>
            <w:tcW w:w="3510" w:type="dxa"/>
            <w:hideMark/>
          </w:tcPr>
          <w:p w14:paraId="3F64CC34"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3GPP TS 38.213, sec 4.1</w:t>
            </w:r>
          </w:p>
        </w:tc>
      </w:tr>
      <w:tr w:rsidR="00C27770" w:rsidRPr="005371E8" w14:paraId="4716EC14" w14:textId="77777777" w:rsidTr="008165A3">
        <w:trPr>
          <w:trHeight w:val="300"/>
        </w:trPr>
        <w:tc>
          <w:tcPr>
            <w:tcW w:w="892" w:type="dxa"/>
            <w:vMerge/>
            <w:hideMark/>
          </w:tcPr>
          <w:p w14:paraId="648A5115" w14:textId="77777777" w:rsidR="00C27770" w:rsidRPr="00A84D4D" w:rsidRDefault="00C27770" w:rsidP="008165A3">
            <w:pPr>
              <w:spacing w:after="0"/>
              <w:rPr>
                <w:rFonts w:asciiTheme="majorBidi" w:eastAsia="Times New Roman" w:hAnsiTheme="majorBidi" w:cstheme="majorBidi"/>
                <w:b/>
                <w:bCs/>
                <w:lang w:eastAsia="zh-CN" w:bidi="he-IL"/>
              </w:rPr>
            </w:pPr>
          </w:p>
        </w:tc>
        <w:tc>
          <w:tcPr>
            <w:tcW w:w="2440" w:type="dxa"/>
            <w:hideMark/>
          </w:tcPr>
          <w:p w14:paraId="2955723D" w14:textId="77777777" w:rsidR="00C27770" w:rsidRDefault="00C27770" w:rsidP="008165A3">
            <w:pPr>
              <w:spacing w:after="0"/>
              <w:rPr>
                <w:rFonts w:asciiTheme="majorBidi" w:eastAsia="Times New Roman" w:hAnsiTheme="majorBidi" w:cstheme="majorBidi"/>
                <w:lang w:eastAsia="zh-CN" w:bidi="he-IL"/>
              </w:rPr>
            </w:pPr>
            <w:proofErr w:type="spellStart"/>
            <w:r w:rsidRPr="00A84D4D">
              <w:rPr>
                <w:rFonts w:asciiTheme="majorBidi" w:eastAsia="Times New Roman" w:hAnsiTheme="majorBidi" w:cstheme="majorBidi"/>
                <w:lang w:eastAsia="zh-CN" w:bidi="he-IL"/>
              </w:rPr>
              <w:t>ssb</w:t>
            </w:r>
            <w:proofErr w:type="spellEnd"/>
            <w:r w:rsidRPr="00A84D4D">
              <w:rPr>
                <w:rFonts w:asciiTheme="majorBidi" w:eastAsia="Times New Roman" w:hAnsiTheme="majorBidi" w:cstheme="majorBidi"/>
                <w:lang w:eastAsia="zh-CN" w:bidi="he-IL"/>
              </w:rPr>
              <w:t xml:space="preserve"> index in slot</w:t>
            </w:r>
          </w:p>
          <w:p w14:paraId="4E0C5F4F" w14:textId="77777777" w:rsidR="00C27770" w:rsidRPr="00A84D4D" w:rsidRDefault="00C27770" w:rsidP="008165A3">
            <w:pPr>
              <w:spacing w:after="0"/>
              <w:rPr>
                <w:rFonts w:asciiTheme="majorBidi" w:eastAsia="Times New Roman" w:hAnsiTheme="majorBidi" w:cstheme="majorBidi"/>
                <w:lang w:eastAsia="zh-CN" w:bidi="he-IL"/>
              </w:rPr>
            </w:pPr>
          </w:p>
        </w:tc>
        <w:tc>
          <w:tcPr>
            <w:tcW w:w="2870" w:type="dxa"/>
            <w:hideMark/>
          </w:tcPr>
          <w:p w14:paraId="4BB128AC"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Index of SSB in slot</w:t>
            </w:r>
          </w:p>
        </w:tc>
        <w:tc>
          <w:tcPr>
            <w:tcW w:w="3510" w:type="dxa"/>
            <w:hideMark/>
          </w:tcPr>
          <w:p w14:paraId="6672398E"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3GPP TS 38.213, sec 4.1</w:t>
            </w:r>
          </w:p>
        </w:tc>
      </w:tr>
      <w:tr w:rsidR="00C27770" w:rsidRPr="005371E8" w14:paraId="1CE1EBDC" w14:textId="77777777" w:rsidTr="008165A3">
        <w:trPr>
          <w:trHeight w:val="300"/>
        </w:trPr>
        <w:tc>
          <w:tcPr>
            <w:tcW w:w="0" w:type="dxa"/>
            <w:gridSpan w:val="4"/>
            <w:shd w:val="clear" w:color="auto" w:fill="D9D9D9" w:themeFill="background1" w:themeFillShade="D9"/>
            <w:noWrap/>
            <w:hideMark/>
          </w:tcPr>
          <w:p w14:paraId="556B9FE5" w14:textId="77777777" w:rsidR="00C27770" w:rsidRPr="00A84D4D" w:rsidRDefault="00C27770" w:rsidP="008165A3">
            <w:pPr>
              <w:spacing w:after="0"/>
              <w:rPr>
                <w:rFonts w:asciiTheme="majorBidi" w:eastAsia="Times New Roman" w:hAnsiTheme="majorBidi" w:cstheme="majorBidi"/>
                <w:lang w:eastAsia="zh-CN" w:bidi="he-IL"/>
              </w:rPr>
            </w:pPr>
            <w:r w:rsidRPr="001B5E89">
              <w:rPr>
                <w:rFonts w:asciiTheme="majorBidi" w:eastAsia="Times New Roman" w:hAnsiTheme="majorBidi" w:cstheme="majorBidi"/>
                <w:lang w:eastAsia="zh-CN" w:bidi="he-IL"/>
              </w:rPr>
              <w:t>Power Offset</w:t>
            </w:r>
          </w:p>
        </w:tc>
      </w:tr>
      <w:tr w:rsidR="00C27770" w:rsidRPr="005371E8" w14:paraId="60547587" w14:textId="77777777" w:rsidTr="008165A3">
        <w:trPr>
          <w:trHeight w:val="600"/>
        </w:trPr>
        <w:tc>
          <w:tcPr>
            <w:tcW w:w="3332" w:type="dxa"/>
            <w:gridSpan w:val="2"/>
            <w:noWrap/>
            <w:hideMark/>
          </w:tcPr>
          <w:p w14:paraId="22221E55"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&lt;acceleration based on hard-coded values&gt;</w:t>
            </w:r>
          </w:p>
        </w:tc>
        <w:tc>
          <w:tcPr>
            <w:tcW w:w="2870" w:type="dxa"/>
            <w:hideMark/>
          </w:tcPr>
          <w:p w14:paraId="11F25A54"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 xml:space="preserve"> The UE assumes that SSS, PBCH DM-RS, and PBCH data have same EPRE</w:t>
            </w:r>
          </w:p>
        </w:tc>
        <w:tc>
          <w:tcPr>
            <w:tcW w:w="0" w:type="dxa"/>
            <w:hideMark/>
          </w:tcPr>
          <w:p w14:paraId="19800BE1"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3GPP TS 38.213, sec 4.1</w:t>
            </w:r>
          </w:p>
        </w:tc>
      </w:tr>
    </w:tbl>
    <w:p w14:paraId="232D9E20" w14:textId="77777777" w:rsidR="00C27770" w:rsidRPr="00A84D4D" w:rsidRDefault="00C27770" w:rsidP="00C27770"/>
    <w:p w14:paraId="2818028D" w14:textId="77777777" w:rsidR="00C27770" w:rsidRDefault="00C27770" w:rsidP="00C27770">
      <w:pPr>
        <w:pStyle w:val="Heading5"/>
        <w:rPr>
          <w:b/>
          <w:bCs/>
        </w:rPr>
      </w:pPr>
      <w:r>
        <w:rPr>
          <w:b/>
          <w:bCs/>
        </w:rPr>
        <w:t>PBCH DM-RS</w:t>
      </w:r>
      <w:r w:rsidRPr="0057639A">
        <w:rPr>
          <w:b/>
          <w:bCs/>
        </w:rPr>
        <w:t xml:space="preserve"> Parameters</w:t>
      </w:r>
    </w:p>
    <w:p w14:paraId="3C26954B" w14:textId="77777777" w:rsidR="00C27770" w:rsidRPr="0057639A" w:rsidRDefault="00C27770" w:rsidP="00C27770">
      <w:pPr>
        <w:pStyle w:val="Caption"/>
        <w:rPr>
          <w:lang w:val="en-GB" w:eastAsia="zh-CN"/>
        </w:rPr>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Pr>
          <w:noProof/>
        </w:rPr>
        <w:t>9</w:t>
      </w:r>
      <w:r w:rsidR="001E481C">
        <w:rPr>
          <w:noProof/>
        </w:rPr>
        <w:fldChar w:fldCharType="end"/>
      </w:r>
      <w:r>
        <w:t xml:space="preserve"> PBCH DM-RS Parameters</w:t>
      </w:r>
    </w:p>
    <w:tbl>
      <w:tblPr>
        <w:tblStyle w:val="TableProfessional"/>
        <w:tblW w:w="9712" w:type="dxa"/>
        <w:tblLook w:val="0600" w:firstRow="0" w:lastRow="0" w:firstColumn="0" w:lastColumn="0" w:noHBand="1" w:noVBand="1"/>
      </w:tblPr>
      <w:tblGrid>
        <w:gridCol w:w="696"/>
        <w:gridCol w:w="2916"/>
        <w:gridCol w:w="2590"/>
        <w:gridCol w:w="3510"/>
      </w:tblGrid>
      <w:tr w:rsidR="00C27770" w:rsidRPr="00F16FC6" w14:paraId="7E62DC4D" w14:textId="77777777" w:rsidTr="008165A3">
        <w:trPr>
          <w:trHeight w:val="630"/>
        </w:trPr>
        <w:tc>
          <w:tcPr>
            <w:tcW w:w="2916" w:type="dxa"/>
            <w:gridSpan w:val="2"/>
            <w:noWrap/>
            <w:hideMark/>
          </w:tcPr>
          <w:p w14:paraId="2F3A2F52" w14:textId="77777777" w:rsidR="00C27770" w:rsidRPr="0057639A" w:rsidRDefault="00C27770" w:rsidP="008165A3">
            <w:pPr>
              <w:spacing w:after="0"/>
              <w:rPr>
                <w:rFonts w:asciiTheme="majorBidi" w:eastAsia="Times New Roman" w:hAnsiTheme="majorBidi" w:cstheme="majorBidi"/>
                <w:b/>
                <w:bCs/>
                <w:lang w:eastAsia="zh-CN" w:bidi="he-IL"/>
              </w:rPr>
            </w:pPr>
            <w:r w:rsidRPr="0057639A">
              <w:rPr>
                <w:rFonts w:asciiTheme="majorBidi" w:eastAsia="Times New Roman" w:hAnsiTheme="majorBidi" w:cstheme="majorBidi"/>
                <w:b/>
                <w:bCs/>
                <w:lang w:eastAsia="zh-CN" w:bidi="he-IL"/>
              </w:rPr>
              <w:t>AF Parameters</w:t>
            </w:r>
          </w:p>
        </w:tc>
        <w:tc>
          <w:tcPr>
            <w:tcW w:w="3286" w:type="dxa"/>
            <w:hideMark/>
          </w:tcPr>
          <w:p w14:paraId="663624CB" w14:textId="77777777" w:rsidR="00C27770" w:rsidRPr="0057639A" w:rsidRDefault="00C27770" w:rsidP="008165A3">
            <w:pPr>
              <w:spacing w:after="0"/>
              <w:rPr>
                <w:rFonts w:asciiTheme="majorBidi" w:eastAsia="Times New Roman" w:hAnsiTheme="majorBidi" w:cstheme="majorBidi"/>
                <w:b/>
                <w:bCs/>
                <w:lang w:eastAsia="zh-CN" w:bidi="he-IL"/>
              </w:rPr>
            </w:pPr>
            <w:r w:rsidRPr="0057639A">
              <w:rPr>
                <w:rFonts w:asciiTheme="majorBidi" w:eastAsia="Times New Roman" w:hAnsiTheme="majorBidi" w:cstheme="majorBidi"/>
                <w:b/>
                <w:bCs/>
                <w:lang w:eastAsia="zh-CN" w:bidi="he-IL"/>
              </w:rPr>
              <w:t>Summary (3GPP-based)</w:t>
            </w:r>
          </w:p>
        </w:tc>
        <w:tc>
          <w:tcPr>
            <w:tcW w:w="3510" w:type="dxa"/>
            <w:noWrap/>
            <w:hideMark/>
          </w:tcPr>
          <w:p w14:paraId="462E6EF1" w14:textId="77777777" w:rsidR="00C27770" w:rsidRPr="0057639A" w:rsidRDefault="00C27770" w:rsidP="008165A3">
            <w:pPr>
              <w:spacing w:after="0"/>
              <w:rPr>
                <w:rFonts w:asciiTheme="majorBidi" w:eastAsia="Times New Roman" w:hAnsiTheme="majorBidi" w:cstheme="majorBidi"/>
                <w:b/>
                <w:bCs/>
                <w:lang w:eastAsia="zh-CN" w:bidi="he-IL"/>
              </w:rPr>
            </w:pPr>
            <w:r w:rsidRPr="0057639A">
              <w:rPr>
                <w:rFonts w:asciiTheme="majorBidi" w:eastAsia="Times New Roman" w:hAnsiTheme="majorBidi" w:cstheme="majorBidi"/>
                <w:b/>
                <w:bCs/>
                <w:lang w:eastAsia="zh-CN" w:bidi="he-IL"/>
              </w:rPr>
              <w:t>3GPP Spec Reference</w:t>
            </w:r>
          </w:p>
        </w:tc>
      </w:tr>
      <w:tr w:rsidR="00C27770" w:rsidRPr="00F16FC6" w14:paraId="75A97577" w14:textId="77777777" w:rsidTr="008165A3">
        <w:trPr>
          <w:trHeight w:val="300"/>
        </w:trPr>
        <w:tc>
          <w:tcPr>
            <w:tcW w:w="9712" w:type="dxa"/>
            <w:gridSpan w:val="4"/>
            <w:shd w:val="clear" w:color="auto" w:fill="D9D9D9" w:themeFill="background1" w:themeFillShade="D9"/>
            <w:noWrap/>
            <w:hideMark/>
          </w:tcPr>
          <w:p w14:paraId="31AA847D"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Sequence Generation</w:t>
            </w:r>
          </w:p>
        </w:tc>
      </w:tr>
      <w:tr w:rsidR="00C27770" w:rsidRPr="00F16FC6" w14:paraId="34A4E1C8" w14:textId="77777777" w:rsidTr="008165A3">
        <w:trPr>
          <w:trHeight w:val="300"/>
        </w:trPr>
        <w:tc>
          <w:tcPr>
            <w:tcW w:w="2916" w:type="dxa"/>
            <w:gridSpan w:val="2"/>
            <w:noWrap/>
            <w:hideMark/>
          </w:tcPr>
          <w:p w14:paraId="010C5011"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N_{ID}^{cell}</w:t>
            </w:r>
          </w:p>
        </w:tc>
        <w:tc>
          <w:tcPr>
            <w:tcW w:w="3286" w:type="dxa"/>
            <w:hideMark/>
          </w:tcPr>
          <w:p w14:paraId="50685D23"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Physical cell ID</w:t>
            </w:r>
          </w:p>
        </w:tc>
        <w:tc>
          <w:tcPr>
            <w:tcW w:w="3510" w:type="dxa"/>
            <w:noWrap/>
            <w:hideMark/>
          </w:tcPr>
          <w:p w14:paraId="4EC9F410"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3GPP TS 38.211, sec 7.4.1.4.1, 7.4.2.1</w:t>
            </w:r>
          </w:p>
        </w:tc>
      </w:tr>
      <w:tr w:rsidR="00C27770" w:rsidRPr="00F16FC6" w14:paraId="3D3552D0" w14:textId="77777777" w:rsidTr="008165A3">
        <w:trPr>
          <w:trHeight w:val="600"/>
        </w:trPr>
        <w:tc>
          <w:tcPr>
            <w:tcW w:w="2916" w:type="dxa"/>
            <w:gridSpan w:val="2"/>
            <w:noWrap/>
            <w:hideMark/>
          </w:tcPr>
          <w:p w14:paraId="34767293"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L_{max}</w:t>
            </w:r>
          </w:p>
        </w:tc>
        <w:tc>
          <w:tcPr>
            <w:tcW w:w="3286" w:type="dxa"/>
            <w:hideMark/>
          </w:tcPr>
          <w:p w14:paraId="3F163EBB"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 xml:space="preserve"> maximum number of candidate SS/PBCH blocks in a half frame</w:t>
            </w:r>
          </w:p>
        </w:tc>
        <w:tc>
          <w:tcPr>
            <w:tcW w:w="3510" w:type="dxa"/>
            <w:hideMark/>
          </w:tcPr>
          <w:p w14:paraId="537150CB"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3GPP TS 38.211, sec 7.4.1.4.1</w:t>
            </w:r>
          </w:p>
        </w:tc>
      </w:tr>
      <w:tr w:rsidR="00C27770" w:rsidRPr="00F16FC6" w14:paraId="26CF6782" w14:textId="77777777" w:rsidTr="008165A3">
        <w:trPr>
          <w:trHeight w:val="300"/>
        </w:trPr>
        <w:tc>
          <w:tcPr>
            <w:tcW w:w="2916" w:type="dxa"/>
            <w:gridSpan w:val="2"/>
            <w:hideMark/>
          </w:tcPr>
          <w:p w14:paraId="41B6D1F3" w14:textId="77777777" w:rsidR="00C27770" w:rsidRPr="0057639A" w:rsidRDefault="00C27770" w:rsidP="008165A3">
            <w:pPr>
              <w:spacing w:after="0"/>
              <w:rPr>
                <w:rFonts w:asciiTheme="majorBidi" w:eastAsia="Times New Roman" w:hAnsiTheme="majorBidi" w:cstheme="majorBidi"/>
                <w:lang w:eastAsia="zh-CN" w:bidi="he-IL"/>
              </w:rPr>
            </w:pPr>
            <w:proofErr w:type="spellStart"/>
            <w:r w:rsidRPr="0057639A">
              <w:rPr>
                <w:rFonts w:asciiTheme="majorBidi" w:eastAsia="Times New Roman" w:hAnsiTheme="majorBidi" w:cstheme="majorBidi"/>
                <w:lang w:eastAsia="zh-CN" w:bidi="he-IL"/>
              </w:rPr>
              <w:t>i</w:t>
            </w:r>
            <w:proofErr w:type="spellEnd"/>
            <w:r w:rsidRPr="0057639A">
              <w:rPr>
                <w:rFonts w:asciiTheme="majorBidi" w:eastAsia="Times New Roman" w:hAnsiTheme="majorBidi" w:cstheme="majorBidi"/>
                <w:lang w:eastAsia="zh-CN" w:bidi="he-IL"/>
              </w:rPr>
              <w:t>_{SSB}</w:t>
            </w:r>
          </w:p>
        </w:tc>
        <w:tc>
          <w:tcPr>
            <w:tcW w:w="3286" w:type="dxa"/>
            <w:hideMark/>
          </w:tcPr>
          <w:p w14:paraId="1DA12FB2"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candidate SSB SS/PBCH block index</w:t>
            </w:r>
          </w:p>
        </w:tc>
        <w:tc>
          <w:tcPr>
            <w:tcW w:w="3510" w:type="dxa"/>
            <w:hideMark/>
          </w:tcPr>
          <w:p w14:paraId="4BAF8007"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3GPP TS 38.211, sec 7.4.1.4.1</w:t>
            </w:r>
          </w:p>
        </w:tc>
      </w:tr>
      <w:tr w:rsidR="00C27770" w:rsidRPr="00F16FC6" w14:paraId="30807E2E" w14:textId="77777777" w:rsidTr="008165A3">
        <w:trPr>
          <w:trHeight w:val="300"/>
        </w:trPr>
        <w:tc>
          <w:tcPr>
            <w:tcW w:w="9712" w:type="dxa"/>
            <w:gridSpan w:val="4"/>
            <w:shd w:val="clear" w:color="auto" w:fill="D9D9D9" w:themeFill="background1" w:themeFillShade="D9"/>
            <w:noWrap/>
            <w:hideMark/>
          </w:tcPr>
          <w:p w14:paraId="7DC2AD54"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Modulation</w:t>
            </w:r>
          </w:p>
        </w:tc>
      </w:tr>
      <w:tr w:rsidR="00C27770" w:rsidRPr="00F16FC6" w14:paraId="7864EA21" w14:textId="77777777" w:rsidTr="008165A3">
        <w:trPr>
          <w:trHeight w:val="600"/>
        </w:trPr>
        <w:tc>
          <w:tcPr>
            <w:tcW w:w="2916" w:type="dxa"/>
            <w:gridSpan w:val="2"/>
            <w:noWrap/>
            <w:hideMark/>
          </w:tcPr>
          <w:p w14:paraId="4C757E8E"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&lt;acceleration based on hard-coded values&gt;</w:t>
            </w:r>
          </w:p>
        </w:tc>
        <w:tc>
          <w:tcPr>
            <w:tcW w:w="3286" w:type="dxa"/>
            <w:hideMark/>
          </w:tcPr>
          <w:p w14:paraId="5284F13D"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PBCH DM-RS uses QPSK modulation</w:t>
            </w:r>
          </w:p>
        </w:tc>
        <w:tc>
          <w:tcPr>
            <w:tcW w:w="3510" w:type="dxa"/>
            <w:hideMark/>
          </w:tcPr>
          <w:p w14:paraId="5127A154"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 xml:space="preserve">3GPP TS 38.211, sec 7.4.1.4.1 </w:t>
            </w:r>
          </w:p>
        </w:tc>
      </w:tr>
      <w:tr w:rsidR="00C27770" w:rsidRPr="00F16FC6" w14:paraId="38604F1A" w14:textId="77777777" w:rsidTr="008165A3">
        <w:trPr>
          <w:trHeight w:val="300"/>
        </w:trPr>
        <w:tc>
          <w:tcPr>
            <w:tcW w:w="9712" w:type="dxa"/>
            <w:gridSpan w:val="4"/>
            <w:shd w:val="clear" w:color="auto" w:fill="D9D9D9" w:themeFill="background1" w:themeFillShade="D9"/>
            <w:noWrap/>
            <w:hideMark/>
          </w:tcPr>
          <w:p w14:paraId="5276F34A"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Precoding</w:t>
            </w:r>
          </w:p>
        </w:tc>
      </w:tr>
      <w:tr w:rsidR="00C27770" w:rsidRPr="00F16FC6" w14:paraId="1CF3B6DD" w14:textId="77777777" w:rsidTr="008165A3">
        <w:trPr>
          <w:trHeight w:val="300"/>
        </w:trPr>
        <w:tc>
          <w:tcPr>
            <w:tcW w:w="2916" w:type="dxa"/>
            <w:gridSpan w:val="2"/>
            <w:noWrap/>
            <w:hideMark/>
          </w:tcPr>
          <w:p w14:paraId="61C75D87"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[see PBCH data precoding]</w:t>
            </w:r>
          </w:p>
        </w:tc>
        <w:tc>
          <w:tcPr>
            <w:tcW w:w="3286" w:type="dxa"/>
            <w:hideMark/>
          </w:tcPr>
          <w:p w14:paraId="385BF004"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DMRS follows PDCCH-data precoding</w:t>
            </w:r>
          </w:p>
        </w:tc>
        <w:tc>
          <w:tcPr>
            <w:tcW w:w="3510" w:type="dxa"/>
            <w:noWrap/>
            <w:hideMark/>
          </w:tcPr>
          <w:p w14:paraId="3A13997A" w14:textId="77777777" w:rsidR="00C27770" w:rsidRPr="0057639A" w:rsidRDefault="00C27770" w:rsidP="008165A3">
            <w:pPr>
              <w:spacing w:after="0"/>
              <w:rPr>
                <w:rFonts w:asciiTheme="majorBidi" w:eastAsia="Times New Roman" w:hAnsiTheme="majorBidi" w:cstheme="majorBidi"/>
                <w:lang w:eastAsia="zh-CN" w:bidi="he-IL"/>
              </w:rPr>
            </w:pPr>
          </w:p>
        </w:tc>
      </w:tr>
      <w:tr w:rsidR="00C27770" w:rsidRPr="00F16FC6" w14:paraId="3AE5F981" w14:textId="77777777" w:rsidTr="008165A3">
        <w:trPr>
          <w:trHeight w:val="300"/>
        </w:trPr>
        <w:tc>
          <w:tcPr>
            <w:tcW w:w="9712" w:type="dxa"/>
            <w:gridSpan w:val="4"/>
            <w:shd w:val="clear" w:color="auto" w:fill="D9D9D9" w:themeFill="background1" w:themeFillShade="D9"/>
            <w:noWrap/>
            <w:hideMark/>
          </w:tcPr>
          <w:p w14:paraId="4CBAF215"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RE Mapping</w:t>
            </w:r>
          </w:p>
        </w:tc>
      </w:tr>
      <w:tr w:rsidR="00C27770" w:rsidRPr="00F16FC6" w14:paraId="68B52713" w14:textId="77777777" w:rsidTr="008165A3">
        <w:trPr>
          <w:trHeight w:val="300"/>
        </w:trPr>
        <w:tc>
          <w:tcPr>
            <w:tcW w:w="0" w:type="dxa"/>
            <w:vMerge w:val="restart"/>
            <w:textDirection w:val="btLr"/>
            <w:hideMark/>
          </w:tcPr>
          <w:p w14:paraId="23A19698" w14:textId="77777777" w:rsidR="00C27770" w:rsidRPr="0057639A" w:rsidRDefault="00C27770" w:rsidP="008165A3">
            <w:pPr>
              <w:spacing w:after="0"/>
              <w:ind w:left="113" w:right="113"/>
              <w:jc w:val="center"/>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Frequency</w:t>
            </w:r>
            <w:r w:rsidRPr="0057639A">
              <w:rPr>
                <w:rFonts w:asciiTheme="majorBidi" w:eastAsia="Times New Roman" w:hAnsiTheme="majorBidi" w:cstheme="majorBidi"/>
                <w:lang w:eastAsia="zh-CN" w:bidi="he-IL"/>
              </w:rPr>
              <w:br/>
              <w:t>Domain</w:t>
            </w:r>
          </w:p>
        </w:tc>
        <w:tc>
          <w:tcPr>
            <w:tcW w:w="0" w:type="dxa"/>
            <w:hideMark/>
          </w:tcPr>
          <w:p w14:paraId="091AF8B3" w14:textId="77777777" w:rsidR="00C27770" w:rsidRPr="0057639A" w:rsidRDefault="00C27770" w:rsidP="008165A3">
            <w:pPr>
              <w:spacing w:after="0"/>
              <w:rPr>
                <w:rFonts w:asciiTheme="majorBidi" w:eastAsia="Times New Roman" w:hAnsiTheme="majorBidi" w:cstheme="majorBidi"/>
                <w:lang w:eastAsia="zh-CN" w:bidi="he-IL"/>
              </w:rPr>
            </w:pPr>
            <w:proofErr w:type="spellStart"/>
            <w:r w:rsidRPr="0057639A">
              <w:rPr>
                <w:rFonts w:asciiTheme="majorBidi" w:eastAsia="Times New Roman" w:hAnsiTheme="majorBidi" w:cstheme="majorBidi"/>
                <w:lang w:eastAsia="zh-CN" w:bidi="he-IL"/>
              </w:rPr>
              <w:t>offsetToPointA</w:t>
            </w:r>
            <w:proofErr w:type="spellEnd"/>
          </w:p>
        </w:tc>
        <w:tc>
          <w:tcPr>
            <w:tcW w:w="0" w:type="dxa"/>
            <w:hideMark/>
          </w:tcPr>
          <w:p w14:paraId="6AC39655"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see PBCH data</w:t>
            </w:r>
          </w:p>
        </w:tc>
        <w:tc>
          <w:tcPr>
            <w:tcW w:w="0" w:type="dxa"/>
            <w:hideMark/>
          </w:tcPr>
          <w:p w14:paraId="6C6B3AA1"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 xml:space="preserve"> 3GPP TS 38.211, sec 4.4.4.2</w:t>
            </w:r>
          </w:p>
        </w:tc>
      </w:tr>
      <w:tr w:rsidR="00C27770" w:rsidRPr="00F16FC6" w14:paraId="6DB95C5E" w14:textId="77777777" w:rsidTr="008165A3">
        <w:trPr>
          <w:trHeight w:val="300"/>
        </w:trPr>
        <w:tc>
          <w:tcPr>
            <w:tcW w:w="1360" w:type="dxa"/>
            <w:vMerge/>
            <w:hideMark/>
          </w:tcPr>
          <w:p w14:paraId="08A8F606" w14:textId="77777777" w:rsidR="00C27770" w:rsidRPr="0057639A" w:rsidRDefault="00C27770" w:rsidP="008165A3">
            <w:pPr>
              <w:spacing w:after="0"/>
              <w:rPr>
                <w:rFonts w:asciiTheme="majorBidi" w:eastAsia="Times New Roman" w:hAnsiTheme="majorBidi" w:cstheme="majorBidi"/>
                <w:lang w:eastAsia="zh-CN" w:bidi="he-IL"/>
              </w:rPr>
            </w:pPr>
          </w:p>
        </w:tc>
        <w:tc>
          <w:tcPr>
            <w:tcW w:w="1556" w:type="dxa"/>
            <w:hideMark/>
          </w:tcPr>
          <w:p w14:paraId="54F2E9CB"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µ, µ_{0}</w:t>
            </w:r>
          </w:p>
        </w:tc>
        <w:tc>
          <w:tcPr>
            <w:tcW w:w="3286" w:type="dxa"/>
            <w:hideMark/>
          </w:tcPr>
          <w:p w14:paraId="05FFF1A2"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see PBCH data</w:t>
            </w:r>
          </w:p>
        </w:tc>
        <w:tc>
          <w:tcPr>
            <w:tcW w:w="3510" w:type="dxa"/>
            <w:noWrap/>
            <w:hideMark/>
          </w:tcPr>
          <w:p w14:paraId="46E58202"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3GPP TS 38.211, sec 4.2, 5.3.1</w:t>
            </w:r>
          </w:p>
        </w:tc>
      </w:tr>
      <w:tr w:rsidR="00C27770" w:rsidRPr="00F16FC6" w14:paraId="5CC1FC70" w14:textId="77777777" w:rsidTr="008165A3">
        <w:trPr>
          <w:trHeight w:val="300"/>
        </w:trPr>
        <w:tc>
          <w:tcPr>
            <w:tcW w:w="1360" w:type="dxa"/>
            <w:vMerge/>
            <w:hideMark/>
          </w:tcPr>
          <w:p w14:paraId="7B197396" w14:textId="77777777" w:rsidR="00C27770" w:rsidRPr="0057639A" w:rsidRDefault="00C27770" w:rsidP="008165A3">
            <w:pPr>
              <w:spacing w:after="0"/>
              <w:rPr>
                <w:rFonts w:asciiTheme="majorBidi" w:eastAsia="Times New Roman" w:hAnsiTheme="majorBidi" w:cstheme="majorBidi"/>
                <w:lang w:eastAsia="zh-CN" w:bidi="he-IL"/>
              </w:rPr>
            </w:pPr>
          </w:p>
        </w:tc>
        <w:tc>
          <w:tcPr>
            <w:tcW w:w="1556" w:type="dxa"/>
            <w:hideMark/>
          </w:tcPr>
          <w:p w14:paraId="1A7441FF" w14:textId="77777777" w:rsidR="00C27770"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k_{SSB}</w:t>
            </w:r>
          </w:p>
          <w:p w14:paraId="79149AE4" w14:textId="77777777" w:rsidR="00C27770" w:rsidRPr="0057639A" w:rsidRDefault="00C27770" w:rsidP="008165A3">
            <w:pPr>
              <w:spacing w:after="0"/>
              <w:rPr>
                <w:rFonts w:asciiTheme="majorBidi" w:eastAsia="Times New Roman" w:hAnsiTheme="majorBidi" w:cstheme="majorBidi"/>
                <w:lang w:eastAsia="zh-CN" w:bidi="he-IL"/>
              </w:rPr>
            </w:pPr>
          </w:p>
        </w:tc>
        <w:tc>
          <w:tcPr>
            <w:tcW w:w="3286" w:type="dxa"/>
            <w:hideMark/>
          </w:tcPr>
          <w:p w14:paraId="26871311"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see PBCH data</w:t>
            </w:r>
          </w:p>
        </w:tc>
        <w:tc>
          <w:tcPr>
            <w:tcW w:w="3510" w:type="dxa"/>
            <w:hideMark/>
          </w:tcPr>
          <w:p w14:paraId="26F33EEE"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3GPP TS 38.211, sec 7.4.3.1</w:t>
            </w:r>
          </w:p>
        </w:tc>
      </w:tr>
      <w:tr w:rsidR="00C27770" w:rsidRPr="00F16FC6" w14:paraId="7802908A" w14:textId="77777777" w:rsidTr="008165A3">
        <w:trPr>
          <w:trHeight w:val="300"/>
        </w:trPr>
        <w:tc>
          <w:tcPr>
            <w:tcW w:w="0" w:type="dxa"/>
            <w:vMerge w:val="restart"/>
            <w:textDirection w:val="btLr"/>
            <w:hideMark/>
          </w:tcPr>
          <w:p w14:paraId="18FE3593" w14:textId="77777777" w:rsidR="00C27770" w:rsidRPr="0057639A" w:rsidRDefault="00C27770" w:rsidP="008165A3">
            <w:pPr>
              <w:spacing w:after="0"/>
              <w:ind w:left="113" w:right="113"/>
              <w:jc w:val="center"/>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Time</w:t>
            </w:r>
            <w:r w:rsidRPr="0057639A">
              <w:rPr>
                <w:rFonts w:asciiTheme="majorBidi" w:eastAsia="Times New Roman" w:hAnsiTheme="majorBidi" w:cstheme="majorBidi"/>
                <w:lang w:eastAsia="zh-CN" w:bidi="he-IL"/>
              </w:rPr>
              <w:br/>
              <w:t>Domain</w:t>
            </w:r>
          </w:p>
        </w:tc>
        <w:tc>
          <w:tcPr>
            <w:tcW w:w="0" w:type="dxa"/>
            <w:hideMark/>
          </w:tcPr>
          <w:p w14:paraId="6B59F68E"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Case</w:t>
            </w:r>
          </w:p>
        </w:tc>
        <w:tc>
          <w:tcPr>
            <w:tcW w:w="0" w:type="dxa"/>
            <w:hideMark/>
          </w:tcPr>
          <w:p w14:paraId="7554A197"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see PBCH data</w:t>
            </w:r>
          </w:p>
        </w:tc>
        <w:tc>
          <w:tcPr>
            <w:tcW w:w="0" w:type="dxa"/>
            <w:hideMark/>
          </w:tcPr>
          <w:p w14:paraId="4AC80F5F"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3GPP TS 38.213, sec 4.1</w:t>
            </w:r>
          </w:p>
        </w:tc>
      </w:tr>
      <w:tr w:rsidR="00C27770" w:rsidRPr="00F16FC6" w14:paraId="4AD0C2ED" w14:textId="77777777" w:rsidTr="008165A3">
        <w:trPr>
          <w:trHeight w:val="300"/>
        </w:trPr>
        <w:tc>
          <w:tcPr>
            <w:tcW w:w="1360" w:type="dxa"/>
            <w:vMerge/>
            <w:hideMark/>
          </w:tcPr>
          <w:p w14:paraId="157006F4" w14:textId="77777777" w:rsidR="00C27770" w:rsidRPr="0057639A" w:rsidRDefault="00C27770" w:rsidP="008165A3">
            <w:pPr>
              <w:spacing w:after="0"/>
              <w:rPr>
                <w:rFonts w:asciiTheme="majorBidi" w:eastAsia="Times New Roman" w:hAnsiTheme="majorBidi" w:cstheme="majorBidi"/>
                <w:b/>
                <w:bCs/>
                <w:lang w:eastAsia="zh-CN" w:bidi="he-IL"/>
              </w:rPr>
            </w:pPr>
          </w:p>
        </w:tc>
        <w:tc>
          <w:tcPr>
            <w:tcW w:w="1556" w:type="dxa"/>
            <w:hideMark/>
          </w:tcPr>
          <w:p w14:paraId="05C78C32" w14:textId="77777777" w:rsidR="00C27770" w:rsidRDefault="00C27770" w:rsidP="008165A3">
            <w:pPr>
              <w:spacing w:after="0"/>
              <w:rPr>
                <w:rFonts w:asciiTheme="majorBidi" w:eastAsia="Times New Roman" w:hAnsiTheme="majorBidi" w:cstheme="majorBidi"/>
                <w:lang w:eastAsia="zh-CN" w:bidi="he-IL"/>
              </w:rPr>
            </w:pPr>
            <w:proofErr w:type="spellStart"/>
            <w:r w:rsidRPr="0057639A">
              <w:rPr>
                <w:rFonts w:asciiTheme="majorBidi" w:eastAsia="Times New Roman" w:hAnsiTheme="majorBidi" w:cstheme="majorBidi"/>
                <w:lang w:eastAsia="zh-CN" w:bidi="he-IL"/>
              </w:rPr>
              <w:t>ssb</w:t>
            </w:r>
            <w:proofErr w:type="spellEnd"/>
            <w:r w:rsidRPr="0057639A">
              <w:rPr>
                <w:rFonts w:asciiTheme="majorBidi" w:eastAsia="Times New Roman" w:hAnsiTheme="majorBidi" w:cstheme="majorBidi"/>
                <w:lang w:eastAsia="zh-CN" w:bidi="he-IL"/>
              </w:rPr>
              <w:t xml:space="preserve"> index in slot</w:t>
            </w:r>
          </w:p>
          <w:p w14:paraId="535A0D90" w14:textId="77777777" w:rsidR="00C27770" w:rsidRDefault="00C27770" w:rsidP="008165A3">
            <w:pPr>
              <w:spacing w:after="0"/>
              <w:rPr>
                <w:rFonts w:asciiTheme="majorBidi" w:eastAsia="Times New Roman" w:hAnsiTheme="majorBidi" w:cstheme="majorBidi"/>
                <w:lang w:eastAsia="zh-CN" w:bidi="he-IL"/>
              </w:rPr>
            </w:pPr>
          </w:p>
          <w:p w14:paraId="40C73E61" w14:textId="77777777" w:rsidR="00C27770" w:rsidRDefault="00C27770" w:rsidP="008165A3">
            <w:pPr>
              <w:spacing w:after="0"/>
              <w:rPr>
                <w:rFonts w:asciiTheme="majorBidi" w:eastAsia="Times New Roman" w:hAnsiTheme="majorBidi" w:cstheme="majorBidi"/>
                <w:lang w:eastAsia="zh-CN" w:bidi="he-IL"/>
              </w:rPr>
            </w:pPr>
          </w:p>
          <w:p w14:paraId="36B0ECC0" w14:textId="77777777" w:rsidR="00C27770" w:rsidRPr="0057639A" w:rsidRDefault="00C27770" w:rsidP="008165A3">
            <w:pPr>
              <w:spacing w:after="0"/>
              <w:rPr>
                <w:rFonts w:asciiTheme="majorBidi" w:eastAsia="Times New Roman" w:hAnsiTheme="majorBidi" w:cstheme="majorBidi"/>
                <w:lang w:eastAsia="zh-CN" w:bidi="he-IL"/>
              </w:rPr>
            </w:pPr>
          </w:p>
        </w:tc>
        <w:tc>
          <w:tcPr>
            <w:tcW w:w="3286" w:type="dxa"/>
            <w:hideMark/>
          </w:tcPr>
          <w:p w14:paraId="3C774F9A"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see PBCH data</w:t>
            </w:r>
          </w:p>
        </w:tc>
        <w:tc>
          <w:tcPr>
            <w:tcW w:w="3510" w:type="dxa"/>
            <w:hideMark/>
          </w:tcPr>
          <w:p w14:paraId="48359638"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3GPP TS 38.213, sec 4.1</w:t>
            </w:r>
          </w:p>
        </w:tc>
      </w:tr>
      <w:tr w:rsidR="00C27770" w:rsidRPr="00F16FC6" w14:paraId="45793AF0" w14:textId="77777777" w:rsidTr="008165A3">
        <w:trPr>
          <w:trHeight w:val="300"/>
        </w:trPr>
        <w:tc>
          <w:tcPr>
            <w:tcW w:w="9712" w:type="dxa"/>
            <w:gridSpan w:val="4"/>
            <w:shd w:val="clear" w:color="auto" w:fill="D9D9D9" w:themeFill="background1" w:themeFillShade="D9"/>
            <w:noWrap/>
            <w:hideMark/>
          </w:tcPr>
          <w:p w14:paraId="45D2DD1B"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lastRenderedPageBreak/>
              <w:t>Power Offset</w:t>
            </w:r>
          </w:p>
        </w:tc>
      </w:tr>
      <w:tr w:rsidR="00C27770" w:rsidRPr="00F16FC6" w14:paraId="10D226BD" w14:textId="77777777" w:rsidTr="008165A3">
        <w:trPr>
          <w:trHeight w:val="600"/>
        </w:trPr>
        <w:tc>
          <w:tcPr>
            <w:tcW w:w="2916" w:type="dxa"/>
            <w:gridSpan w:val="2"/>
            <w:noWrap/>
            <w:hideMark/>
          </w:tcPr>
          <w:p w14:paraId="56D6D2C4"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&lt;acceleration based on hard-coded values&gt;</w:t>
            </w:r>
          </w:p>
        </w:tc>
        <w:tc>
          <w:tcPr>
            <w:tcW w:w="3286" w:type="dxa"/>
            <w:hideMark/>
          </w:tcPr>
          <w:p w14:paraId="0A609148"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 xml:space="preserve"> The UE assumes that SSS, PBCH DM-RS, and PBCH data have same EPRE</w:t>
            </w:r>
          </w:p>
        </w:tc>
        <w:tc>
          <w:tcPr>
            <w:tcW w:w="3510" w:type="dxa"/>
            <w:hideMark/>
          </w:tcPr>
          <w:p w14:paraId="35B23619" w14:textId="77777777" w:rsidR="00C27770" w:rsidRPr="0057639A" w:rsidRDefault="00C27770" w:rsidP="008165A3">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lang w:eastAsia="zh-CN" w:bidi="he-IL"/>
              </w:rPr>
              <w:t>3GPP TS 38.213, sec 4.1</w:t>
            </w:r>
          </w:p>
        </w:tc>
      </w:tr>
    </w:tbl>
    <w:p w14:paraId="6924E957" w14:textId="77777777" w:rsidR="00C27770" w:rsidRPr="0057639A" w:rsidRDefault="00C27770" w:rsidP="00C27770">
      <w:pPr>
        <w:rPr>
          <w:lang w:eastAsia="zh-CN"/>
        </w:rPr>
      </w:pPr>
    </w:p>
    <w:p w14:paraId="48188FCA" w14:textId="77777777" w:rsidR="00C27770" w:rsidRDefault="00C27770" w:rsidP="00C27770">
      <w:pPr>
        <w:pStyle w:val="Heading5"/>
        <w:rPr>
          <w:b/>
          <w:bCs/>
        </w:rPr>
      </w:pPr>
      <w:r>
        <w:rPr>
          <w:b/>
          <w:bCs/>
        </w:rPr>
        <w:t>PSS &amp; SSS</w:t>
      </w:r>
      <w:r w:rsidRPr="0057639A">
        <w:rPr>
          <w:b/>
          <w:bCs/>
        </w:rPr>
        <w:t xml:space="preserve"> Parameters</w:t>
      </w:r>
    </w:p>
    <w:p w14:paraId="71510269" w14:textId="77777777" w:rsidR="00C27770" w:rsidRPr="0057639A" w:rsidRDefault="00C27770" w:rsidP="00C27770">
      <w:pPr>
        <w:pStyle w:val="Caption"/>
        <w:rPr>
          <w:lang w:val="en-GB" w:eastAsia="zh-CN"/>
        </w:rPr>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Pr>
          <w:noProof/>
        </w:rPr>
        <w:t>9</w:t>
      </w:r>
      <w:r w:rsidR="001E481C">
        <w:rPr>
          <w:noProof/>
        </w:rPr>
        <w:fldChar w:fldCharType="end"/>
      </w:r>
      <w:r>
        <w:t xml:space="preserve"> PSS &amp; SSS Parameters</w:t>
      </w:r>
    </w:p>
    <w:tbl>
      <w:tblPr>
        <w:tblStyle w:val="TableProfessional"/>
        <w:tblW w:w="9712" w:type="dxa"/>
        <w:tblLayout w:type="fixed"/>
        <w:tblLook w:val="0600" w:firstRow="0" w:lastRow="0" w:firstColumn="0" w:lastColumn="0" w:noHBand="1" w:noVBand="1"/>
      </w:tblPr>
      <w:tblGrid>
        <w:gridCol w:w="1072"/>
        <w:gridCol w:w="1967"/>
        <w:gridCol w:w="3249"/>
        <w:gridCol w:w="3424"/>
      </w:tblGrid>
      <w:tr w:rsidR="00C27770" w:rsidRPr="00CE27B1" w14:paraId="752E056A" w14:textId="77777777" w:rsidTr="008165A3">
        <w:trPr>
          <w:trHeight w:val="420"/>
        </w:trPr>
        <w:tc>
          <w:tcPr>
            <w:tcW w:w="3039" w:type="dxa"/>
            <w:gridSpan w:val="2"/>
            <w:noWrap/>
            <w:hideMark/>
          </w:tcPr>
          <w:p w14:paraId="4BD661AB" w14:textId="77777777" w:rsidR="00C27770" w:rsidRPr="00A84D4D" w:rsidRDefault="00C27770" w:rsidP="008165A3">
            <w:pPr>
              <w:spacing w:after="0"/>
              <w:rPr>
                <w:rFonts w:asciiTheme="majorBidi" w:eastAsia="Times New Roman" w:hAnsiTheme="majorBidi" w:cstheme="majorBidi"/>
                <w:b/>
                <w:bCs/>
                <w:color w:val="000000"/>
                <w:lang w:eastAsia="zh-CN" w:bidi="he-IL"/>
              </w:rPr>
            </w:pPr>
            <w:r w:rsidRPr="00A13884">
              <w:rPr>
                <w:rFonts w:asciiTheme="majorBidi" w:eastAsia="Times New Roman" w:hAnsiTheme="majorBidi" w:cstheme="majorBidi"/>
                <w:b/>
                <w:bCs/>
                <w:lang w:eastAsia="zh-CN" w:bidi="he-IL"/>
              </w:rPr>
              <w:t>AF Parameters</w:t>
            </w:r>
          </w:p>
        </w:tc>
        <w:tc>
          <w:tcPr>
            <w:tcW w:w="3249" w:type="dxa"/>
            <w:hideMark/>
          </w:tcPr>
          <w:p w14:paraId="7A6DA9C5" w14:textId="77777777" w:rsidR="00C27770" w:rsidRPr="00A84D4D" w:rsidRDefault="00C27770" w:rsidP="008165A3">
            <w:pPr>
              <w:spacing w:after="0"/>
              <w:rPr>
                <w:rFonts w:asciiTheme="majorBidi" w:eastAsia="Times New Roman" w:hAnsiTheme="majorBidi" w:cstheme="majorBidi"/>
                <w:b/>
                <w:bCs/>
                <w:color w:val="000000"/>
                <w:lang w:eastAsia="zh-CN" w:bidi="he-IL"/>
              </w:rPr>
            </w:pPr>
            <w:r w:rsidRPr="00A13884">
              <w:rPr>
                <w:rFonts w:asciiTheme="majorBidi" w:eastAsia="Times New Roman" w:hAnsiTheme="majorBidi" w:cstheme="majorBidi"/>
                <w:b/>
                <w:bCs/>
                <w:lang w:eastAsia="zh-CN" w:bidi="he-IL"/>
              </w:rPr>
              <w:t>Summary (3GPP-based)</w:t>
            </w:r>
          </w:p>
        </w:tc>
        <w:tc>
          <w:tcPr>
            <w:tcW w:w="3424" w:type="dxa"/>
            <w:noWrap/>
            <w:hideMark/>
          </w:tcPr>
          <w:p w14:paraId="5C16E3CD" w14:textId="77777777" w:rsidR="00C27770" w:rsidRPr="00A84D4D" w:rsidRDefault="00C27770" w:rsidP="008165A3">
            <w:pPr>
              <w:spacing w:after="0"/>
              <w:rPr>
                <w:rFonts w:asciiTheme="majorBidi" w:eastAsia="Times New Roman" w:hAnsiTheme="majorBidi" w:cstheme="majorBidi"/>
                <w:b/>
                <w:bCs/>
                <w:color w:val="000000"/>
                <w:lang w:eastAsia="zh-CN" w:bidi="he-IL"/>
              </w:rPr>
            </w:pPr>
            <w:r w:rsidRPr="00A13884">
              <w:rPr>
                <w:rFonts w:asciiTheme="majorBidi" w:eastAsia="Times New Roman" w:hAnsiTheme="majorBidi" w:cstheme="majorBidi"/>
                <w:b/>
                <w:bCs/>
                <w:lang w:eastAsia="zh-CN" w:bidi="he-IL"/>
              </w:rPr>
              <w:t>3GPP Spec Reference</w:t>
            </w:r>
          </w:p>
        </w:tc>
      </w:tr>
      <w:tr w:rsidR="00C27770" w:rsidRPr="00CE27B1" w14:paraId="703C6A85" w14:textId="77777777" w:rsidTr="008165A3">
        <w:trPr>
          <w:trHeight w:val="300"/>
        </w:trPr>
        <w:tc>
          <w:tcPr>
            <w:tcW w:w="9712" w:type="dxa"/>
            <w:gridSpan w:val="4"/>
            <w:shd w:val="clear" w:color="auto" w:fill="D9D9D9" w:themeFill="background1" w:themeFillShade="D9"/>
            <w:noWrap/>
            <w:hideMark/>
          </w:tcPr>
          <w:p w14:paraId="01929A77"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Sequence Generation</w:t>
            </w:r>
          </w:p>
        </w:tc>
      </w:tr>
      <w:tr w:rsidR="00C27770" w:rsidRPr="00CE27B1" w14:paraId="7ED94AEC" w14:textId="77777777" w:rsidTr="008165A3">
        <w:trPr>
          <w:trHeight w:val="600"/>
        </w:trPr>
        <w:tc>
          <w:tcPr>
            <w:tcW w:w="3039" w:type="dxa"/>
            <w:gridSpan w:val="2"/>
            <w:noWrap/>
            <w:hideMark/>
          </w:tcPr>
          <w:p w14:paraId="58CF5F5C"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N_{ID}^{cell}</w:t>
            </w:r>
          </w:p>
        </w:tc>
        <w:tc>
          <w:tcPr>
            <w:tcW w:w="3249" w:type="dxa"/>
            <w:hideMark/>
          </w:tcPr>
          <w:p w14:paraId="268A3925"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Physical cell ID - used to derive N_ID(1) for SSS and N_ID(2) for PSS</w:t>
            </w:r>
          </w:p>
        </w:tc>
        <w:tc>
          <w:tcPr>
            <w:tcW w:w="3424" w:type="dxa"/>
            <w:noWrap/>
            <w:hideMark/>
          </w:tcPr>
          <w:p w14:paraId="1FBF096D"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 xml:space="preserve">3GPP TS 38.211 , sec 7.4.2.1, 7.4.2.2.1, 7.4.2.3.1 </w:t>
            </w:r>
          </w:p>
        </w:tc>
      </w:tr>
      <w:tr w:rsidR="00C27770" w:rsidRPr="00CE27B1" w14:paraId="64B68162" w14:textId="77777777" w:rsidTr="008165A3">
        <w:trPr>
          <w:trHeight w:val="300"/>
        </w:trPr>
        <w:tc>
          <w:tcPr>
            <w:tcW w:w="9712" w:type="dxa"/>
            <w:gridSpan w:val="4"/>
            <w:shd w:val="clear" w:color="auto" w:fill="D9D9D9" w:themeFill="background1" w:themeFillShade="D9"/>
            <w:noWrap/>
            <w:hideMark/>
          </w:tcPr>
          <w:p w14:paraId="711C4601"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Modulation</w:t>
            </w:r>
          </w:p>
        </w:tc>
      </w:tr>
      <w:tr w:rsidR="00C27770" w:rsidRPr="00CE27B1" w14:paraId="243EE1D2" w14:textId="77777777" w:rsidTr="008165A3">
        <w:trPr>
          <w:trHeight w:val="600"/>
        </w:trPr>
        <w:tc>
          <w:tcPr>
            <w:tcW w:w="3039" w:type="dxa"/>
            <w:gridSpan w:val="2"/>
            <w:noWrap/>
            <w:hideMark/>
          </w:tcPr>
          <w:p w14:paraId="488E7188"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&lt;acceleration based on hard-coded values&gt;</w:t>
            </w:r>
          </w:p>
        </w:tc>
        <w:tc>
          <w:tcPr>
            <w:tcW w:w="3249" w:type="dxa"/>
            <w:hideMark/>
          </w:tcPr>
          <w:p w14:paraId="1BA63B96"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PSS and SSS use BPSK modulation</w:t>
            </w:r>
          </w:p>
        </w:tc>
        <w:tc>
          <w:tcPr>
            <w:tcW w:w="3424" w:type="dxa"/>
            <w:hideMark/>
          </w:tcPr>
          <w:p w14:paraId="5348A06A"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 xml:space="preserve">3GPP TS 38.211, sec 7.4.2.2.1, 7.4.2.3.1 </w:t>
            </w:r>
          </w:p>
        </w:tc>
      </w:tr>
      <w:tr w:rsidR="00C27770" w:rsidRPr="00CE27B1" w14:paraId="495875C5" w14:textId="77777777" w:rsidTr="008165A3">
        <w:trPr>
          <w:trHeight w:val="300"/>
        </w:trPr>
        <w:tc>
          <w:tcPr>
            <w:tcW w:w="9712" w:type="dxa"/>
            <w:gridSpan w:val="4"/>
            <w:shd w:val="clear" w:color="auto" w:fill="D9D9D9" w:themeFill="background1" w:themeFillShade="D9"/>
            <w:noWrap/>
            <w:hideMark/>
          </w:tcPr>
          <w:p w14:paraId="1B69EA91"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Precoding</w:t>
            </w:r>
          </w:p>
        </w:tc>
      </w:tr>
      <w:tr w:rsidR="00C27770" w:rsidRPr="00CE27B1" w14:paraId="4826A849" w14:textId="77777777" w:rsidTr="008165A3">
        <w:trPr>
          <w:trHeight w:val="900"/>
        </w:trPr>
        <w:tc>
          <w:tcPr>
            <w:tcW w:w="3039" w:type="dxa"/>
            <w:gridSpan w:val="2"/>
            <w:noWrap/>
            <w:hideMark/>
          </w:tcPr>
          <w:p w14:paraId="61AAF023" w14:textId="7B3181C2" w:rsidR="00C27770" w:rsidRPr="00A84D4D" w:rsidRDefault="00387C9D" w:rsidP="008165A3">
            <w:pPr>
              <w:spacing w:after="0"/>
              <w:rPr>
                <w:rFonts w:asciiTheme="majorBidi" w:eastAsia="Times New Roman" w:hAnsiTheme="majorBidi" w:cstheme="majorBidi"/>
                <w:i/>
                <w:iCs/>
                <w:lang w:eastAsia="zh-CN" w:bidi="he-IL"/>
              </w:rPr>
            </w:pPr>
            <w:r>
              <w:rPr>
                <w:rFonts w:asciiTheme="majorBidi" w:hAnsiTheme="majorBidi" w:cstheme="majorBidi"/>
                <w:i/>
                <w:iCs/>
                <w:lang w:eastAsia="zh-CN" w:bidi="he-IL"/>
              </w:rPr>
              <w:t xml:space="preserve">See section </w:t>
            </w:r>
            <w:r>
              <w:rPr>
                <w:rFonts w:asciiTheme="majorBidi" w:hAnsiTheme="majorBidi" w:cstheme="majorBidi"/>
                <w:i/>
                <w:iCs/>
                <w:lang w:eastAsia="zh-CN" w:bidi="he-IL"/>
              </w:rPr>
              <w:fldChar w:fldCharType="begin"/>
            </w:r>
            <w:r>
              <w:rPr>
                <w:rFonts w:asciiTheme="majorBidi" w:hAnsiTheme="majorBidi" w:cstheme="majorBidi"/>
                <w:i/>
                <w:iCs/>
                <w:lang w:eastAsia="zh-CN" w:bidi="he-IL"/>
              </w:rPr>
              <w:instrText xml:space="preserve"> REF _Ref86291452 \r \h </w:instrText>
            </w:r>
            <w:r>
              <w:rPr>
                <w:rFonts w:asciiTheme="majorBidi" w:hAnsiTheme="majorBidi" w:cstheme="majorBidi"/>
                <w:i/>
                <w:iCs/>
                <w:lang w:eastAsia="zh-CN" w:bidi="he-IL"/>
              </w:rPr>
            </w:r>
            <w:r>
              <w:rPr>
                <w:rFonts w:asciiTheme="majorBidi" w:hAnsiTheme="majorBidi" w:cstheme="majorBidi"/>
                <w:i/>
                <w:iCs/>
                <w:lang w:eastAsia="zh-CN" w:bidi="he-IL"/>
              </w:rPr>
              <w:fldChar w:fldCharType="separate"/>
            </w:r>
            <w:r>
              <w:rPr>
                <w:rFonts w:asciiTheme="majorBidi" w:hAnsiTheme="majorBidi" w:cstheme="majorBidi"/>
                <w:i/>
                <w:iCs/>
                <w:cs/>
                <w:lang w:eastAsia="zh-CN" w:bidi="he-IL"/>
              </w:rPr>
              <w:t>‎</w:t>
            </w:r>
            <w:r>
              <w:rPr>
                <w:rFonts w:asciiTheme="majorBidi" w:hAnsiTheme="majorBidi" w:cstheme="majorBidi"/>
                <w:i/>
                <w:iCs/>
                <w:lang w:eastAsia="zh-CN" w:bidi="he-IL"/>
              </w:rPr>
              <w:t>4.2.7</w:t>
            </w:r>
            <w:r>
              <w:rPr>
                <w:rFonts w:asciiTheme="majorBidi" w:hAnsiTheme="majorBidi" w:cstheme="majorBidi"/>
                <w:i/>
                <w:iCs/>
                <w:lang w:eastAsia="zh-CN" w:bidi="he-IL"/>
              </w:rPr>
              <w:fldChar w:fldCharType="end"/>
            </w:r>
          </w:p>
        </w:tc>
        <w:tc>
          <w:tcPr>
            <w:tcW w:w="3249" w:type="dxa"/>
            <w:hideMark/>
          </w:tcPr>
          <w:p w14:paraId="75CB6C4B"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Conceptually similar to FH signaling when precoding for Cat-B. 3GPP leaves DL precoding to implementation.</w:t>
            </w:r>
          </w:p>
        </w:tc>
        <w:tc>
          <w:tcPr>
            <w:tcW w:w="3424" w:type="dxa"/>
            <w:noWrap/>
            <w:hideMark/>
          </w:tcPr>
          <w:p w14:paraId="18066392" w14:textId="77777777" w:rsidR="00C27770" w:rsidRPr="00A84D4D" w:rsidRDefault="00C27770" w:rsidP="008165A3">
            <w:pPr>
              <w:spacing w:after="0"/>
              <w:rPr>
                <w:rFonts w:asciiTheme="majorBidi" w:eastAsia="Times New Roman" w:hAnsiTheme="majorBidi" w:cstheme="majorBidi"/>
                <w:color w:val="000000"/>
                <w:lang w:eastAsia="zh-CN" w:bidi="he-IL"/>
              </w:rPr>
            </w:pPr>
          </w:p>
        </w:tc>
      </w:tr>
      <w:tr w:rsidR="00C27770" w:rsidRPr="00CE27B1" w14:paraId="06336188" w14:textId="77777777" w:rsidTr="008165A3">
        <w:trPr>
          <w:trHeight w:val="300"/>
        </w:trPr>
        <w:tc>
          <w:tcPr>
            <w:tcW w:w="9712" w:type="dxa"/>
            <w:gridSpan w:val="4"/>
            <w:shd w:val="clear" w:color="auto" w:fill="D9D9D9" w:themeFill="background1" w:themeFillShade="D9"/>
            <w:noWrap/>
            <w:hideMark/>
          </w:tcPr>
          <w:p w14:paraId="0E12E6F8"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RE Mapping</w:t>
            </w:r>
          </w:p>
        </w:tc>
      </w:tr>
      <w:tr w:rsidR="00C27770" w:rsidRPr="00CE27B1" w14:paraId="15F12799" w14:textId="77777777" w:rsidTr="008165A3">
        <w:trPr>
          <w:trHeight w:val="300"/>
        </w:trPr>
        <w:tc>
          <w:tcPr>
            <w:tcW w:w="1072" w:type="dxa"/>
            <w:vMerge w:val="restart"/>
            <w:textDirection w:val="btLr"/>
            <w:hideMark/>
          </w:tcPr>
          <w:p w14:paraId="7C31630A" w14:textId="77777777" w:rsidR="00C27770" w:rsidRPr="00A84D4D" w:rsidRDefault="00C27770" w:rsidP="008165A3">
            <w:pPr>
              <w:spacing w:after="0"/>
              <w:ind w:left="113" w:right="113"/>
              <w:jc w:val="center"/>
              <w:rPr>
                <w:rFonts w:ascii="Calibri" w:eastAsia="Times New Roman" w:hAnsi="Calibri" w:cs="Calibri"/>
                <w:sz w:val="22"/>
                <w:szCs w:val="22"/>
                <w:lang w:eastAsia="zh-CN" w:bidi="he-IL"/>
              </w:rPr>
            </w:pPr>
            <w:r w:rsidRPr="00A84D4D">
              <w:rPr>
                <w:rFonts w:ascii="Calibri" w:eastAsia="Times New Roman" w:hAnsi="Calibri" w:cs="Calibri"/>
                <w:sz w:val="22"/>
                <w:szCs w:val="22"/>
                <w:lang w:eastAsia="zh-CN" w:bidi="he-IL"/>
              </w:rPr>
              <w:t>Freq</w:t>
            </w:r>
            <w:r w:rsidRPr="00A84D4D">
              <w:rPr>
                <w:rFonts w:ascii="Calibri" w:eastAsia="Times New Roman" w:hAnsi="Calibri" w:cs="Calibri"/>
                <w:sz w:val="22"/>
                <w:szCs w:val="22"/>
                <w:lang w:eastAsia="zh-CN" w:bidi="he-IL"/>
              </w:rPr>
              <w:br/>
              <w:t>Domain</w:t>
            </w:r>
          </w:p>
        </w:tc>
        <w:tc>
          <w:tcPr>
            <w:tcW w:w="1967" w:type="dxa"/>
            <w:hideMark/>
          </w:tcPr>
          <w:p w14:paraId="0DB15F29" w14:textId="77777777" w:rsidR="00C27770" w:rsidRPr="00A84D4D" w:rsidRDefault="00C27770" w:rsidP="008165A3">
            <w:pPr>
              <w:spacing w:after="0"/>
              <w:rPr>
                <w:rFonts w:asciiTheme="majorBidi" w:eastAsia="Times New Roman" w:hAnsiTheme="majorBidi" w:cstheme="majorBidi"/>
                <w:lang w:eastAsia="zh-CN" w:bidi="he-IL"/>
              </w:rPr>
            </w:pPr>
            <w:proofErr w:type="spellStart"/>
            <w:r w:rsidRPr="00A84D4D">
              <w:rPr>
                <w:rFonts w:asciiTheme="majorBidi" w:eastAsia="Times New Roman" w:hAnsiTheme="majorBidi" w:cstheme="majorBidi"/>
                <w:lang w:eastAsia="zh-CN" w:bidi="he-IL"/>
              </w:rPr>
              <w:t>offsetToPointA</w:t>
            </w:r>
            <w:proofErr w:type="spellEnd"/>
          </w:p>
        </w:tc>
        <w:tc>
          <w:tcPr>
            <w:tcW w:w="3249" w:type="dxa"/>
            <w:hideMark/>
          </w:tcPr>
          <w:p w14:paraId="689C6A5B"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see PBCH data tab</w:t>
            </w:r>
          </w:p>
        </w:tc>
        <w:tc>
          <w:tcPr>
            <w:tcW w:w="3424" w:type="dxa"/>
            <w:hideMark/>
          </w:tcPr>
          <w:p w14:paraId="53A90351"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 xml:space="preserve"> 3GPP TS 38.211, sec 4.4.4.2</w:t>
            </w:r>
          </w:p>
        </w:tc>
      </w:tr>
      <w:tr w:rsidR="00C27770" w:rsidRPr="00CE27B1" w14:paraId="39B515D2" w14:textId="77777777" w:rsidTr="008165A3">
        <w:trPr>
          <w:trHeight w:val="300"/>
        </w:trPr>
        <w:tc>
          <w:tcPr>
            <w:tcW w:w="1072" w:type="dxa"/>
            <w:vMerge/>
            <w:hideMark/>
          </w:tcPr>
          <w:p w14:paraId="5F88E502" w14:textId="77777777" w:rsidR="00C27770" w:rsidRPr="00A84D4D" w:rsidRDefault="00C27770" w:rsidP="008165A3">
            <w:pPr>
              <w:spacing w:after="0"/>
              <w:rPr>
                <w:rFonts w:ascii="Calibri" w:eastAsia="Times New Roman" w:hAnsi="Calibri" w:cs="Calibri"/>
                <w:sz w:val="22"/>
                <w:szCs w:val="22"/>
                <w:lang w:eastAsia="zh-CN" w:bidi="he-IL"/>
              </w:rPr>
            </w:pPr>
          </w:p>
        </w:tc>
        <w:tc>
          <w:tcPr>
            <w:tcW w:w="1967" w:type="dxa"/>
            <w:hideMark/>
          </w:tcPr>
          <w:p w14:paraId="21C6620F"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µ, µ_{0}</w:t>
            </w:r>
          </w:p>
        </w:tc>
        <w:tc>
          <w:tcPr>
            <w:tcW w:w="3249" w:type="dxa"/>
            <w:hideMark/>
          </w:tcPr>
          <w:p w14:paraId="52AC953E"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see PBCH data tab</w:t>
            </w:r>
          </w:p>
        </w:tc>
        <w:tc>
          <w:tcPr>
            <w:tcW w:w="3424" w:type="dxa"/>
            <w:noWrap/>
            <w:hideMark/>
          </w:tcPr>
          <w:p w14:paraId="41E6436A"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38.211, sec 4.2, 5.3.1</w:t>
            </w:r>
          </w:p>
        </w:tc>
      </w:tr>
      <w:tr w:rsidR="00C27770" w:rsidRPr="00CE27B1" w14:paraId="4BC2612E" w14:textId="77777777" w:rsidTr="008165A3">
        <w:trPr>
          <w:trHeight w:val="75"/>
        </w:trPr>
        <w:tc>
          <w:tcPr>
            <w:tcW w:w="1072" w:type="dxa"/>
            <w:vMerge/>
            <w:hideMark/>
          </w:tcPr>
          <w:p w14:paraId="7312EABC" w14:textId="77777777" w:rsidR="00C27770" w:rsidRPr="00A84D4D" w:rsidRDefault="00C27770" w:rsidP="008165A3">
            <w:pPr>
              <w:spacing w:after="0"/>
              <w:rPr>
                <w:rFonts w:ascii="Calibri" w:eastAsia="Times New Roman" w:hAnsi="Calibri" w:cs="Calibri"/>
                <w:sz w:val="22"/>
                <w:szCs w:val="22"/>
                <w:lang w:eastAsia="zh-CN" w:bidi="he-IL"/>
              </w:rPr>
            </w:pPr>
          </w:p>
        </w:tc>
        <w:tc>
          <w:tcPr>
            <w:tcW w:w="1967" w:type="dxa"/>
            <w:hideMark/>
          </w:tcPr>
          <w:p w14:paraId="37C41925" w14:textId="77777777" w:rsidR="00C27770"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k_{SSB}</w:t>
            </w:r>
          </w:p>
          <w:p w14:paraId="79057B2D" w14:textId="77777777" w:rsidR="00C27770" w:rsidRPr="00A84D4D" w:rsidRDefault="00C27770" w:rsidP="008165A3">
            <w:pPr>
              <w:spacing w:after="0"/>
              <w:rPr>
                <w:rFonts w:asciiTheme="majorBidi" w:eastAsia="Times New Roman" w:hAnsiTheme="majorBidi" w:cstheme="majorBidi"/>
                <w:lang w:eastAsia="zh-CN" w:bidi="he-IL"/>
              </w:rPr>
            </w:pPr>
          </w:p>
        </w:tc>
        <w:tc>
          <w:tcPr>
            <w:tcW w:w="3249" w:type="dxa"/>
            <w:hideMark/>
          </w:tcPr>
          <w:p w14:paraId="62536C46"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see PBCH data tab</w:t>
            </w:r>
          </w:p>
        </w:tc>
        <w:tc>
          <w:tcPr>
            <w:tcW w:w="3424" w:type="dxa"/>
            <w:hideMark/>
          </w:tcPr>
          <w:p w14:paraId="356DAE3E"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38.211, sec 7.4.3.1</w:t>
            </w:r>
          </w:p>
        </w:tc>
      </w:tr>
      <w:tr w:rsidR="00C27770" w:rsidRPr="00CE27B1" w14:paraId="7F35B196" w14:textId="77777777" w:rsidTr="008165A3">
        <w:trPr>
          <w:trHeight w:val="300"/>
        </w:trPr>
        <w:tc>
          <w:tcPr>
            <w:tcW w:w="1072" w:type="dxa"/>
            <w:vMerge w:val="restart"/>
            <w:textDirection w:val="btLr"/>
            <w:hideMark/>
          </w:tcPr>
          <w:p w14:paraId="7B1707AF" w14:textId="77777777" w:rsidR="00C27770" w:rsidRPr="00A84D4D" w:rsidRDefault="00C27770" w:rsidP="008165A3">
            <w:pPr>
              <w:spacing w:after="0"/>
              <w:ind w:left="113" w:right="113"/>
              <w:jc w:val="center"/>
              <w:rPr>
                <w:rFonts w:ascii="Calibri" w:eastAsia="Times New Roman" w:hAnsi="Calibri" w:cs="Calibri"/>
                <w:sz w:val="22"/>
                <w:szCs w:val="22"/>
                <w:lang w:eastAsia="zh-CN" w:bidi="he-IL"/>
              </w:rPr>
            </w:pPr>
            <w:r w:rsidRPr="00A84D4D">
              <w:rPr>
                <w:rFonts w:ascii="Calibri" w:eastAsia="Times New Roman" w:hAnsi="Calibri" w:cs="Calibri"/>
                <w:sz w:val="22"/>
                <w:szCs w:val="22"/>
                <w:lang w:eastAsia="zh-CN" w:bidi="he-IL"/>
              </w:rPr>
              <w:t>Time</w:t>
            </w:r>
            <w:r w:rsidRPr="00A84D4D">
              <w:rPr>
                <w:rFonts w:ascii="Calibri" w:eastAsia="Times New Roman" w:hAnsi="Calibri" w:cs="Calibri"/>
                <w:sz w:val="22"/>
                <w:szCs w:val="22"/>
                <w:lang w:eastAsia="zh-CN" w:bidi="he-IL"/>
              </w:rPr>
              <w:br/>
              <w:t>Domain</w:t>
            </w:r>
          </w:p>
        </w:tc>
        <w:tc>
          <w:tcPr>
            <w:tcW w:w="1967" w:type="dxa"/>
            <w:hideMark/>
          </w:tcPr>
          <w:p w14:paraId="3D8ECCF2"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Case</w:t>
            </w:r>
          </w:p>
        </w:tc>
        <w:tc>
          <w:tcPr>
            <w:tcW w:w="3249" w:type="dxa"/>
            <w:hideMark/>
          </w:tcPr>
          <w:p w14:paraId="2A5929DF"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see PBCH data tab</w:t>
            </w:r>
          </w:p>
        </w:tc>
        <w:tc>
          <w:tcPr>
            <w:tcW w:w="3424" w:type="dxa"/>
            <w:hideMark/>
          </w:tcPr>
          <w:p w14:paraId="39A80E34"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38.213, sec 4.1</w:t>
            </w:r>
          </w:p>
        </w:tc>
      </w:tr>
      <w:tr w:rsidR="00C27770" w:rsidRPr="00CE27B1" w14:paraId="68FFCB33" w14:textId="77777777" w:rsidTr="008165A3">
        <w:trPr>
          <w:trHeight w:val="300"/>
        </w:trPr>
        <w:tc>
          <w:tcPr>
            <w:tcW w:w="1072" w:type="dxa"/>
            <w:vMerge/>
            <w:hideMark/>
          </w:tcPr>
          <w:p w14:paraId="49EAB962" w14:textId="77777777" w:rsidR="00C27770" w:rsidRPr="00A84D4D" w:rsidRDefault="00C27770" w:rsidP="008165A3">
            <w:pPr>
              <w:spacing w:after="0"/>
              <w:rPr>
                <w:rFonts w:ascii="Calibri" w:eastAsia="Times New Roman" w:hAnsi="Calibri" w:cs="Calibri"/>
                <w:b/>
                <w:bCs/>
                <w:sz w:val="22"/>
                <w:szCs w:val="22"/>
                <w:lang w:eastAsia="zh-CN" w:bidi="he-IL"/>
              </w:rPr>
            </w:pPr>
          </w:p>
        </w:tc>
        <w:tc>
          <w:tcPr>
            <w:tcW w:w="1967" w:type="dxa"/>
            <w:hideMark/>
          </w:tcPr>
          <w:p w14:paraId="4CD6C209" w14:textId="77777777" w:rsidR="00C27770" w:rsidRDefault="00C27770" w:rsidP="008165A3">
            <w:pPr>
              <w:spacing w:after="0"/>
              <w:rPr>
                <w:rFonts w:asciiTheme="majorBidi" w:eastAsia="Times New Roman" w:hAnsiTheme="majorBidi" w:cstheme="majorBidi"/>
                <w:lang w:eastAsia="zh-CN" w:bidi="he-IL"/>
              </w:rPr>
            </w:pPr>
            <w:proofErr w:type="spellStart"/>
            <w:r w:rsidRPr="00A84D4D">
              <w:rPr>
                <w:rFonts w:asciiTheme="majorBidi" w:eastAsia="Times New Roman" w:hAnsiTheme="majorBidi" w:cstheme="majorBidi"/>
                <w:lang w:eastAsia="zh-CN" w:bidi="he-IL"/>
              </w:rPr>
              <w:t>ssb</w:t>
            </w:r>
            <w:proofErr w:type="spellEnd"/>
            <w:r w:rsidRPr="00A84D4D">
              <w:rPr>
                <w:rFonts w:asciiTheme="majorBidi" w:eastAsia="Times New Roman" w:hAnsiTheme="majorBidi" w:cstheme="majorBidi"/>
                <w:lang w:eastAsia="zh-CN" w:bidi="he-IL"/>
              </w:rPr>
              <w:t xml:space="preserve"> index in slot</w:t>
            </w:r>
          </w:p>
          <w:p w14:paraId="65DEC083" w14:textId="77777777" w:rsidR="00C27770" w:rsidRDefault="00C27770" w:rsidP="008165A3">
            <w:pPr>
              <w:spacing w:after="0"/>
              <w:rPr>
                <w:rFonts w:asciiTheme="majorBidi" w:eastAsia="Times New Roman" w:hAnsiTheme="majorBidi" w:cstheme="majorBidi"/>
                <w:lang w:eastAsia="zh-CN" w:bidi="he-IL"/>
              </w:rPr>
            </w:pPr>
          </w:p>
          <w:p w14:paraId="2D8C5B5A" w14:textId="77777777" w:rsidR="00C27770" w:rsidRPr="00A84D4D" w:rsidRDefault="00C27770" w:rsidP="008165A3">
            <w:pPr>
              <w:spacing w:after="0"/>
              <w:rPr>
                <w:rFonts w:asciiTheme="majorBidi" w:eastAsia="Times New Roman" w:hAnsiTheme="majorBidi" w:cstheme="majorBidi"/>
                <w:lang w:eastAsia="zh-CN" w:bidi="he-IL"/>
              </w:rPr>
            </w:pPr>
          </w:p>
        </w:tc>
        <w:tc>
          <w:tcPr>
            <w:tcW w:w="3249" w:type="dxa"/>
            <w:hideMark/>
          </w:tcPr>
          <w:p w14:paraId="7C994589"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see PBCH data tab</w:t>
            </w:r>
          </w:p>
        </w:tc>
        <w:tc>
          <w:tcPr>
            <w:tcW w:w="3424" w:type="dxa"/>
            <w:hideMark/>
          </w:tcPr>
          <w:p w14:paraId="1F0DA1AA"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38.213, sec 4.1</w:t>
            </w:r>
          </w:p>
        </w:tc>
      </w:tr>
      <w:tr w:rsidR="00C27770" w:rsidRPr="00CE27B1" w14:paraId="3F0981E0" w14:textId="77777777" w:rsidTr="008165A3">
        <w:trPr>
          <w:trHeight w:val="300"/>
        </w:trPr>
        <w:tc>
          <w:tcPr>
            <w:tcW w:w="9712" w:type="dxa"/>
            <w:gridSpan w:val="4"/>
            <w:shd w:val="clear" w:color="auto" w:fill="D9D9D9" w:themeFill="background1" w:themeFillShade="D9"/>
            <w:noWrap/>
            <w:hideMark/>
          </w:tcPr>
          <w:p w14:paraId="38235891"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Power Offset</w:t>
            </w:r>
          </w:p>
        </w:tc>
      </w:tr>
      <w:tr w:rsidR="00C27770" w:rsidRPr="00CE27B1" w14:paraId="73F48BEF" w14:textId="77777777" w:rsidTr="008165A3">
        <w:trPr>
          <w:trHeight w:val="300"/>
        </w:trPr>
        <w:tc>
          <w:tcPr>
            <w:tcW w:w="3039" w:type="dxa"/>
            <w:gridSpan w:val="2"/>
            <w:noWrap/>
            <w:hideMark/>
          </w:tcPr>
          <w:p w14:paraId="6AC847FD" w14:textId="77777777" w:rsidR="00C27770" w:rsidRPr="00A84D4D" w:rsidRDefault="00C27770" w:rsidP="008165A3">
            <w:pPr>
              <w:spacing w:after="0"/>
              <w:rPr>
                <w:rFonts w:asciiTheme="majorBidi" w:eastAsia="Times New Roman" w:hAnsiTheme="majorBidi" w:cstheme="majorBidi"/>
                <w:lang w:eastAsia="zh-CN" w:bidi="he-IL"/>
              </w:rPr>
            </w:pPr>
            <w:r w:rsidRPr="00A84D4D">
              <w:rPr>
                <w:rFonts w:asciiTheme="majorBidi" w:eastAsia="Times New Roman" w:hAnsiTheme="majorBidi" w:cstheme="majorBidi"/>
                <w:lang w:eastAsia="zh-CN" w:bidi="he-IL"/>
              </w:rPr>
              <w:t>\</w:t>
            </w:r>
            <w:proofErr w:type="gramStart"/>
            <w:r w:rsidRPr="00A84D4D">
              <w:rPr>
                <w:rFonts w:asciiTheme="majorBidi" w:eastAsia="Times New Roman" w:hAnsiTheme="majorBidi" w:cstheme="majorBidi"/>
                <w:lang w:eastAsia="zh-CN" w:bidi="he-IL"/>
              </w:rPr>
              <w:t>beta</w:t>
            </w:r>
            <w:proofErr w:type="gramEnd"/>
            <w:r w:rsidRPr="00A84D4D">
              <w:rPr>
                <w:rFonts w:asciiTheme="majorBidi" w:eastAsia="Times New Roman" w:hAnsiTheme="majorBidi" w:cstheme="majorBidi"/>
                <w:lang w:eastAsia="zh-CN" w:bidi="he-IL"/>
              </w:rPr>
              <w:t>_{PSS}</w:t>
            </w:r>
          </w:p>
        </w:tc>
        <w:tc>
          <w:tcPr>
            <w:tcW w:w="3249" w:type="dxa"/>
            <w:hideMark/>
          </w:tcPr>
          <w:p w14:paraId="207E980B"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PSS EPRE to SSS EPRE in an SSB</w:t>
            </w:r>
          </w:p>
        </w:tc>
        <w:tc>
          <w:tcPr>
            <w:tcW w:w="3424" w:type="dxa"/>
            <w:hideMark/>
          </w:tcPr>
          <w:p w14:paraId="339B9D76" w14:textId="77777777" w:rsidR="00C27770" w:rsidRPr="00A84D4D" w:rsidRDefault="00C27770" w:rsidP="008165A3">
            <w:pPr>
              <w:spacing w:after="0"/>
              <w:rPr>
                <w:rFonts w:asciiTheme="majorBidi" w:eastAsia="Times New Roman" w:hAnsiTheme="majorBidi" w:cstheme="majorBidi"/>
                <w:color w:val="000000"/>
                <w:lang w:eastAsia="zh-CN" w:bidi="he-IL"/>
              </w:rPr>
            </w:pPr>
            <w:r w:rsidRPr="00A84D4D">
              <w:rPr>
                <w:rFonts w:asciiTheme="majorBidi" w:eastAsia="Times New Roman" w:hAnsiTheme="majorBidi" w:cstheme="majorBidi"/>
                <w:color w:val="000000"/>
                <w:lang w:eastAsia="zh-CN" w:bidi="he-IL"/>
              </w:rPr>
              <w:t>3GPP TS 38.213, sec 4.1</w:t>
            </w:r>
          </w:p>
        </w:tc>
      </w:tr>
    </w:tbl>
    <w:p w14:paraId="07A94863" w14:textId="453D21CC" w:rsidR="00C27770" w:rsidRDefault="00C27770" w:rsidP="00C27770">
      <w:pPr>
        <w:rPr>
          <w:lang w:eastAsia="zh-CN"/>
        </w:rPr>
      </w:pPr>
    </w:p>
    <w:p w14:paraId="1B57ED47" w14:textId="77777777" w:rsidR="00387C9D" w:rsidRDefault="00387C9D" w:rsidP="00387C9D">
      <w:pPr>
        <w:pStyle w:val="Heading3"/>
      </w:pPr>
      <w:bookmarkStart w:id="1096" w:name="_Ref86291452"/>
      <w:bookmarkStart w:id="1097" w:name="_Toc86871615"/>
      <w:r>
        <w:t>Beamforming</w:t>
      </w:r>
      <w:bookmarkEnd w:id="1096"/>
      <w:bookmarkEnd w:id="1097"/>
    </w:p>
    <w:p w14:paraId="17367D29" w14:textId="1C4B70C8" w:rsidR="00387C9D" w:rsidRPr="00387C9D" w:rsidDel="003D4F5E" w:rsidRDefault="00387C9D" w:rsidP="00387C9D">
      <w:pPr>
        <w:rPr>
          <w:del w:id="1098" w:author="Author"/>
          <w:lang w:val="en-GB" w:eastAsia="zh-CN"/>
        </w:rPr>
      </w:pPr>
      <w:del w:id="1099" w:author="Author">
        <w:r w:rsidDel="003D4F5E">
          <w:rPr>
            <w:lang w:val="en-GB" w:eastAsia="zh-CN"/>
          </w:rPr>
          <w:delText xml:space="preserve">FFS, to reflect </w:delText>
        </w:r>
        <w:r w:rsidR="008165A3" w:rsidDel="003D4F5E">
          <w:fldChar w:fldCharType="begin"/>
        </w:r>
        <w:r w:rsidR="008165A3" w:rsidDel="003D4F5E">
          <w:delInstrText xml:space="preserve"> HYPERLINK "https://oranalliance.atlassian.net/wiki/download/attachments/2243821609/QCM-2021.10.07-WG6-D-AAL%20PDSCH%20Sample%20Stage%202%20Model_with_Beamforming-v00.pptx?api=v2" </w:delInstrText>
        </w:r>
        <w:r w:rsidR="008165A3" w:rsidDel="003D4F5E">
          <w:fldChar w:fldCharType="separate"/>
        </w:r>
        <w:r w:rsidRPr="00387C9D" w:rsidDel="003D4F5E">
          <w:rPr>
            <w:rStyle w:val="Hyperlink"/>
            <w:lang w:val="en-GB" w:eastAsia="zh-CN"/>
          </w:rPr>
          <w:delText>AALi contribution from October 7</w:delText>
        </w:r>
        <w:r w:rsidR="008165A3" w:rsidDel="003D4F5E">
          <w:rPr>
            <w:rStyle w:val="Hyperlink"/>
            <w:lang w:val="en-GB" w:eastAsia="zh-CN"/>
          </w:rPr>
          <w:fldChar w:fldCharType="end"/>
        </w:r>
      </w:del>
    </w:p>
    <w:p w14:paraId="40563366" w14:textId="03561CC3" w:rsidR="00EF75E0" w:rsidRDefault="003D4F5E" w:rsidP="00C27770">
      <w:pPr>
        <w:rPr>
          <w:ins w:id="1100" w:author="Author"/>
        </w:rPr>
      </w:pPr>
      <w:ins w:id="1101" w:author="Author">
        <w:r>
          <w:rPr>
            <w:lang w:val="en-GB" w:eastAsia="zh-CN"/>
          </w:rPr>
          <w:t xml:space="preserve">In this release, the </w:t>
        </w:r>
        <w:del w:id="1102" w:author="Author">
          <w:r w:rsidDel="00A7030B">
            <w:delText xml:space="preserve">AAL Downlink </w:delText>
          </w:r>
        </w:del>
        <w:proofErr w:type="spellStart"/>
        <w:r w:rsidR="00A7030B">
          <w:t>AAL_DOWNLINK_</w:t>
        </w:r>
        <w:del w:id="1103" w:author="Author">
          <w:r w:rsidDel="00D842DB">
            <w:delText>HI_</w:delText>
          </w:r>
        </w:del>
        <w:r w:rsidR="00D842DB">
          <w:t>High</w:t>
        </w:r>
        <w:proofErr w:type="spellEnd"/>
        <w:r w:rsidR="00D842DB">
          <w:t>-</w:t>
        </w:r>
        <w:r>
          <w:t>PHY profile supports the following</w:t>
        </w:r>
        <w:r w:rsidR="003E0B77">
          <w:t xml:space="preserve"> </w:t>
        </w:r>
        <w:r>
          <w:t>beamforming methods</w:t>
        </w:r>
        <w:r w:rsidR="007B184B">
          <w:t xml:space="preserve"> available for OFH signaling</w:t>
        </w:r>
        <w:r w:rsidR="00EF75E0">
          <w:t>:</w:t>
        </w:r>
      </w:ins>
    </w:p>
    <w:p w14:paraId="179042DC" w14:textId="188735E6" w:rsidR="00843F62" w:rsidRDefault="00843F62" w:rsidP="00EF75E0">
      <w:pPr>
        <w:pStyle w:val="ListParagraph"/>
        <w:numPr>
          <w:ilvl w:val="0"/>
          <w:numId w:val="51"/>
        </w:numPr>
        <w:rPr>
          <w:ins w:id="1104" w:author="Author"/>
        </w:rPr>
      </w:pPr>
      <w:ins w:id="1105" w:author="Author">
        <w:r w:rsidRPr="00843F62">
          <w:t>Predefined-Beam Beamforming</w:t>
        </w:r>
        <w:r>
          <w:t>, as defined</w:t>
        </w:r>
        <w:r w:rsidR="00ED2413">
          <w:t xml:space="preserve"> </w:t>
        </w:r>
        <w:r>
          <w:t xml:space="preserve">in section 10.4.2.1 of </w:t>
        </w:r>
        <w:r>
          <w:fldChar w:fldCharType="begin"/>
        </w:r>
        <w:r>
          <w:instrText xml:space="preserve"> REF _Ref86758626 \r \h </w:instrText>
        </w:r>
      </w:ins>
      <w:ins w:id="1106" w:author="Author">
        <w:r>
          <w:fldChar w:fldCharType="separate"/>
        </w:r>
        <w:r>
          <w:rPr>
            <w:cs/>
          </w:rPr>
          <w:t>‎</w:t>
        </w:r>
        <w:r>
          <w:t>[8]</w:t>
        </w:r>
        <w:r>
          <w:fldChar w:fldCharType="end"/>
        </w:r>
        <w:r>
          <w:t>;</w:t>
        </w:r>
      </w:ins>
    </w:p>
    <w:p w14:paraId="542C2F3F" w14:textId="026F22BA" w:rsidR="00EF75E0" w:rsidRDefault="00EF75E0" w:rsidP="00EF75E0">
      <w:pPr>
        <w:pStyle w:val="ListParagraph"/>
        <w:numPr>
          <w:ilvl w:val="0"/>
          <w:numId w:val="51"/>
        </w:numPr>
        <w:rPr>
          <w:ins w:id="1107" w:author="Author"/>
        </w:rPr>
      </w:pPr>
      <w:ins w:id="1108" w:author="Author">
        <w:r>
          <w:t>Weight-based Dynamic Beamforming, as defined in section 10.</w:t>
        </w:r>
        <w:r w:rsidR="00843F62">
          <w:t>4.</w:t>
        </w:r>
        <w:r>
          <w:t xml:space="preserve">2.2 of </w:t>
        </w:r>
        <w:r w:rsidR="00843F62">
          <w:fldChar w:fldCharType="begin"/>
        </w:r>
        <w:r w:rsidR="00843F62">
          <w:instrText xml:space="preserve"> REF _Ref86758626 \r \h </w:instrText>
        </w:r>
      </w:ins>
      <w:r w:rsidR="00843F62">
        <w:fldChar w:fldCharType="separate"/>
      </w:r>
      <w:ins w:id="1109" w:author="Author">
        <w:r w:rsidR="00843F62">
          <w:rPr>
            <w:cs/>
          </w:rPr>
          <w:t>‎</w:t>
        </w:r>
        <w:r w:rsidR="00843F62">
          <w:t>[8]</w:t>
        </w:r>
        <w:r w:rsidR="00843F62">
          <w:fldChar w:fldCharType="end"/>
        </w:r>
        <w:r w:rsidR="00843F62">
          <w:t>;</w:t>
        </w:r>
      </w:ins>
    </w:p>
    <w:p w14:paraId="3E1D794D" w14:textId="6635D317" w:rsidR="00EF75E0" w:rsidRDefault="00EF75E0" w:rsidP="00EF75E0">
      <w:pPr>
        <w:pStyle w:val="ListParagraph"/>
        <w:numPr>
          <w:ilvl w:val="0"/>
          <w:numId w:val="51"/>
        </w:numPr>
        <w:rPr>
          <w:ins w:id="1110" w:author="Author"/>
        </w:rPr>
      </w:pPr>
      <w:ins w:id="1111" w:author="Author">
        <w:r>
          <w:t>Attribute-Based Dynamic Beamforming</w:t>
        </w:r>
        <w:r w:rsidR="00843F62">
          <w:t>, as defined</w:t>
        </w:r>
        <w:r w:rsidR="00ED2413">
          <w:t xml:space="preserve"> </w:t>
        </w:r>
        <w:r w:rsidR="00843F62">
          <w:t xml:space="preserve">in section 10.4.3 of </w:t>
        </w:r>
        <w:r w:rsidR="00843F62">
          <w:fldChar w:fldCharType="begin"/>
        </w:r>
        <w:r w:rsidR="00843F62">
          <w:instrText xml:space="preserve"> REF _Ref86758626 \r \h </w:instrText>
        </w:r>
      </w:ins>
      <w:ins w:id="1112" w:author="Author">
        <w:r w:rsidR="00843F62">
          <w:fldChar w:fldCharType="separate"/>
        </w:r>
        <w:r w:rsidR="00843F62">
          <w:rPr>
            <w:cs/>
          </w:rPr>
          <w:t>‎</w:t>
        </w:r>
        <w:r w:rsidR="00843F62">
          <w:t>[8]</w:t>
        </w:r>
        <w:r w:rsidR="00843F62">
          <w:fldChar w:fldCharType="end"/>
        </w:r>
        <w:r w:rsidR="00843F62">
          <w:t>;</w:t>
        </w:r>
      </w:ins>
    </w:p>
    <w:p w14:paraId="5546625B" w14:textId="49D6C60F" w:rsidR="00387C9D" w:rsidRPr="00BD6ED3" w:rsidRDefault="00EF75E0">
      <w:pPr>
        <w:pStyle w:val="ListParagraph"/>
        <w:numPr>
          <w:ilvl w:val="0"/>
          <w:numId w:val="51"/>
        </w:numPr>
        <w:rPr>
          <w:ins w:id="1113" w:author="Author"/>
          <w:lang w:val="en-GB" w:eastAsia="zh-CN"/>
        </w:rPr>
      </w:pPr>
      <w:ins w:id="1114" w:author="Author">
        <w:r>
          <w:t>Channel-Information-Based Beamforming</w:t>
        </w:r>
        <w:r w:rsidR="00ED2413">
          <w:t>, as defined in section 10.4.</w:t>
        </w:r>
        <w:r w:rsidR="00F17D14">
          <w:t>4</w:t>
        </w:r>
        <w:r w:rsidR="00ED2413">
          <w:t xml:space="preserve"> of </w:t>
        </w:r>
        <w:r w:rsidR="00ED2413">
          <w:fldChar w:fldCharType="begin"/>
        </w:r>
        <w:r w:rsidR="00ED2413">
          <w:instrText xml:space="preserve"> REF _Ref86758626 \r \h </w:instrText>
        </w:r>
      </w:ins>
      <w:ins w:id="1115" w:author="Author">
        <w:r w:rsidR="00ED2413">
          <w:fldChar w:fldCharType="separate"/>
        </w:r>
        <w:r w:rsidR="00ED2413">
          <w:rPr>
            <w:cs/>
          </w:rPr>
          <w:t>‎</w:t>
        </w:r>
        <w:r w:rsidR="00ED2413">
          <w:t>[8]</w:t>
        </w:r>
        <w:r w:rsidR="00ED2413">
          <w:fldChar w:fldCharType="end"/>
        </w:r>
        <w:del w:id="1116" w:author="Author">
          <w:r w:rsidR="00ED2413" w:rsidDel="00F17D14">
            <w:delText>;</w:delText>
          </w:r>
          <w:r w:rsidR="003D4F5E" w:rsidDel="00F17D14">
            <w:delText xml:space="preserve"> </w:delText>
          </w:r>
        </w:del>
        <w:r w:rsidR="00F17D14">
          <w:t>.</w:t>
        </w:r>
      </w:ins>
    </w:p>
    <w:p w14:paraId="09010106" w14:textId="232AEC84" w:rsidR="006D7F07" w:rsidRDefault="006D7F07">
      <w:pPr>
        <w:rPr>
          <w:ins w:id="1117" w:author="Author"/>
          <w:lang w:val="en-GB" w:eastAsia="zh-CN"/>
        </w:rPr>
      </w:pPr>
    </w:p>
    <w:p w14:paraId="40C0491D" w14:textId="48029293" w:rsidR="006D7F07" w:rsidRDefault="006D7F07">
      <w:pPr>
        <w:pStyle w:val="Heading4"/>
        <w:rPr>
          <w:ins w:id="1118" w:author="Author"/>
        </w:rPr>
      </w:pPr>
      <w:bookmarkStart w:id="1119" w:name="_Ref86762424"/>
      <w:ins w:id="1120" w:author="Author">
        <w:r w:rsidRPr="00843F62">
          <w:t>Predefined-Beam Beamforming</w:t>
        </w:r>
        <w:bookmarkEnd w:id="1119"/>
      </w:ins>
    </w:p>
    <w:p w14:paraId="25BDDFB4" w14:textId="3491A51F" w:rsidR="006D7F07" w:rsidRDefault="006D7F07">
      <w:pPr>
        <w:rPr>
          <w:ins w:id="1121" w:author="Author"/>
          <w:lang w:val="en-GB" w:eastAsia="zh-CN"/>
        </w:rPr>
      </w:pPr>
      <w:proofErr w:type="spellStart"/>
      <w:ins w:id="1122" w:author="Author">
        <w:r>
          <w:rPr>
            <w:lang w:val="en-GB" w:eastAsia="zh-CN"/>
          </w:rPr>
          <w:t>AALi</w:t>
        </w:r>
        <w:proofErr w:type="spellEnd"/>
        <w:r>
          <w:rPr>
            <w:lang w:val="en-GB" w:eastAsia="zh-CN"/>
          </w:rPr>
          <w:t xml:space="preserve"> shall support </w:t>
        </w:r>
        <w:del w:id="1123" w:author="Author">
          <w:r w:rsidDel="0068567C">
            <w:rPr>
              <w:lang w:val="en-GB" w:eastAsia="zh-CN"/>
            </w:rPr>
            <w:delText xml:space="preserve">the </w:delText>
          </w:r>
        </w:del>
        <w:r>
          <w:rPr>
            <w:lang w:val="en-GB" w:eastAsia="zh-CN"/>
          </w:rPr>
          <w:t xml:space="preserve">Application </w:t>
        </w:r>
        <w:proofErr w:type="spellStart"/>
        <w:r>
          <w:rPr>
            <w:lang w:val="en-GB" w:eastAsia="zh-CN"/>
          </w:rPr>
          <w:t>signaling</w:t>
        </w:r>
        <w:proofErr w:type="spellEnd"/>
        <w:r>
          <w:rPr>
            <w:lang w:val="en-GB" w:eastAsia="zh-CN"/>
          </w:rPr>
          <w:t xml:space="preserve"> of the following parameters</w:t>
        </w:r>
        <w:r w:rsidR="00B55A55">
          <w:rPr>
            <w:lang w:val="en-GB" w:eastAsia="zh-CN"/>
          </w:rPr>
          <w:t xml:space="preserve">, as needed for </w:t>
        </w:r>
        <w:r w:rsidR="00EA0FDE">
          <w:rPr>
            <w:lang w:val="en-GB" w:eastAsia="zh-CN"/>
          </w:rPr>
          <w:t>AF-</w:t>
        </w:r>
        <w:proofErr w:type="spellStart"/>
        <w:r w:rsidR="00B55A55">
          <w:rPr>
            <w:lang w:val="en-GB" w:eastAsia="zh-CN"/>
          </w:rPr>
          <w:t>signaling</w:t>
        </w:r>
        <w:proofErr w:type="spellEnd"/>
        <w:r w:rsidR="00B55A55">
          <w:rPr>
            <w:lang w:val="en-GB" w:eastAsia="zh-CN"/>
          </w:rPr>
          <w:t xml:space="preserve"> </w:t>
        </w:r>
        <w:r w:rsidR="00D04D69">
          <w:rPr>
            <w:lang w:val="en-GB" w:eastAsia="zh-CN"/>
          </w:rPr>
          <w:t xml:space="preserve">of beamId in </w:t>
        </w:r>
        <w:r w:rsidR="00C64246">
          <w:rPr>
            <w:lang w:val="en-GB" w:eastAsia="zh-CN"/>
          </w:rPr>
          <w:t xml:space="preserve">C-Plane </w:t>
        </w:r>
        <w:r w:rsidR="00D04D69">
          <w:rPr>
            <w:lang w:val="en-GB" w:eastAsia="zh-CN"/>
          </w:rPr>
          <w:t>Section Types 1, 3</w:t>
        </w:r>
        <w:r w:rsidR="00D318F8">
          <w:rPr>
            <w:lang w:val="en-GB" w:eastAsia="zh-CN"/>
          </w:rPr>
          <w:t xml:space="preserve"> </w:t>
        </w:r>
        <w:r w:rsidR="00D318F8">
          <w:t>[8]</w:t>
        </w:r>
        <w:del w:id="1124" w:author="Author">
          <w:r w:rsidR="00B55A55" w:rsidDel="00D04D69">
            <w:rPr>
              <w:lang w:val="en-GB" w:eastAsia="zh-CN"/>
            </w:rPr>
            <w:delText xml:space="preserve">in </w:delText>
          </w:r>
        </w:del>
        <w:r>
          <w:rPr>
            <w:lang w:val="en-GB" w:eastAsia="zh-CN"/>
          </w:rPr>
          <w:t>:</w:t>
        </w:r>
      </w:ins>
    </w:p>
    <w:p w14:paraId="0093200E" w14:textId="77777777" w:rsidR="006D7F07" w:rsidRPr="00BD6ED3" w:rsidRDefault="006D7F07">
      <w:pPr>
        <w:pStyle w:val="ListParagraph"/>
        <w:numPr>
          <w:ilvl w:val="0"/>
          <w:numId w:val="51"/>
        </w:numPr>
        <w:rPr>
          <w:ins w:id="1125" w:author="Author"/>
          <w:lang w:val="en-GB" w:eastAsia="zh-CN"/>
        </w:rPr>
      </w:pPr>
      <w:ins w:id="1126" w:author="Author">
        <w:r>
          <w:rPr>
            <w:sz w:val="20"/>
            <w:szCs w:val="20"/>
          </w:rPr>
          <w:t>frequency-domain beam indices</w:t>
        </w:r>
      </w:ins>
    </w:p>
    <w:p w14:paraId="795737DF" w14:textId="77777777" w:rsidR="006D7F07" w:rsidRPr="00BD6ED3" w:rsidRDefault="006D7F07">
      <w:pPr>
        <w:pStyle w:val="ListParagraph"/>
        <w:numPr>
          <w:ilvl w:val="0"/>
          <w:numId w:val="51"/>
        </w:numPr>
        <w:rPr>
          <w:ins w:id="1127" w:author="Author"/>
          <w:lang w:val="en-GB" w:eastAsia="zh-CN"/>
        </w:rPr>
      </w:pPr>
      <w:ins w:id="1128" w:author="Author">
        <w:r>
          <w:rPr>
            <w:sz w:val="20"/>
            <w:szCs w:val="20"/>
          </w:rPr>
          <w:t>time-domain-domain beam indices</w:t>
        </w:r>
      </w:ins>
    </w:p>
    <w:p w14:paraId="44FA6BCD" w14:textId="45FE6DD5" w:rsidR="006D7F07" w:rsidRPr="00BD6ED3" w:rsidRDefault="006D7F07">
      <w:pPr>
        <w:pStyle w:val="ListParagraph"/>
        <w:numPr>
          <w:ilvl w:val="0"/>
          <w:numId w:val="51"/>
        </w:numPr>
        <w:rPr>
          <w:ins w:id="1129" w:author="Author"/>
          <w:lang w:val="en-GB" w:eastAsia="zh-CN"/>
        </w:rPr>
      </w:pPr>
      <w:ins w:id="1130" w:author="Author">
        <w:r>
          <w:rPr>
            <w:sz w:val="20"/>
            <w:szCs w:val="20"/>
          </w:rPr>
          <w:t>a mixture of the two (“hybrid beamforming”).</w:t>
        </w:r>
      </w:ins>
    </w:p>
    <w:p w14:paraId="4CC84E8F" w14:textId="2D181A83" w:rsidR="00A057BC" w:rsidRPr="00BD6ED3" w:rsidDel="00A057BC" w:rsidRDefault="00A057BC" w:rsidP="00BD6ED3">
      <w:pPr>
        <w:rPr>
          <w:ins w:id="1131" w:author="Author"/>
          <w:del w:id="1132" w:author="Author"/>
          <w:lang w:val="en-GB" w:eastAsia="zh-CN"/>
        </w:rPr>
      </w:pPr>
    </w:p>
    <w:p w14:paraId="4D3928DE" w14:textId="104DA55F" w:rsidR="00D318F8" w:rsidRDefault="00093F96">
      <w:pPr>
        <w:pStyle w:val="Heading4"/>
        <w:rPr>
          <w:ins w:id="1133" w:author="Author"/>
        </w:rPr>
      </w:pPr>
      <w:ins w:id="1134" w:author="Author">
        <w:r>
          <w:t>Weight-based Dynamic Beamforming</w:t>
        </w:r>
        <w:r w:rsidRPr="00843F62" w:rsidDel="00093F96">
          <w:t xml:space="preserve"> </w:t>
        </w:r>
      </w:ins>
    </w:p>
    <w:p w14:paraId="24E1BBB2" w14:textId="2DAA948E" w:rsidR="00D318F8" w:rsidRDefault="00D318F8">
      <w:pPr>
        <w:rPr>
          <w:ins w:id="1135" w:author="Author"/>
          <w:lang w:val="en-GB" w:eastAsia="zh-CN"/>
        </w:rPr>
      </w:pPr>
      <w:proofErr w:type="spellStart"/>
      <w:ins w:id="1136" w:author="Author">
        <w:r>
          <w:rPr>
            <w:lang w:val="en-GB" w:eastAsia="zh-CN"/>
          </w:rPr>
          <w:t>AALi</w:t>
        </w:r>
        <w:proofErr w:type="spellEnd"/>
        <w:r>
          <w:rPr>
            <w:lang w:val="en-GB" w:eastAsia="zh-CN"/>
          </w:rPr>
          <w:t xml:space="preserve"> shall support Application </w:t>
        </w:r>
        <w:proofErr w:type="spellStart"/>
        <w:r>
          <w:rPr>
            <w:lang w:val="en-GB" w:eastAsia="zh-CN"/>
          </w:rPr>
          <w:t>signaling</w:t>
        </w:r>
        <w:proofErr w:type="spellEnd"/>
        <w:r>
          <w:rPr>
            <w:lang w:val="en-GB" w:eastAsia="zh-CN"/>
          </w:rPr>
          <w:t xml:space="preserve"> of the following parameters, as needed for </w:t>
        </w:r>
        <w:r w:rsidR="002976F2">
          <w:rPr>
            <w:lang w:val="en-GB" w:eastAsia="zh-CN"/>
          </w:rPr>
          <w:t>AF</w:t>
        </w:r>
        <w:r w:rsidR="00EA0FDE">
          <w:rPr>
            <w:lang w:val="en-GB" w:eastAsia="zh-CN"/>
          </w:rPr>
          <w:t>-</w:t>
        </w:r>
        <w:proofErr w:type="spellStart"/>
        <w:r>
          <w:rPr>
            <w:lang w:val="en-GB" w:eastAsia="zh-CN"/>
          </w:rPr>
          <w:t>signaling</w:t>
        </w:r>
        <w:proofErr w:type="spellEnd"/>
        <w:r>
          <w:rPr>
            <w:lang w:val="en-GB" w:eastAsia="zh-CN"/>
          </w:rPr>
          <w:t xml:space="preserve"> of </w:t>
        </w:r>
        <w:r w:rsidR="003719A8">
          <w:rPr>
            <w:lang w:val="en-GB" w:eastAsia="zh-CN"/>
          </w:rPr>
          <w:t>beam</w:t>
        </w:r>
        <w:r w:rsidR="00883F28">
          <w:rPr>
            <w:lang w:val="en-GB" w:eastAsia="zh-CN"/>
          </w:rPr>
          <w:t xml:space="preserve">forming </w:t>
        </w:r>
        <w:del w:id="1137" w:author="Author">
          <w:r w:rsidR="003719A8" w:rsidDel="00883F28">
            <w:rPr>
              <w:lang w:val="en-GB" w:eastAsia="zh-CN"/>
            </w:rPr>
            <w:delText xml:space="preserve"> </w:delText>
          </w:r>
        </w:del>
        <w:r w:rsidR="003719A8">
          <w:rPr>
            <w:lang w:val="en-GB" w:eastAsia="zh-CN"/>
          </w:rPr>
          <w:t>weight</w:t>
        </w:r>
        <w:del w:id="1138" w:author="Author">
          <w:r w:rsidR="003719A8" w:rsidDel="003C3AFB">
            <w:rPr>
              <w:lang w:val="en-GB" w:eastAsia="zh-CN"/>
            </w:rPr>
            <w:delText>s</w:delText>
          </w:r>
        </w:del>
        <w:r w:rsidR="003C3AFB">
          <w:rPr>
            <w:lang w:val="en-GB" w:eastAsia="zh-CN"/>
          </w:rPr>
          <w:t xml:space="preserve"> </w:t>
        </w:r>
        <w:del w:id="1139" w:author="Author">
          <w:r w:rsidR="003C3AFB" w:rsidDel="00E21F91">
            <w:rPr>
              <w:lang w:val="en-GB" w:eastAsia="zh-CN"/>
            </w:rPr>
            <w:delText>b</w:delText>
          </w:r>
        </w:del>
        <w:r w:rsidR="00E21F91">
          <w:rPr>
            <w:lang w:val="en-GB" w:eastAsia="zh-CN"/>
          </w:rPr>
          <w:t>v</w:t>
        </w:r>
        <w:r w:rsidR="003C3AFB">
          <w:rPr>
            <w:lang w:val="en-GB" w:eastAsia="zh-CN"/>
          </w:rPr>
          <w:t>ectors of</w:t>
        </w:r>
        <w:r>
          <w:rPr>
            <w:lang w:val="en-GB" w:eastAsia="zh-CN"/>
          </w:rPr>
          <w:t xml:space="preserve"> </w:t>
        </w:r>
        <w:r w:rsidR="00883F28">
          <w:rPr>
            <w:lang w:val="en-GB" w:eastAsia="zh-CN"/>
          </w:rPr>
          <w:t>(</w:t>
        </w:r>
        <w:proofErr w:type="spellStart"/>
        <w:r w:rsidR="00883F28">
          <w:rPr>
            <w:lang w:val="en-GB" w:eastAsia="zh-CN"/>
          </w:rPr>
          <w:t>bfwI</w:t>
        </w:r>
        <w:proofErr w:type="spellEnd"/>
        <w:r w:rsidR="00883F28">
          <w:rPr>
            <w:lang w:val="en-GB" w:eastAsia="zh-CN"/>
          </w:rPr>
          <w:t xml:space="preserve">, </w:t>
        </w:r>
        <w:proofErr w:type="spellStart"/>
        <w:r w:rsidR="00883F28">
          <w:rPr>
            <w:lang w:val="en-GB" w:eastAsia="zh-CN"/>
          </w:rPr>
          <w:t>bfwQ</w:t>
        </w:r>
        <w:proofErr w:type="spellEnd"/>
        <w:r w:rsidR="00883F28">
          <w:rPr>
            <w:lang w:val="en-GB" w:eastAsia="zh-CN"/>
          </w:rPr>
          <w:t xml:space="preserve">) </w:t>
        </w:r>
        <w:r>
          <w:rPr>
            <w:lang w:val="en-GB" w:eastAsia="zh-CN"/>
          </w:rPr>
          <w:t xml:space="preserve">in C-Plane </w:t>
        </w:r>
        <w:r w:rsidR="00E4086A">
          <w:rPr>
            <w:lang w:val="en-GB" w:eastAsia="zh-CN"/>
          </w:rPr>
          <w:t xml:space="preserve">Extensions </w:t>
        </w:r>
        <w:r>
          <w:rPr>
            <w:lang w:val="en-GB" w:eastAsia="zh-CN"/>
          </w:rPr>
          <w:t xml:space="preserve">1, </w:t>
        </w:r>
        <w:r w:rsidR="00E4086A">
          <w:rPr>
            <w:lang w:val="en-GB" w:eastAsia="zh-CN"/>
          </w:rPr>
          <w:t>11</w:t>
        </w:r>
        <w:r w:rsidR="002B18A2">
          <w:rPr>
            <w:lang w:val="en-GB" w:eastAsia="zh-CN"/>
          </w:rPr>
          <w:t xml:space="preserve">, </w:t>
        </w:r>
        <w:r w:rsidR="00E4086A">
          <w:rPr>
            <w:lang w:val="en-GB" w:eastAsia="zh-CN"/>
          </w:rPr>
          <w:t>19</w:t>
        </w:r>
        <w:r w:rsidR="00CA446C">
          <w:rPr>
            <w:lang w:val="en-GB" w:eastAsia="zh-CN"/>
          </w:rPr>
          <w:t xml:space="preserve"> </w:t>
        </w:r>
        <w:r w:rsidR="00CA446C">
          <w:t>[8]</w:t>
        </w:r>
        <w:r>
          <w:rPr>
            <w:lang w:val="en-GB" w:eastAsia="zh-CN"/>
          </w:rPr>
          <w:t>:</w:t>
        </w:r>
      </w:ins>
    </w:p>
    <w:p w14:paraId="504E8F0E" w14:textId="647AF46A" w:rsidR="00C15AF5" w:rsidRPr="0057639A" w:rsidRDefault="00C15AF5" w:rsidP="00C15AF5">
      <w:pPr>
        <w:pStyle w:val="Caption"/>
        <w:rPr>
          <w:ins w:id="1140" w:author="Author"/>
          <w:lang w:val="en-GB" w:eastAsia="zh-CN"/>
        </w:rPr>
      </w:pPr>
      <w:ins w:id="1141" w:author="Author">
        <w:r>
          <w:t xml:space="preserve">Table </w:t>
        </w:r>
        <w:r>
          <w:fldChar w:fldCharType="begin"/>
        </w:r>
        <w:r>
          <w:instrText xml:space="preserve"> STYLEREF 1 \s </w:instrText>
        </w:r>
        <w:r>
          <w:fldChar w:fldCharType="separate"/>
        </w:r>
        <w:r>
          <w:rPr>
            <w:noProof/>
            <w:cs/>
          </w:rPr>
          <w:t>‎</w:t>
        </w:r>
        <w:r>
          <w:rPr>
            <w:noProof/>
          </w:rPr>
          <w:t>4</w:t>
        </w:r>
        <w:r>
          <w:rPr>
            <w:noProof/>
          </w:rPr>
          <w:fldChar w:fldCharType="end"/>
        </w:r>
        <w:r>
          <w:noBreakHyphen/>
        </w:r>
        <w:r>
          <w:fldChar w:fldCharType="begin"/>
        </w:r>
        <w:r>
          <w:instrText xml:space="preserve"> SEQ Table \* ARABIC \s 1 </w:instrText>
        </w:r>
        <w:r>
          <w:fldChar w:fldCharType="separate"/>
        </w:r>
        <w:r>
          <w:rPr>
            <w:noProof/>
          </w:rPr>
          <w:t>9</w:t>
        </w:r>
        <w:r>
          <w:rPr>
            <w:noProof/>
          </w:rPr>
          <w:fldChar w:fldCharType="end"/>
        </w:r>
        <w:r>
          <w:t xml:space="preserve"> </w:t>
        </w:r>
        <w:r w:rsidR="00833DD6">
          <w:t>Weight-based Dynamic Beamforming</w:t>
        </w:r>
        <w:r w:rsidR="00833DD6" w:rsidRPr="00843F62" w:rsidDel="00093F96">
          <w:t xml:space="preserve"> </w:t>
        </w:r>
        <w:r w:rsidR="00833DD6">
          <w:t>Parameters for Downlink</w:t>
        </w:r>
      </w:ins>
    </w:p>
    <w:tbl>
      <w:tblPr>
        <w:tblStyle w:val="TableProfessional"/>
        <w:tblW w:w="9712" w:type="dxa"/>
        <w:tblLayout w:type="fixed"/>
        <w:tblLook w:val="0600" w:firstRow="0" w:lastRow="0" w:firstColumn="0" w:lastColumn="0" w:noHBand="1" w:noVBand="1"/>
      </w:tblPr>
      <w:tblGrid>
        <w:gridCol w:w="3039"/>
        <w:gridCol w:w="3249"/>
        <w:gridCol w:w="3424"/>
      </w:tblGrid>
      <w:tr w:rsidR="00C15AF5" w:rsidRPr="00CE27B1" w14:paraId="4E6CB69C" w14:textId="77777777" w:rsidTr="008165A3">
        <w:trPr>
          <w:trHeight w:val="420"/>
          <w:ins w:id="1142" w:author="Author"/>
        </w:trPr>
        <w:tc>
          <w:tcPr>
            <w:tcW w:w="3039" w:type="dxa"/>
            <w:noWrap/>
            <w:hideMark/>
          </w:tcPr>
          <w:p w14:paraId="70D2F3C9" w14:textId="77777777" w:rsidR="00C15AF5" w:rsidRPr="00A84D4D" w:rsidRDefault="00C15AF5" w:rsidP="008165A3">
            <w:pPr>
              <w:spacing w:after="0"/>
              <w:rPr>
                <w:ins w:id="1143" w:author="Author"/>
                <w:rFonts w:asciiTheme="majorBidi" w:eastAsia="Times New Roman" w:hAnsiTheme="majorBidi" w:cstheme="majorBidi"/>
                <w:b/>
                <w:bCs/>
                <w:color w:val="000000"/>
                <w:lang w:eastAsia="zh-CN" w:bidi="he-IL"/>
              </w:rPr>
            </w:pPr>
            <w:ins w:id="1144" w:author="Author">
              <w:r w:rsidRPr="00A13884">
                <w:rPr>
                  <w:rFonts w:asciiTheme="majorBidi" w:eastAsia="Times New Roman" w:hAnsiTheme="majorBidi" w:cstheme="majorBidi"/>
                  <w:b/>
                  <w:bCs/>
                  <w:lang w:eastAsia="zh-CN" w:bidi="he-IL"/>
                </w:rPr>
                <w:t>AF Parameters</w:t>
              </w:r>
            </w:ins>
          </w:p>
        </w:tc>
        <w:tc>
          <w:tcPr>
            <w:tcW w:w="3249" w:type="dxa"/>
            <w:hideMark/>
          </w:tcPr>
          <w:p w14:paraId="67DF4ED8" w14:textId="403DF92E" w:rsidR="00C15AF5" w:rsidRPr="00A84D4D" w:rsidRDefault="00C15AF5" w:rsidP="008165A3">
            <w:pPr>
              <w:spacing w:after="0"/>
              <w:rPr>
                <w:ins w:id="1145" w:author="Author"/>
                <w:rFonts w:asciiTheme="majorBidi" w:eastAsia="Times New Roman" w:hAnsiTheme="majorBidi" w:cstheme="majorBidi"/>
                <w:b/>
                <w:bCs/>
                <w:color w:val="000000"/>
                <w:lang w:eastAsia="zh-CN" w:bidi="he-IL"/>
              </w:rPr>
            </w:pPr>
            <w:ins w:id="1146" w:author="Author">
              <w:r w:rsidRPr="00A13884">
                <w:rPr>
                  <w:rFonts w:asciiTheme="majorBidi" w:eastAsia="Times New Roman" w:hAnsiTheme="majorBidi" w:cstheme="majorBidi"/>
                  <w:b/>
                  <w:bCs/>
                  <w:lang w:eastAsia="zh-CN" w:bidi="he-IL"/>
                </w:rPr>
                <w:t>Summary</w:t>
              </w:r>
            </w:ins>
          </w:p>
        </w:tc>
        <w:tc>
          <w:tcPr>
            <w:tcW w:w="3424" w:type="dxa"/>
            <w:noWrap/>
            <w:hideMark/>
          </w:tcPr>
          <w:p w14:paraId="7CE092CD" w14:textId="5A555EFE" w:rsidR="00C15AF5" w:rsidRPr="00A84D4D" w:rsidRDefault="00B71134" w:rsidP="008165A3">
            <w:pPr>
              <w:spacing w:after="0"/>
              <w:rPr>
                <w:ins w:id="1147" w:author="Author"/>
                <w:rFonts w:asciiTheme="majorBidi" w:eastAsia="Times New Roman" w:hAnsiTheme="majorBidi" w:cstheme="majorBidi"/>
                <w:b/>
                <w:bCs/>
                <w:color w:val="000000"/>
                <w:lang w:eastAsia="zh-CN" w:bidi="he-IL"/>
              </w:rPr>
            </w:pPr>
            <w:ins w:id="1148" w:author="Author">
              <w:r>
                <w:rPr>
                  <w:rFonts w:asciiTheme="majorBidi" w:eastAsia="Times New Roman" w:hAnsiTheme="majorBidi" w:cstheme="majorBidi"/>
                  <w:b/>
                  <w:bCs/>
                  <w:lang w:eastAsia="zh-CN" w:bidi="he-IL"/>
                </w:rPr>
                <w:t>AF Role</w:t>
              </w:r>
            </w:ins>
          </w:p>
        </w:tc>
      </w:tr>
      <w:tr w:rsidR="00C15AF5" w:rsidRPr="00CE27B1" w14:paraId="7AC3470C" w14:textId="77777777" w:rsidTr="008165A3">
        <w:trPr>
          <w:trHeight w:val="300"/>
          <w:ins w:id="1149" w:author="Author"/>
        </w:trPr>
        <w:tc>
          <w:tcPr>
            <w:tcW w:w="9712" w:type="dxa"/>
            <w:gridSpan w:val="3"/>
            <w:shd w:val="clear" w:color="auto" w:fill="D9D9D9" w:themeFill="background1" w:themeFillShade="D9"/>
            <w:noWrap/>
            <w:hideMark/>
          </w:tcPr>
          <w:p w14:paraId="3BA66D7E" w14:textId="2EB5F200" w:rsidR="00C15AF5" w:rsidRPr="00A84D4D" w:rsidRDefault="00C15AF5" w:rsidP="008165A3">
            <w:pPr>
              <w:spacing w:after="0"/>
              <w:rPr>
                <w:ins w:id="1150" w:author="Author"/>
                <w:rFonts w:asciiTheme="majorBidi" w:eastAsia="Times New Roman" w:hAnsiTheme="majorBidi" w:cstheme="majorBidi"/>
                <w:lang w:eastAsia="zh-CN" w:bidi="he-IL"/>
              </w:rPr>
            </w:pPr>
            <w:ins w:id="1151" w:author="Author">
              <w:r>
                <w:rPr>
                  <w:rFonts w:asciiTheme="majorBidi" w:eastAsia="Times New Roman" w:hAnsiTheme="majorBidi" w:cstheme="majorBidi"/>
                  <w:lang w:eastAsia="zh-CN" w:bidi="he-IL"/>
                </w:rPr>
                <w:t xml:space="preserve">AF </w:t>
              </w:r>
              <w:r w:rsidRPr="00C15AF5">
                <w:rPr>
                  <w:rFonts w:asciiTheme="majorBidi" w:eastAsia="Wingdings" w:hAnsiTheme="majorBidi" w:cstheme="majorBidi"/>
                  <w:lang w:eastAsia="zh-CN" w:bidi="he-IL"/>
                </w:rPr>
                <w:sym w:font="Wingdings" w:char="F0E0"/>
              </w:r>
              <w:r>
                <w:rPr>
                  <w:rFonts w:asciiTheme="majorBidi" w:eastAsia="Times New Roman" w:hAnsiTheme="majorBidi" w:cstheme="majorBidi"/>
                  <w:lang w:eastAsia="zh-CN" w:bidi="he-IL"/>
                </w:rPr>
                <w:t xml:space="preserve"> Application</w:t>
              </w:r>
            </w:ins>
          </w:p>
        </w:tc>
      </w:tr>
      <w:tr w:rsidR="00C15AF5" w:rsidRPr="00CE27B1" w14:paraId="4985B1FA" w14:textId="77777777" w:rsidTr="008165A3">
        <w:trPr>
          <w:trHeight w:val="600"/>
          <w:ins w:id="1152" w:author="Author"/>
        </w:trPr>
        <w:tc>
          <w:tcPr>
            <w:tcW w:w="3039" w:type="dxa"/>
            <w:noWrap/>
            <w:hideMark/>
          </w:tcPr>
          <w:p w14:paraId="3089941E" w14:textId="401596C8" w:rsidR="00C15AF5" w:rsidRPr="00A84D4D" w:rsidRDefault="00C17961" w:rsidP="008165A3">
            <w:pPr>
              <w:spacing w:after="0"/>
              <w:rPr>
                <w:ins w:id="1153" w:author="Author"/>
                <w:rFonts w:asciiTheme="majorBidi" w:eastAsia="Times New Roman" w:hAnsiTheme="majorBidi" w:cstheme="majorBidi"/>
                <w:lang w:eastAsia="zh-CN" w:bidi="he-IL"/>
              </w:rPr>
            </w:pPr>
            <w:ins w:id="1154" w:author="Author">
              <w:r>
                <w:rPr>
                  <w:rFonts w:asciiTheme="majorBidi" w:eastAsia="Times New Roman" w:hAnsiTheme="majorBidi" w:cstheme="majorBidi"/>
                  <w:lang w:eastAsia="zh-CN" w:bidi="he-IL"/>
                </w:rPr>
                <w:t>Channel Estimation Abstraction</w:t>
              </w:r>
            </w:ins>
          </w:p>
        </w:tc>
        <w:tc>
          <w:tcPr>
            <w:tcW w:w="3249" w:type="dxa"/>
            <w:hideMark/>
          </w:tcPr>
          <w:p w14:paraId="29040703" w14:textId="0FDC9715" w:rsidR="00C15AF5" w:rsidRPr="00A84D4D" w:rsidRDefault="00C17961" w:rsidP="008165A3">
            <w:pPr>
              <w:spacing w:after="0"/>
              <w:rPr>
                <w:ins w:id="1155" w:author="Author"/>
                <w:rFonts w:asciiTheme="majorBidi" w:eastAsia="Times New Roman" w:hAnsiTheme="majorBidi" w:cstheme="majorBidi"/>
                <w:color w:val="000000"/>
                <w:lang w:eastAsia="zh-CN" w:bidi="he-IL"/>
              </w:rPr>
            </w:pPr>
            <w:ins w:id="1156" w:author="Author">
              <w:r>
                <w:rPr>
                  <w:rFonts w:asciiTheme="majorBidi" w:eastAsia="Times New Roman" w:hAnsiTheme="majorBidi" w:cstheme="majorBidi"/>
                  <w:color w:val="000000"/>
                  <w:lang w:eastAsia="zh-CN" w:bidi="he-IL"/>
                </w:rPr>
                <w:t>A representation of SRS-based channel observations, as document</w:t>
              </w:r>
              <w:r w:rsidR="00B71134">
                <w:rPr>
                  <w:rFonts w:asciiTheme="majorBidi" w:eastAsia="Times New Roman" w:hAnsiTheme="majorBidi" w:cstheme="majorBidi"/>
                  <w:color w:val="000000"/>
                  <w:lang w:eastAsia="zh-CN" w:bidi="he-IL"/>
                </w:rPr>
                <w:t>ed</w:t>
              </w:r>
              <w:r>
                <w:rPr>
                  <w:rFonts w:asciiTheme="majorBidi" w:eastAsia="Times New Roman" w:hAnsiTheme="majorBidi" w:cstheme="majorBidi"/>
                  <w:color w:val="000000"/>
                  <w:lang w:eastAsia="zh-CN" w:bidi="he-IL"/>
                </w:rPr>
                <w:t xml:space="preserve"> in the SRS report for </w:t>
              </w:r>
              <w:r w:rsidR="00B71134">
                <w:rPr>
                  <w:rFonts w:asciiTheme="majorBidi" w:eastAsia="Times New Roman" w:hAnsiTheme="majorBidi" w:cstheme="majorBidi"/>
                  <w:color w:val="000000"/>
                  <w:lang w:eastAsia="zh-CN" w:bidi="he-IL"/>
                </w:rPr>
                <w:t xml:space="preserve">usage: </w:t>
              </w:r>
              <w:proofErr w:type="spellStart"/>
              <w:r w:rsidR="00B71134" w:rsidRPr="00B71134">
                <w:rPr>
                  <w:rFonts w:asciiTheme="majorBidi" w:eastAsia="Times New Roman" w:hAnsiTheme="majorBidi" w:cstheme="majorBidi"/>
                  <w:color w:val="000000"/>
                  <w:lang w:eastAsia="zh-CN" w:bidi="he-IL"/>
                </w:rPr>
                <w:t>antennaSwitching</w:t>
              </w:r>
              <w:proofErr w:type="spellEnd"/>
              <w:r w:rsidR="00B71134">
                <w:rPr>
                  <w:rFonts w:asciiTheme="majorBidi" w:eastAsia="Times New Roman" w:hAnsiTheme="majorBidi" w:cstheme="majorBidi"/>
                  <w:color w:val="000000"/>
                  <w:lang w:eastAsia="zh-CN" w:bidi="he-IL"/>
                </w:rPr>
                <w:t xml:space="preserve"> in section </w:t>
              </w:r>
              <w:r w:rsidR="00B71134">
                <w:rPr>
                  <w:rFonts w:asciiTheme="majorBidi" w:eastAsia="Times New Roman" w:hAnsiTheme="majorBidi" w:cstheme="majorBidi"/>
                  <w:color w:val="000000"/>
                  <w:lang w:eastAsia="zh-CN" w:bidi="he-IL"/>
                </w:rPr>
                <w:fldChar w:fldCharType="begin"/>
              </w:r>
              <w:r w:rsidR="00B71134">
                <w:rPr>
                  <w:rFonts w:asciiTheme="majorBidi" w:eastAsia="Times New Roman" w:hAnsiTheme="majorBidi" w:cstheme="majorBidi"/>
                  <w:color w:val="000000"/>
                  <w:lang w:eastAsia="zh-CN" w:bidi="he-IL"/>
                </w:rPr>
                <w:instrText xml:space="preserve"> REF _Ref86759554 \r \h </w:instrText>
              </w:r>
            </w:ins>
            <w:r w:rsidR="00B71134">
              <w:rPr>
                <w:rFonts w:asciiTheme="majorBidi" w:eastAsia="Times New Roman" w:hAnsiTheme="majorBidi" w:cstheme="majorBidi"/>
                <w:color w:val="000000"/>
                <w:lang w:eastAsia="zh-CN" w:bidi="he-IL"/>
              </w:rPr>
            </w:r>
            <w:r w:rsidR="00B71134">
              <w:rPr>
                <w:rFonts w:asciiTheme="majorBidi" w:eastAsia="Times New Roman" w:hAnsiTheme="majorBidi" w:cstheme="majorBidi"/>
                <w:color w:val="000000"/>
                <w:lang w:eastAsia="zh-CN" w:bidi="he-IL"/>
              </w:rPr>
              <w:fldChar w:fldCharType="separate"/>
            </w:r>
            <w:ins w:id="1157" w:author="Author">
              <w:r w:rsidR="00B71134">
                <w:rPr>
                  <w:rFonts w:asciiTheme="majorBidi" w:eastAsia="Times New Roman" w:hAnsiTheme="majorBidi" w:cstheme="majorBidi"/>
                  <w:color w:val="000000"/>
                  <w:cs/>
                  <w:lang w:eastAsia="zh-CN" w:bidi="he-IL"/>
                </w:rPr>
                <w:t>‎</w:t>
              </w:r>
              <w:r w:rsidR="00B71134">
                <w:rPr>
                  <w:rFonts w:asciiTheme="majorBidi" w:eastAsia="Times New Roman" w:hAnsiTheme="majorBidi" w:cstheme="majorBidi"/>
                  <w:color w:val="000000"/>
                  <w:lang w:eastAsia="zh-CN" w:bidi="he-IL"/>
                </w:rPr>
                <w:t>4.3.5.2</w:t>
              </w:r>
              <w:r w:rsidR="00B71134">
                <w:rPr>
                  <w:rFonts w:asciiTheme="majorBidi" w:eastAsia="Times New Roman" w:hAnsiTheme="majorBidi" w:cstheme="majorBidi"/>
                  <w:color w:val="000000"/>
                  <w:lang w:eastAsia="zh-CN" w:bidi="he-IL"/>
                </w:rPr>
                <w:fldChar w:fldCharType="end"/>
              </w:r>
            </w:ins>
          </w:p>
        </w:tc>
        <w:tc>
          <w:tcPr>
            <w:tcW w:w="3424" w:type="dxa"/>
            <w:noWrap/>
            <w:hideMark/>
          </w:tcPr>
          <w:p w14:paraId="1A8DB5D7" w14:textId="246D8F88" w:rsidR="00C15AF5" w:rsidRPr="00A84D4D" w:rsidRDefault="00B71134" w:rsidP="008165A3">
            <w:pPr>
              <w:spacing w:after="0"/>
              <w:rPr>
                <w:ins w:id="1158" w:author="Author"/>
                <w:rFonts w:asciiTheme="majorBidi" w:eastAsia="Times New Roman" w:hAnsiTheme="majorBidi" w:cstheme="majorBidi"/>
                <w:color w:val="000000"/>
                <w:lang w:eastAsia="zh-CN" w:bidi="he-IL"/>
              </w:rPr>
            </w:pPr>
            <w:ins w:id="1159" w:author="Author">
              <w:r>
                <w:rPr>
                  <w:rFonts w:asciiTheme="majorBidi" w:eastAsia="Times New Roman" w:hAnsiTheme="majorBidi" w:cstheme="majorBidi"/>
                  <w:color w:val="000000"/>
                  <w:lang w:eastAsia="zh-CN" w:bidi="he-IL"/>
                </w:rPr>
                <w:t xml:space="preserve">Computes Channel Estimates and Channel Estimation </w:t>
              </w:r>
              <w:del w:id="1160" w:author="Author">
                <w:r w:rsidDel="002C1395">
                  <w:rPr>
                    <w:rFonts w:asciiTheme="majorBidi" w:eastAsia="Times New Roman" w:hAnsiTheme="majorBidi" w:cstheme="majorBidi"/>
                    <w:color w:val="000000"/>
                    <w:lang w:eastAsia="zh-CN" w:bidi="he-IL"/>
                  </w:rPr>
                  <w:delText>a</w:delText>
                </w:r>
              </w:del>
              <w:r w:rsidR="002C1395">
                <w:rPr>
                  <w:rFonts w:asciiTheme="majorBidi" w:eastAsia="Times New Roman" w:hAnsiTheme="majorBidi" w:cstheme="majorBidi"/>
                  <w:color w:val="000000"/>
                  <w:lang w:eastAsia="zh-CN" w:bidi="he-IL"/>
                </w:rPr>
                <w:t>A</w:t>
              </w:r>
              <w:r>
                <w:rPr>
                  <w:rFonts w:asciiTheme="majorBidi" w:eastAsia="Times New Roman" w:hAnsiTheme="majorBidi" w:cstheme="majorBidi"/>
                  <w:color w:val="000000"/>
                  <w:lang w:eastAsia="zh-CN" w:bidi="he-IL"/>
                </w:rPr>
                <w:t>bstraction, and signals the abstraction to the Application</w:t>
              </w:r>
            </w:ins>
          </w:p>
        </w:tc>
      </w:tr>
      <w:tr w:rsidR="00C15AF5" w:rsidRPr="00CE27B1" w14:paraId="702BD6FD" w14:textId="77777777" w:rsidTr="008165A3">
        <w:trPr>
          <w:trHeight w:val="300"/>
          <w:ins w:id="1161" w:author="Author"/>
        </w:trPr>
        <w:tc>
          <w:tcPr>
            <w:tcW w:w="9712" w:type="dxa"/>
            <w:gridSpan w:val="3"/>
            <w:shd w:val="clear" w:color="auto" w:fill="D9D9D9" w:themeFill="background1" w:themeFillShade="D9"/>
            <w:noWrap/>
            <w:hideMark/>
          </w:tcPr>
          <w:p w14:paraId="2909987E" w14:textId="09748289" w:rsidR="00C15AF5" w:rsidRPr="00A84D4D" w:rsidRDefault="00904E4F" w:rsidP="008165A3">
            <w:pPr>
              <w:spacing w:after="0"/>
              <w:rPr>
                <w:ins w:id="1162" w:author="Author"/>
                <w:rFonts w:asciiTheme="majorBidi" w:eastAsia="Times New Roman" w:hAnsiTheme="majorBidi" w:cstheme="majorBidi"/>
                <w:lang w:eastAsia="zh-CN" w:bidi="he-IL"/>
              </w:rPr>
            </w:pPr>
            <w:ins w:id="1163" w:author="Author">
              <w:r>
                <w:rPr>
                  <w:rFonts w:asciiTheme="majorBidi" w:eastAsia="Times New Roman" w:hAnsiTheme="majorBidi" w:cstheme="majorBidi"/>
                  <w:lang w:eastAsia="zh-CN" w:bidi="he-IL"/>
                </w:rPr>
                <w:t xml:space="preserve">Application </w:t>
              </w:r>
              <w:r w:rsidRPr="00904E4F">
                <w:rPr>
                  <w:rFonts w:asciiTheme="majorBidi" w:eastAsia="Wingdings" w:hAnsiTheme="majorBidi" w:cstheme="majorBidi"/>
                  <w:lang w:eastAsia="zh-CN" w:bidi="he-IL"/>
                </w:rPr>
                <w:sym w:font="Wingdings" w:char="F0E0"/>
              </w:r>
              <w:r>
                <w:rPr>
                  <w:rFonts w:asciiTheme="majorBidi" w:eastAsia="Times New Roman" w:hAnsiTheme="majorBidi" w:cstheme="majorBidi"/>
                  <w:lang w:eastAsia="zh-CN" w:bidi="he-IL"/>
                </w:rPr>
                <w:t xml:space="preserve"> AF</w:t>
              </w:r>
            </w:ins>
          </w:p>
        </w:tc>
      </w:tr>
      <w:tr w:rsidR="007E1DCD" w:rsidRPr="00CE27B1" w14:paraId="7958FDEA" w14:textId="77777777" w:rsidTr="008165A3">
        <w:trPr>
          <w:trHeight w:val="600"/>
          <w:ins w:id="1164" w:author="Author"/>
        </w:trPr>
        <w:tc>
          <w:tcPr>
            <w:tcW w:w="3039" w:type="dxa"/>
            <w:noWrap/>
            <w:hideMark/>
          </w:tcPr>
          <w:p w14:paraId="0B0A2270" w14:textId="498FD723" w:rsidR="007E1DCD" w:rsidRDefault="007E1DCD" w:rsidP="008165A3">
            <w:pPr>
              <w:spacing w:after="0"/>
              <w:rPr>
                <w:ins w:id="1165" w:author="Author"/>
                <w:rFonts w:asciiTheme="majorBidi" w:eastAsia="Times New Roman" w:hAnsiTheme="majorBidi" w:cstheme="majorBidi"/>
                <w:lang w:eastAsia="zh-CN" w:bidi="he-IL"/>
              </w:rPr>
            </w:pPr>
            <w:ins w:id="1166" w:author="Author">
              <w:r>
                <w:rPr>
                  <w:rFonts w:asciiTheme="majorBidi" w:eastAsia="Times New Roman" w:hAnsiTheme="majorBidi" w:cstheme="majorBidi"/>
                  <w:lang w:eastAsia="zh-CN" w:bidi="he-IL"/>
                </w:rPr>
                <w:t>UEs</w:t>
              </w:r>
            </w:ins>
          </w:p>
          <w:p w14:paraId="5CE3911C" w14:textId="09653760" w:rsidR="007E1DCD" w:rsidRPr="00A84D4D" w:rsidRDefault="007E1DCD" w:rsidP="008165A3">
            <w:pPr>
              <w:spacing w:after="0"/>
              <w:rPr>
                <w:ins w:id="1167" w:author="Author"/>
                <w:rFonts w:asciiTheme="majorBidi" w:eastAsia="Times New Roman" w:hAnsiTheme="majorBidi" w:cstheme="majorBidi"/>
                <w:lang w:eastAsia="zh-CN" w:bidi="he-IL"/>
              </w:rPr>
            </w:pPr>
          </w:p>
        </w:tc>
        <w:tc>
          <w:tcPr>
            <w:tcW w:w="3249" w:type="dxa"/>
            <w:hideMark/>
          </w:tcPr>
          <w:p w14:paraId="2142B9EA" w14:textId="295730C7" w:rsidR="007E1DCD" w:rsidRPr="00A84D4D" w:rsidRDefault="007E1DCD" w:rsidP="008165A3">
            <w:pPr>
              <w:spacing w:after="0"/>
              <w:rPr>
                <w:ins w:id="1168" w:author="Author"/>
                <w:rFonts w:asciiTheme="majorBidi" w:eastAsia="Times New Roman" w:hAnsiTheme="majorBidi" w:cstheme="majorBidi"/>
                <w:color w:val="000000"/>
                <w:lang w:eastAsia="zh-CN" w:bidi="he-IL"/>
              </w:rPr>
            </w:pPr>
            <w:ins w:id="1169" w:author="Author">
              <w:r>
                <w:rPr>
                  <w:rFonts w:asciiTheme="majorBidi" w:eastAsia="Times New Roman" w:hAnsiTheme="majorBidi" w:cstheme="majorBidi"/>
                  <w:color w:val="000000"/>
                  <w:lang w:eastAsia="zh-CN" w:bidi="he-IL"/>
                </w:rPr>
                <w:t>Selected UEs for scheduling (for an illustration refer to the L users referenced in Appendix J.</w:t>
              </w:r>
              <w:del w:id="1170" w:author="Author">
                <w:r w:rsidDel="009110CF">
                  <w:rPr>
                    <w:rFonts w:asciiTheme="majorBidi" w:eastAsia="Times New Roman" w:hAnsiTheme="majorBidi" w:cstheme="majorBidi"/>
                    <w:color w:val="000000"/>
                    <w:lang w:eastAsia="zh-CN" w:bidi="he-IL"/>
                  </w:rPr>
                  <w:delText>2</w:delText>
                </w:r>
              </w:del>
              <w:r>
                <w:rPr>
                  <w:rFonts w:asciiTheme="majorBidi" w:eastAsia="Times New Roman" w:hAnsiTheme="majorBidi" w:cstheme="majorBidi"/>
                  <w:color w:val="000000"/>
                  <w:lang w:eastAsia="zh-CN" w:bidi="he-IL"/>
                </w:rPr>
                <w:t xml:space="preserve">4 of </w:t>
              </w:r>
              <w:r>
                <w:t>[8]</w:t>
              </w:r>
            </w:ins>
          </w:p>
        </w:tc>
        <w:tc>
          <w:tcPr>
            <w:tcW w:w="3424" w:type="dxa"/>
            <w:vMerge w:val="restart"/>
            <w:hideMark/>
          </w:tcPr>
          <w:p w14:paraId="53907D8B" w14:textId="57FAEB54" w:rsidR="003F5BEC" w:rsidRDefault="007E1DCD">
            <w:pPr>
              <w:spacing w:after="0"/>
              <w:rPr>
                <w:ins w:id="1171" w:author="Author"/>
                <w:rFonts w:asciiTheme="majorBidi" w:eastAsia="Times New Roman" w:hAnsiTheme="majorBidi" w:cstheme="majorBidi"/>
                <w:color w:val="000000"/>
                <w:lang w:eastAsia="zh-CN" w:bidi="he-IL"/>
              </w:rPr>
            </w:pPr>
            <w:ins w:id="1172" w:author="Author">
              <w:r>
                <w:rPr>
                  <w:rFonts w:asciiTheme="majorBidi" w:eastAsia="Times New Roman" w:hAnsiTheme="majorBidi" w:cstheme="majorBidi"/>
                  <w:color w:val="000000"/>
                  <w:lang w:eastAsia="zh-CN" w:bidi="he-IL"/>
                </w:rPr>
                <w:t xml:space="preserve">Compute precoding weights </w:t>
              </w:r>
              <w:r w:rsidR="00655681">
                <w:rPr>
                  <w:rFonts w:asciiTheme="majorBidi" w:eastAsia="Times New Roman" w:hAnsiTheme="majorBidi" w:cstheme="majorBidi"/>
                  <w:color w:val="000000"/>
                  <w:lang w:eastAsia="zh-CN" w:bidi="he-IL"/>
                </w:rPr>
                <w:t xml:space="preserve">for the </w:t>
              </w:r>
              <w:r>
                <w:rPr>
                  <w:rFonts w:asciiTheme="majorBidi" w:eastAsia="Times New Roman" w:hAnsiTheme="majorBidi" w:cstheme="majorBidi"/>
                  <w:color w:val="000000"/>
                  <w:lang w:eastAsia="zh-CN" w:bidi="he-IL"/>
                </w:rPr>
                <w:t>selected UEs and layers</w:t>
              </w:r>
              <w:r w:rsidR="002C1395">
                <w:rPr>
                  <w:rFonts w:asciiTheme="majorBidi" w:eastAsia="Times New Roman" w:hAnsiTheme="majorBidi" w:cstheme="majorBidi"/>
                  <w:color w:val="000000"/>
                  <w:lang w:eastAsia="zh-CN" w:bidi="he-IL"/>
                </w:rPr>
                <w:t>,</w:t>
              </w:r>
              <w:r w:rsidR="006D6EA3">
                <w:rPr>
                  <w:rFonts w:asciiTheme="majorBidi" w:eastAsia="Times New Roman" w:hAnsiTheme="majorBidi" w:cstheme="majorBidi"/>
                  <w:color w:val="000000"/>
                  <w:lang w:eastAsia="zh-CN" w:bidi="he-IL"/>
                </w:rPr>
                <w:t xml:space="preserve"> </w:t>
              </w:r>
              <w:proofErr w:type="gramStart"/>
              <w:r w:rsidR="006D6EA3">
                <w:rPr>
                  <w:rFonts w:asciiTheme="majorBidi" w:eastAsia="Times New Roman" w:hAnsiTheme="majorBidi" w:cstheme="majorBidi"/>
                  <w:color w:val="000000"/>
                  <w:lang w:eastAsia="zh-CN" w:bidi="he-IL"/>
                </w:rPr>
                <w:t>e.g.</w:t>
              </w:r>
              <w:proofErr w:type="gramEnd"/>
              <w:r w:rsidR="002C1395">
                <w:rPr>
                  <w:rFonts w:asciiTheme="majorBidi" w:eastAsia="Times New Roman" w:hAnsiTheme="majorBidi" w:cstheme="majorBidi"/>
                  <w:color w:val="000000"/>
                  <w:lang w:eastAsia="zh-CN" w:bidi="he-IL"/>
                </w:rPr>
                <w:t xml:space="preserve"> based on </w:t>
              </w:r>
              <w:r w:rsidR="00207BAF">
                <w:rPr>
                  <w:rFonts w:asciiTheme="majorBidi" w:eastAsia="Times New Roman" w:hAnsiTheme="majorBidi" w:cstheme="majorBidi"/>
                  <w:color w:val="000000"/>
                  <w:lang w:eastAsia="zh-CN" w:bidi="he-IL"/>
                </w:rPr>
                <w:t xml:space="preserve">the reported </w:t>
              </w:r>
              <w:r w:rsidR="002C1395">
                <w:rPr>
                  <w:rFonts w:asciiTheme="majorBidi" w:eastAsia="Times New Roman" w:hAnsiTheme="majorBidi" w:cstheme="majorBidi"/>
                  <w:color w:val="000000"/>
                  <w:lang w:eastAsia="zh-CN" w:bidi="he-IL"/>
                </w:rPr>
                <w:t xml:space="preserve">Channel Estimation </w:t>
              </w:r>
              <w:r w:rsidR="00044D3C">
                <w:rPr>
                  <w:rFonts w:asciiTheme="majorBidi" w:eastAsia="Times New Roman" w:hAnsiTheme="majorBidi" w:cstheme="majorBidi"/>
                  <w:color w:val="000000"/>
                  <w:lang w:eastAsia="zh-CN" w:bidi="he-IL"/>
                </w:rPr>
                <w:t xml:space="preserve">and its </w:t>
              </w:r>
              <w:r w:rsidR="002C1395">
                <w:rPr>
                  <w:rFonts w:asciiTheme="majorBidi" w:eastAsia="Times New Roman" w:hAnsiTheme="majorBidi" w:cstheme="majorBidi"/>
                  <w:color w:val="000000"/>
                  <w:lang w:eastAsia="zh-CN" w:bidi="he-IL"/>
                </w:rPr>
                <w:t>Abstraction</w:t>
              </w:r>
              <w:r w:rsidR="003F5BEC">
                <w:rPr>
                  <w:rFonts w:asciiTheme="majorBidi" w:eastAsia="Times New Roman" w:hAnsiTheme="majorBidi" w:cstheme="majorBidi"/>
                  <w:color w:val="000000"/>
                  <w:lang w:eastAsia="zh-CN" w:bidi="he-IL"/>
                </w:rPr>
                <w:t>.</w:t>
              </w:r>
            </w:ins>
          </w:p>
          <w:p w14:paraId="76EC6174" w14:textId="77777777" w:rsidR="00132BB9" w:rsidRDefault="00132BB9">
            <w:pPr>
              <w:spacing w:after="0"/>
              <w:rPr>
                <w:ins w:id="1173" w:author="Author"/>
                <w:rFonts w:asciiTheme="majorBidi" w:eastAsia="Times New Roman" w:hAnsiTheme="majorBidi" w:cstheme="majorBidi"/>
                <w:color w:val="000000"/>
                <w:lang w:eastAsia="zh-CN" w:bidi="he-IL"/>
              </w:rPr>
            </w:pPr>
          </w:p>
          <w:p w14:paraId="1F4BB887" w14:textId="77777777" w:rsidR="003F5BEC" w:rsidRDefault="003F5BEC" w:rsidP="004F5886">
            <w:pPr>
              <w:spacing w:after="0"/>
              <w:rPr>
                <w:ins w:id="1174" w:author="Author"/>
                <w:rFonts w:asciiTheme="majorBidi" w:eastAsia="Times New Roman" w:hAnsiTheme="majorBidi" w:cstheme="majorBidi"/>
                <w:color w:val="000000"/>
                <w:lang w:eastAsia="zh-CN" w:bidi="he-IL"/>
              </w:rPr>
            </w:pPr>
            <w:ins w:id="1175" w:author="Author">
              <w:r>
                <w:rPr>
                  <w:rFonts w:asciiTheme="majorBidi" w:eastAsia="Times New Roman" w:hAnsiTheme="majorBidi" w:cstheme="majorBidi"/>
                  <w:color w:val="000000"/>
                  <w:lang w:eastAsia="zh-CN" w:bidi="he-IL"/>
                </w:rPr>
                <w:t xml:space="preserve">Signal </w:t>
              </w:r>
              <w:r w:rsidR="00FC581A">
                <w:rPr>
                  <w:rFonts w:asciiTheme="majorBidi" w:eastAsia="Times New Roman" w:hAnsiTheme="majorBidi" w:cstheme="majorBidi"/>
                  <w:color w:val="000000"/>
                  <w:lang w:eastAsia="zh-CN" w:bidi="he-IL"/>
                </w:rPr>
                <w:t xml:space="preserve">to O-RU </w:t>
              </w:r>
              <w:r>
                <w:rPr>
                  <w:rFonts w:asciiTheme="majorBidi" w:eastAsia="Times New Roman" w:hAnsiTheme="majorBidi" w:cstheme="majorBidi"/>
                  <w:color w:val="000000"/>
                  <w:lang w:eastAsia="zh-CN" w:bidi="he-IL"/>
                </w:rPr>
                <w:t>beamforming vectors of weights (</w:t>
              </w:r>
              <w:proofErr w:type="spellStart"/>
              <w:r>
                <w:rPr>
                  <w:rFonts w:asciiTheme="majorBidi" w:eastAsia="Times New Roman" w:hAnsiTheme="majorBidi" w:cstheme="majorBidi"/>
                  <w:color w:val="000000"/>
                  <w:lang w:eastAsia="zh-CN" w:bidi="he-IL"/>
                </w:rPr>
                <w:t>bfwI</w:t>
              </w:r>
              <w:proofErr w:type="spellEnd"/>
              <w:r>
                <w:rPr>
                  <w:rFonts w:asciiTheme="majorBidi" w:eastAsia="Times New Roman" w:hAnsiTheme="majorBidi" w:cstheme="majorBidi"/>
                  <w:color w:val="000000"/>
                  <w:lang w:eastAsia="zh-CN" w:bidi="he-IL"/>
                </w:rPr>
                <w:t xml:space="preserve">, </w:t>
              </w:r>
              <w:proofErr w:type="spellStart"/>
              <w:r>
                <w:rPr>
                  <w:rFonts w:asciiTheme="majorBidi" w:eastAsia="Times New Roman" w:hAnsiTheme="majorBidi" w:cstheme="majorBidi"/>
                  <w:color w:val="000000"/>
                  <w:lang w:eastAsia="zh-CN" w:bidi="he-IL"/>
                </w:rPr>
                <w:t>bfwQ</w:t>
              </w:r>
              <w:proofErr w:type="spellEnd"/>
              <w:r>
                <w:rPr>
                  <w:rFonts w:asciiTheme="majorBidi" w:eastAsia="Times New Roman" w:hAnsiTheme="majorBidi" w:cstheme="majorBidi"/>
                  <w:color w:val="000000"/>
                  <w:lang w:eastAsia="zh-CN" w:bidi="he-IL"/>
                </w:rPr>
                <w:t>) over C-Plane</w:t>
              </w:r>
              <w:r w:rsidR="002C0202">
                <w:rPr>
                  <w:rFonts w:asciiTheme="majorBidi" w:eastAsia="Times New Roman" w:hAnsiTheme="majorBidi" w:cstheme="majorBidi"/>
                  <w:color w:val="000000"/>
                  <w:lang w:eastAsia="zh-CN" w:bidi="he-IL"/>
                </w:rPr>
                <w:t xml:space="preserve"> for the Application-selected UEs and layers</w:t>
              </w:r>
              <w:r w:rsidR="00440825">
                <w:rPr>
                  <w:rFonts w:asciiTheme="majorBidi" w:eastAsia="Times New Roman" w:hAnsiTheme="majorBidi" w:cstheme="majorBidi"/>
                  <w:color w:val="000000"/>
                  <w:lang w:eastAsia="zh-CN" w:bidi="he-IL"/>
                </w:rPr>
                <w:t>.</w:t>
              </w:r>
            </w:ins>
          </w:p>
          <w:p w14:paraId="0ABA3766" w14:textId="77777777" w:rsidR="00440825" w:rsidRDefault="00440825" w:rsidP="004F5886">
            <w:pPr>
              <w:spacing w:after="0"/>
              <w:rPr>
                <w:ins w:id="1176" w:author="Author"/>
                <w:rFonts w:asciiTheme="majorBidi" w:eastAsia="Times New Roman" w:hAnsiTheme="majorBidi" w:cstheme="majorBidi"/>
                <w:color w:val="000000"/>
                <w:lang w:eastAsia="zh-CN" w:bidi="he-IL"/>
              </w:rPr>
            </w:pPr>
          </w:p>
          <w:p w14:paraId="17E2F836" w14:textId="29606C6D" w:rsidR="00440825" w:rsidRPr="00A84D4D" w:rsidRDefault="00440825" w:rsidP="004F5886">
            <w:pPr>
              <w:spacing w:after="0"/>
              <w:rPr>
                <w:ins w:id="1177" w:author="Author"/>
                <w:rFonts w:asciiTheme="majorBidi" w:eastAsia="Times New Roman" w:hAnsiTheme="majorBidi" w:cstheme="majorBidi"/>
                <w:color w:val="000000"/>
                <w:lang w:eastAsia="zh-CN" w:bidi="he-IL"/>
              </w:rPr>
            </w:pPr>
            <w:ins w:id="1178" w:author="Author">
              <w:r>
                <w:rPr>
                  <w:rFonts w:asciiTheme="majorBidi" w:eastAsia="Times New Roman" w:hAnsiTheme="majorBidi" w:cstheme="majorBidi"/>
                  <w:color w:val="000000"/>
                  <w:lang w:eastAsia="zh-CN" w:bidi="he-IL"/>
                </w:rPr>
                <w:t xml:space="preserve">Alternatively, the beamforming weights may be consumed in </w:t>
              </w:r>
              <w:r w:rsidR="007F61BF">
                <w:rPr>
                  <w:rFonts w:asciiTheme="majorBidi" w:eastAsia="Times New Roman" w:hAnsiTheme="majorBidi" w:cstheme="majorBidi"/>
                  <w:color w:val="000000"/>
                  <w:lang w:eastAsia="zh-CN" w:bidi="he-IL"/>
                </w:rPr>
                <w:t xml:space="preserve">AF itself, </w:t>
              </w:r>
              <w:proofErr w:type="gramStart"/>
              <w:r w:rsidR="007F61BF">
                <w:rPr>
                  <w:rFonts w:asciiTheme="majorBidi" w:eastAsia="Times New Roman" w:hAnsiTheme="majorBidi" w:cstheme="majorBidi"/>
                  <w:color w:val="000000"/>
                  <w:lang w:eastAsia="zh-CN" w:bidi="he-IL"/>
                </w:rPr>
                <w:t>e.g.</w:t>
              </w:r>
              <w:proofErr w:type="gramEnd"/>
              <w:r w:rsidR="0040238C">
                <w:rPr>
                  <w:rFonts w:asciiTheme="majorBidi" w:eastAsia="Times New Roman" w:hAnsiTheme="majorBidi" w:cstheme="majorBidi"/>
                  <w:color w:val="000000"/>
                  <w:lang w:eastAsia="zh-CN" w:bidi="he-IL"/>
                </w:rPr>
                <w:t xml:space="preserve"> Cat-A,</w:t>
              </w:r>
              <w:r w:rsidR="007F61BF">
                <w:rPr>
                  <w:rFonts w:asciiTheme="majorBidi" w:eastAsia="Times New Roman" w:hAnsiTheme="majorBidi" w:cstheme="majorBidi"/>
                  <w:color w:val="000000"/>
                  <w:lang w:eastAsia="zh-CN" w:bidi="he-IL"/>
                </w:rPr>
                <w:t xml:space="preserve"> when precoding is applied in the O-DU.</w:t>
              </w:r>
            </w:ins>
          </w:p>
        </w:tc>
      </w:tr>
      <w:tr w:rsidR="007E1DCD" w:rsidRPr="00CE27B1" w14:paraId="160636C8" w14:textId="77777777" w:rsidTr="008165A3">
        <w:trPr>
          <w:trHeight w:val="600"/>
          <w:ins w:id="1179" w:author="Author"/>
        </w:trPr>
        <w:tc>
          <w:tcPr>
            <w:tcW w:w="3039" w:type="dxa"/>
            <w:noWrap/>
          </w:tcPr>
          <w:p w14:paraId="0304BD54" w14:textId="358C13AD" w:rsidR="007E1DCD" w:rsidRDefault="007E1DCD" w:rsidP="008165A3">
            <w:pPr>
              <w:spacing w:after="0"/>
              <w:rPr>
                <w:ins w:id="1180" w:author="Author"/>
                <w:rFonts w:asciiTheme="majorBidi" w:eastAsia="Times New Roman" w:hAnsiTheme="majorBidi" w:cstheme="majorBidi"/>
                <w:lang w:eastAsia="zh-CN" w:bidi="he-IL"/>
              </w:rPr>
            </w:pPr>
            <w:ins w:id="1181" w:author="Author">
              <w:r>
                <w:rPr>
                  <w:rFonts w:asciiTheme="majorBidi" w:eastAsia="Times New Roman" w:hAnsiTheme="majorBidi" w:cstheme="majorBidi"/>
                  <w:lang w:eastAsia="zh-CN" w:bidi="he-IL"/>
                </w:rPr>
                <w:t>Layers, per UE</w:t>
              </w:r>
            </w:ins>
          </w:p>
        </w:tc>
        <w:tc>
          <w:tcPr>
            <w:tcW w:w="3249" w:type="dxa"/>
          </w:tcPr>
          <w:p w14:paraId="67DFF8D5" w14:textId="00E4CB7D" w:rsidR="007E1DCD" w:rsidRPr="00A84D4D" w:rsidDel="005D37F5" w:rsidRDefault="007E1DCD" w:rsidP="008165A3">
            <w:pPr>
              <w:spacing w:after="0"/>
              <w:rPr>
                <w:ins w:id="1182" w:author="Author"/>
                <w:rFonts w:asciiTheme="majorBidi" w:eastAsia="Times New Roman" w:hAnsiTheme="majorBidi" w:cstheme="majorBidi"/>
                <w:color w:val="000000"/>
                <w:lang w:eastAsia="zh-CN" w:bidi="he-IL"/>
              </w:rPr>
            </w:pPr>
            <w:ins w:id="1183" w:author="Author">
              <w:r>
                <w:rPr>
                  <w:rFonts w:asciiTheme="majorBidi" w:eastAsia="Times New Roman" w:hAnsiTheme="majorBidi" w:cstheme="majorBidi"/>
                  <w:color w:val="000000"/>
                  <w:lang w:eastAsia="zh-CN" w:bidi="he-IL"/>
                </w:rPr>
                <w:t xml:space="preserve">Selected Layers for scheduling (for an illustration refer to the K layers referenced in Appendix J.4 of </w:t>
              </w:r>
              <w:r>
                <w:t>[8]</w:t>
              </w:r>
            </w:ins>
          </w:p>
        </w:tc>
        <w:tc>
          <w:tcPr>
            <w:tcW w:w="3424" w:type="dxa"/>
            <w:vMerge/>
          </w:tcPr>
          <w:p w14:paraId="165A01DD" w14:textId="77777777" w:rsidR="007E1DCD" w:rsidRPr="00A84D4D" w:rsidDel="007E444F" w:rsidRDefault="007E1DCD" w:rsidP="008165A3">
            <w:pPr>
              <w:spacing w:after="0"/>
              <w:rPr>
                <w:ins w:id="1184" w:author="Author"/>
                <w:rFonts w:asciiTheme="majorBidi" w:eastAsia="Times New Roman" w:hAnsiTheme="majorBidi" w:cstheme="majorBidi"/>
                <w:color w:val="000000"/>
                <w:lang w:eastAsia="zh-CN" w:bidi="he-IL"/>
              </w:rPr>
            </w:pPr>
          </w:p>
        </w:tc>
      </w:tr>
    </w:tbl>
    <w:p w14:paraId="22C2F5BA" w14:textId="4FFE0AB3" w:rsidR="00A057BC" w:rsidRDefault="00A057BC" w:rsidP="00A057BC">
      <w:pPr>
        <w:rPr>
          <w:ins w:id="1185" w:author="Author"/>
          <w:lang w:val="en-GB" w:eastAsia="zh-CN"/>
        </w:rPr>
      </w:pPr>
    </w:p>
    <w:p w14:paraId="7F55BE8B" w14:textId="75670C2D" w:rsidR="00317785" w:rsidDel="00792405" w:rsidRDefault="00317785" w:rsidP="00317785">
      <w:pPr>
        <w:rPr>
          <w:ins w:id="1186" w:author="Author"/>
          <w:del w:id="1187" w:author="Author"/>
          <w:lang w:val="en-GB" w:eastAsia="zh-CN"/>
        </w:rPr>
      </w:pPr>
    </w:p>
    <w:p w14:paraId="62B1B87D" w14:textId="43E03254" w:rsidR="00533B66" w:rsidRDefault="00533B66" w:rsidP="00533B66">
      <w:pPr>
        <w:rPr>
          <w:ins w:id="1188" w:author="Author"/>
          <w:lang w:val="en-GB" w:eastAsia="zh-CN"/>
        </w:rPr>
      </w:pPr>
      <w:ins w:id="1189" w:author="Author">
        <w:r>
          <w:rPr>
            <w:lang w:val="en-GB" w:eastAsia="zh-CN"/>
          </w:rPr>
          <w:t>T</w:t>
        </w:r>
        <w:r w:rsidRPr="00F52B77">
          <w:rPr>
            <w:lang w:val="en-GB" w:eastAsia="zh-CN"/>
          </w:rPr>
          <w:t xml:space="preserve">he High-PHY AAL API shall </w:t>
        </w:r>
        <w:r>
          <w:rPr>
            <w:lang w:val="en-GB" w:eastAsia="zh-CN"/>
          </w:rPr>
          <w:t xml:space="preserve">be </w:t>
        </w:r>
        <w:r w:rsidRPr="006D0E96">
          <w:rPr>
            <w:lang w:val="en-GB" w:eastAsia="zh-CN"/>
          </w:rPr>
          <w:t xml:space="preserve">extensible to allow, in future releases, </w:t>
        </w:r>
        <w:r w:rsidRPr="00F52B77">
          <w:rPr>
            <w:lang w:val="en-GB" w:eastAsia="zh-CN"/>
          </w:rPr>
          <w:t>the</w:t>
        </w:r>
        <w:r w:rsidR="001F689D">
          <w:rPr>
            <w:lang w:val="en-GB" w:eastAsia="zh-CN"/>
          </w:rPr>
          <w:t xml:space="preserve"> optional</w:t>
        </w:r>
        <w:r w:rsidRPr="00F52B77">
          <w:rPr>
            <w:lang w:val="en-GB" w:eastAsia="zh-CN"/>
          </w:rPr>
          <w:t xml:space="preserve"> ability for the beamforming weights to be generated outside the AF that consumes them for generating the appropriate C- and U-plane </w:t>
        </w:r>
        <w:proofErr w:type="spellStart"/>
        <w:r w:rsidRPr="00F52B77">
          <w:rPr>
            <w:lang w:val="en-GB" w:eastAsia="zh-CN"/>
          </w:rPr>
          <w:t>signaling</w:t>
        </w:r>
        <w:proofErr w:type="spellEnd"/>
        <w:r w:rsidRPr="00F52B77">
          <w:rPr>
            <w:lang w:val="en-GB" w:eastAsia="zh-CN"/>
          </w:rPr>
          <w:t xml:space="preserve"> by the accelerator, </w:t>
        </w:r>
        <w:proofErr w:type="gramStart"/>
        <w:r w:rsidRPr="00F52B77">
          <w:rPr>
            <w:lang w:val="en-GB" w:eastAsia="zh-CN"/>
          </w:rPr>
          <w:t>e.g.</w:t>
        </w:r>
        <w:proofErr w:type="gramEnd"/>
        <w:r w:rsidRPr="00F52B77">
          <w:rPr>
            <w:lang w:val="en-GB" w:eastAsia="zh-CN"/>
          </w:rPr>
          <w:t xml:space="preserve"> to generate the corresponding U-Plane eAxC I/Q sample streams and C-plane </w:t>
        </w:r>
        <w:proofErr w:type="spellStart"/>
        <w:r w:rsidRPr="00F52B77">
          <w:rPr>
            <w:lang w:val="en-GB" w:eastAsia="zh-CN"/>
          </w:rPr>
          <w:t>ueId</w:t>
        </w:r>
        <w:proofErr w:type="spellEnd"/>
        <w:r w:rsidRPr="00F52B77">
          <w:rPr>
            <w:lang w:val="en-GB" w:eastAsia="zh-CN"/>
          </w:rPr>
          <w:t xml:space="preserve"> field(s).</w:t>
        </w:r>
      </w:ins>
    </w:p>
    <w:p w14:paraId="5FED4666" w14:textId="77777777" w:rsidR="00317785" w:rsidRPr="0087733D" w:rsidRDefault="00317785" w:rsidP="00A057BC">
      <w:pPr>
        <w:rPr>
          <w:ins w:id="1190" w:author="Author"/>
          <w:lang w:val="en-GB" w:eastAsia="zh-CN"/>
        </w:rPr>
      </w:pPr>
    </w:p>
    <w:p w14:paraId="070CB8D7" w14:textId="4C18EEC4" w:rsidR="00D07B81" w:rsidRDefault="00D07B81">
      <w:pPr>
        <w:pStyle w:val="Heading4"/>
        <w:rPr>
          <w:ins w:id="1191" w:author="Author"/>
        </w:rPr>
      </w:pPr>
      <w:bookmarkStart w:id="1192" w:name="_Ref86762750"/>
      <w:ins w:id="1193" w:author="Author">
        <w:r w:rsidRPr="00D07B81">
          <w:t>Attribute-Based Dynamic Beamforming</w:t>
        </w:r>
        <w:bookmarkEnd w:id="1192"/>
        <w:r w:rsidRPr="00843F62" w:rsidDel="00093F96">
          <w:t xml:space="preserve"> </w:t>
        </w:r>
      </w:ins>
    </w:p>
    <w:p w14:paraId="14514B9B" w14:textId="75AA282B" w:rsidR="00FA7191" w:rsidRDefault="00FA7191">
      <w:pPr>
        <w:rPr>
          <w:ins w:id="1194" w:author="Author"/>
          <w:lang w:val="en-GB" w:eastAsia="zh-CN"/>
        </w:rPr>
      </w:pPr>
      <w:proofErr w:type="spellStart"/>
      <w:ins w:id="1195" w:author="Author">
        <w:r>
          <w:rPr>
            <w:lang w:val="en-GB" w:eastAsia="zh-CN"/>
          </w:rPr>
          <w:t>AALi</w:t>
        </w:r>
        <w:proofErr w:type="spellEnd"/>
        <w:r>
          <w:rPr>
            <w:lang w:val="en-GB" w:eastAsia="zh-CN"/>
          </w:rPr>
          <w:t xml:space="preserve"> shall support Application </w:t>
        </w:r>
        <w:proofErr w:type="spellStart"/>
        <w:r>
          <w:rPr>
            <w:lang w:val="en-GB" w:eastAsia="zh-CN"/>
          </w:rPr>
          <w:t>signaling</w:t>
        </w:r>
        <w:proofErr w:type="spellEnd"/>
        <w:r>
          <w:rPr>
            <w:lang w:val="en-GB" w:eastAsia="zh-CN"/>
          </w:rPr>
          <w:t xml:space="preserve"> of the following parameters, as needed for AF-</w:t>
        </w:r>
        <w:proofErr w:type="spellStart"/>
        <w:r>
          <w:rPr>
            <w:lang w:val="en-GB" w:eastAsia="zh-CN"/>
          </w:rPr>
          <w:t>signaling</w:t>
        </w:r>
        <w:proofErr w:type="spellEnd"/>
        <w:r>
          <w:rPr>
            <w:lang w:val="en-GB" w:eastAsia="zh-CN"/>
          </w:rPr>
          <w:t xml:space="preserve"> of beamforming </w:t>
        </w:r>
        <w:proofErr w:type="spellStart"/>
        <w:r>
          <w:rPr>
            <w:lang w:val="en-GB" w:eastAsia="zh-CN"/>
          </w:rPr>
          <w:t>atributes</w:t>
        </w:r>
        <w:proofErr w:type="spellEnd"/>
        <w:r>
          <w:rPr>
            <w:lang w:val="en-GB" w:eastAsia="zh-CN"/>
          </w:rPr>
          <w:t xml:space="preserve"> (</w:t>
        </w:r>
        <w:proofErr w:type="spellStart"/>
        <w:r w:rsidRPr="00FA7191">
          <w:rPr>
            <w:lang w:val="en-GB" w:eastAsia="zh-CN"/>
          </w:rPr>
          <w:t>bfAzPt</w:t>
        </w:r>
        <w:proofErr w:type="spellEnd"/>
        <w:r>
          <w:rPr>
            <w:lang w:val="en-GB" w:eastAsia="zh-CN"/>
          </w:rPr>
          <w:t xml:space="preserve">, </w:t>
        </w:r>
        <w:proofErr w:type="spellStart"/>
        <w:r w:rsidRPr="00FA7191">
          <w:rPr>
            <w:lang w:val="en-GB" w:eastAsia="zh-CN"/>
          </w:rPr>
          <w:t>bfZePt</w:t>
        </w:r>
        <w:proofErr w:type="spellEnd"/>
        <w:r>
          <w:rPr>
            <w:lang w:val="en-GB" w:eastAsia="zh-CN"/>
          </w:rPr>
          <w:t xml:space="preserve">, </w:t>
        </w:r>
        <w:r w:rsidRPr="00FA7191">
          <w:rPr>
            <w:lang w:val="en-GB" w:eastAsia="zh-CN"/>
          </w:rPr>
          <w:t>bfAz3dd</w:t>
        </w:r>
        <w:r>
          <w:rPr>
            <w:lang w:val="en-GB" w:eastAsia="zh-CN"/>
          </w:rPr>
          <w:t xml:space="preserve">, </w:t>
        </w:r>
        <w:r w:rsidRPr="00FA7191">
          <w:rPr>
            <w:lang w:val="en-GB" w:eastAsia="zh-CN"/>
          </w:rPr>
          <w:t>bfZe3dd</w:t>
        </w:r>
        <w:r>
          <w:rPr>
            <w:lang w:val="en-GB" w:eastAsia="zh-CN"/>
          </w:rPr>
          <w:t xml:space="preserve">, </w:t>
        </w:r>
        <w:proofErr w:type="spellStart"/>
        <w:r w:rsidRPr="00FA7191">
          <w:rPr>
            <w:lang w:val="en-GB" w:eastAsia="zh-CN"/>
          </w:rPr>
          <w:t>bfAzSl</w:t>
        </w:r>
        <w:proofErr w:type="spellEnd"/>
        <w:r>
          <w:rPr>
            <w:lang w:val="en-GB" w:eastAsia="zh-CN"/>
          </w:rPr>
          <w:t xml:space="preserve">, </w:t>
        </w:r>
        <w:proofErr w:type="spellStart"/>
        <w:r w:rsidRPr="00FA7191">
          <w:rPr>
            <w:lang w:val="en-GB" w:eastAsia="zh-CN"/>
          </w:rPr>
          <w:t>bfZeSl</w:t>
        </w:r>
        <w:proofErr w:type="spellEnd"/>
        <w:r>
          <w:rPr>
            <w:lang w:val="en-GB" w:eastAsia="zh-CN"/>
          </w:rPr>
          <w:t xml:space="preserve">) in C-Plane Extensions 2 </w:t>
        </w:r>
        <w:r>
          <w:t>[8]</w:t>
        </w:r>
        <w:r>
          <w:rPr>
            <w:lang w:val="en-GB" w:eastAsia="zh-CN"/>
          </w:rPr>
          <w:t>:</w:t>
        </w:r>
      </w:ins>
    </w:p>
    <w:p w14:paraId="2B0D3BFD" w14:textId="127B69A0" w:rsidR="00DF7BBB" w:rsidRPr="009277B0" w:rsidRDefault="004C5BF1">
      <w:pPr>
        <w:pStyle w:val="ListParagraph"/>
        <w:numPr>
          <w:ilvl w:val="0"/>
          <w:numId w:val="51"/>
        </w:numPr>
        <w:rPr>
          <w:ins w:id="1196" w:author="Author"/>
          <w:lang w:val="en-GB" w:eastAsia="zh-CN"/>
        </w:rPr>
      </w:pPr>
      <w:ins w:id="1197" w:author="Author">
        <w:r w:rsidRPr="004C5BF1">
          <w:rPr>
            <w:sz w:val="20"/>
            <w:szCs w:val="20"/>
          </w:rPr>
          <w:t>Zenith</w:t>
        </w:r>
        <w:r w:rsidR="00B21323">
          <w:rPr>
            <w:sz w:val="20"/>
            <w:szCs w:val="20"/>
          </w:rPr>
          <w:t xml:space="preserve"> main and 3dB angles</w:t>
        </w:r>
      </w:ins>
    </w:p>
    <w:p w14:paraId="3BF663B5" w14:textId="2CF0BAAA" w:rsidR="00DF7BBB" w:rsidRPr="009277B0" w:rsidRDefault="004C5BF1">
      <w:pPr>
        <w:pStyle w:val="ListParagraph"/>
        <w:numPr>
          <w:ilvl w:val="0"/>
          <w:numId w:val="51"/>
        </w:numPr>
        <w:rPr>
          <w:ins w:id="1198" w:author="Author"/>
          <w:lang w:val="en-GB" w:eastAsia="zh-CN"/>
        </w:rPr>
      </w:pPr>
      <w:ins w:id="1199" w:author="Author">
        <w:r w:rsidRPr="004C5BF1">
          <w:rPr>
            <w:sz w:val="20"/>
            <w:szCs w:val="20"/>
          </w:rPr>
          <w:t>Azimuth</w:t>
        </w:r>
        <w:r w:rsidR="00B21323">
          <w:rPr>
            <w:sz w:val="20"/>
            <w:szCs w:val="20"/>
          </w:rPr>
          <w:t xml:space="preserve"> main and 3dB angles</w:t>
        </w:r>
      </w:ins>
    </w:p>
    <w:p w14:paraId="65B89A2E" w14:textId="48225897" w:rsidR="00D41AF0" w:rsidRPr="0087733D" w:rsidRDefault="004C5BF1" w:rsidP="004F5886">
      <w:pPr>
        <w:pStyle w:val="ListParagraph"/>
        <w:numPr>
          <w:ilvl w:val="0"/>
          <w:numId w:val="51"/>
        </w:numPr>
        <w:rPr>
          <w:ins w:id="1200" w:author="Author"/>
          <w:lang w:val="en-GB" w:eastAsia="zh-CN"/>
        </w:rPr>
      </w:pPr>
      <w:ins w:id="1201" w:author="Author">
        <w:r w:rsidRPr="004C5BF1">
          <w:rPr>
            <w:sz w:val="20"/>
            <w:szCs w:val="20"/>
          </w:rPr>
          <w:t>Sidelobe Angles</w:t>
        </w:r>
      </w:ins>
    </w:p>
    <w:p w14:paraId="16AE5DF1" w14:textId="29D06191" w:rsidR="00FA7191" w:rsidRPr="0087733D" w:rsidRDefault="00FA7191" w:rsidP="009277B0">
      <w:pPr>
        <w:rPr>
          <w:ins w:id="1202" w:author="Author"/>
          <w:sz w:val="22"/>
          <w:szCs w:val="22"/>
          <w:lang w:val="en-GB" w:eastAsia="zh-CN"/>
        </w:rPr>
      </w:pPr>
    </w:p>
    <w:p w14:paraId="665BE384" w14:textId="6930A04A" w:rsidR="00D41AF0" w:rsidRDefault="00D41AF0">
      <w:pPr>
        <w:pStyle w:val="Heading4"/>
        <w:rPr>
          <w:ins w:id="1203" w:author="Author"/>
        </w:rPr>
      </w:pPr>
      <w:ins w:id="1204" w:author="Author">
        <w:r w:rsidRPr="00D41AF0">
          <w:t>Channel-Information-Based Beamforming</w:t>
        </w:r>
        <w:r w:rsidRPr="00843F62" w:rsidDel="00093F96">
          <w:t xml:space="preserve"> </w:t>
        </w:r>
      </w:ins>
    </w:p>
    <w:p w14:paraId="6E343736" w14:textId="5562773F" w:rsidR="00D41AF0" w:rsidRDefault="00D41AF0">
      <w:pPr>
        <w:rPr>
          <w:ins w:id="1205" w:author="Author"/>
          <w:lang w:val="en-GB" w:eastAsia="zh-CN"/>
        </w:rPr>
      </w:pPr>
      <w:proofErr w:type="spellStart"/>
      <w:ins w:id="1206" w:author="Author">
        <w:r>
          <w:rPr>
            <w:lang w:val="en-GB" w:eastAsia="zh-CN"/>
          </w:rPr>
          <w:t>AALi</w:t>
        </w:r>
        <w:proofErr w:type="spellEnd"/>
        <w:r>
          <w:rPr>
            <w:lang w:val="en-GB" w:eastAsia="zh-CN"/>
          </w:rPr>
          <w:t xml:space="preserve"> shall support Application </w:t>
        </w:r>
        <w:proofErr w:type="spellStart"/>
        <w:r>
          <w:rPr>
            <w:lang w:val="en-GB" w:eastAsia="zh-CN"/>
          </w:rPr>
          <w:t>signaling</w:t>
        </w:r>
        <w:proofErr w:type="spellEnd"/>
        <w:r>
          <w:rPr>
            <w:lang w:val="en-GB" w:eastAsia="zh-CN"/>
          </w:rPr>
          <w:t xml:space="preserve"> of the following parameters, as needed for </w:t>
        </w:r>
        <w:proofErr w:type="spellStart"/>
        <w:r w:rsidR="00C4269B">
          <w:rPr>
            <w:lang w:val="en-GB" w:eastAsia="zh-CN"/>
          </w:rPr>
          <w:t>AAL_</w:t>
        </w:r>
        <w:r w:rsidR="009709E6">
          <w:rPr>
            <w:lang w:val="en-GB" w:eastAsia="zh-CN"/>
          </w:rPr>
          <w:t>DOWN</w:t>
        </w:r>
        <w:r w:rsidR="00C4269B">
          <w:rPr>
            <w:lang w:val="en-GB" w:eastAsia="zh-CN"/>
          </w:rPr>
          <w:t>LINK_High-PHY</w:t>
        </w:r>
        <w:commentRangeStart w:id="1207"/>
        <w:del w:id="1208" w:author="Author">
          <w:r w:rsidDel="00F843CF">
            <w:rPr>
              <w:lang w:val="en-GB" w:eastAsia="zh-CN"/>
            </w:rPr>
            <w:delText>A</w:delText>
          </w:r>
        </w:del>
      </w:ins>
      <w:commentRangeEnd w:id="1207"/>
      <w:del w:id="1209" w:author="Author">
        <w:r w:rsidR="00337390" w:rsidDel="00F843CF">
          <w:rPr>
            <w:rStyle w:val="CommentReference"/>
          </w:rPr>
          <w:commentReference w:id="1207"/>
        </w:r>
      </w:del>
      <w:ins w:id="1210" w:author="Author">
        <w:del w:id="1211" w:author="Author">
          <w:r w:rsidDel="00F843CF">
            <w:rPr>
              <w:lang w:val="en-GB" w:eastAsia="zh-CN"/>
            </w:rPr>
            <w:delText>F-</w:delText>
          </w:r>
        </w:del>
        <w:r w:rsidR="00C30D5D">
          <w:rPr>
            <w:lang w:val="en-GB" w:eastAsia="zh-CN"/>
          </w:rPr>
          <w:t>profile</w:t>
        </w:r>
        <w:proofErr w:type="spellEnd"/>
        <w:r w:rsidR="00C30D5D">
          <w:rPr>
            <w:lang w:val="en-GB" w:eastAsia="zh-CN"/>
          </w:rPr>
          <w:t xml:space="preserve"> </w:t>
        </w:r>
        <w:proofErr w:type="spellStart"/>
        <w:r>
          <w:rPr>
            <w:lang w:val="en-GB" w:eastAsia="zh-CN"/>
          </w:rPr>
          <w:t>signaling</w:t>
        </w:r>
        <w:proofErr w:type="spellEnd"/>
        <w:r>
          <w:rPr>
            <w:lang w:val="en-GB" w:eastAsia="zh-CN"/>
          </w:rPr>
          <w:t xml:space="preserve"> of </w:t>
        </w:r>
        <w:r w:rsidR="009E6FBF">
          <w:rPr>
            <w:lang w:val="en-GB" w:eastAsia="zh-CN"/>
          </w:rPr>
          <w:t>channel estimate</w:t>
        </w:r>
        <w:r w:rsidR="00F960BB">
          <w:rPr>
            <w:lang w:val="en-GB" w:eastAsia="zh-CN"/>
          </w:rPr>
          <w:t xml:space="preserve"> vector</w:t>
        </w:r>
        <w:r w:rsidR="009E6FBF">
          <w:rPr>
            <w:lang w:val="en-GB" w:eastAsia="zh-CN"/>
          </w:rPr>
          <w:t>s</w:t>
        </w:r>
        <w:r w:rsidR="00960CED">
          <w:rPr>
            <w:lang w:val="en-GB" w:eastAsia="zh-CN"/>
          </w:rPr>
          <w:t xml:space="preserve"> of</w:t>
        </w:r>
        <w:r>
          <w:rPr>
            <w:lang w:val="en-GB" w:eastAsia="zh-CN"/>
          </w:rPr>
          <w:t xml:space="preserve"> (</w:t>
        </w:r>
        <w:proofErr w:type="spellStart"/>
        <w:r w:rsidR="00F960BB" w:rsidRPr="00F960BB">
          <w:rPr>
            <w:lang w:val="en-GB" w:eastAsia="zh-CN"/>
          </w:rPr>
          <w:t>ciIsample</w:t>
        </w:r>
        <w:proofErr w:type="spellEnd"/>
        <w:r>
          <w:rPr>
            <w:lang w:val="en-GB" w:eastAsia="zh-CN"/>
          </w:rPr>
          <w:t xml:space="preserve">, </w:t>
        </w:r>
        <w:proofErr w:type="spellStart"/>
        <w:r w:rsidR="00F960BB" w:rsidRPr="00F960BB">
          <w:rPr>
            <w:lang w:val="en-GB" w:eastAsia="zh-CN"/>
          </w:rPr>
          <w:t>ci</w:t>
        </w:r>
        <w:r w:rsidR="00F960BB">
          <w:rPr>
            <w:lang w:val="en-GB" w:eastAsia="zh-CN"/>
          </w:rPr>
          <w:t>Q</w:t>
        </w:r>
        <w:r w:rsidR="00F960BB" w:rsidRPr="00F960BB">
          <w:rPr>
            <w:lang w:val="en-GB" w:eastAsia="zh-CN"/>
          </w:rPr>
          <w:t>sample</w:t>
        </w:r>
        <w:proofErr w:type="spellEnd"/>
        <w:r>
          <w:rPr>
            <w:lang w:val="en-GB" w:eastAsia="zh-CN"/>
          </w:rPr>
          <w:t xml:space="preserve">) in C-Plane </w:t>
        </w:r>
        <w:r w:rsidR="00960CED">
          <w:rPr>
            <w:lang w:val="en-GB" w:eastAsia="zh-CN"/>
          </w:rPr>
          <w:t>Section 6</w:t>
        </w:r>
        <w:r>
          <w:rPr>
            <w:lang w:val="en-GB" w:eastAsia="zh-CN"/>
          </w:rPr>
          <w:t xml:space="preserve"> </w:t>
        </w:r>
        <w:r>
          <w:t>[8]</w:t>
        </w:r>
        <w:r>
          <w:rPr>
            <w:lang w:val="en-GB" w:eastAsia="zh-CN"/>
          </w:rPr>
          <w:t>:</w:t>
        </w:r>
      </w:ins>
    </w:p>
    <w:p w14:paraId="1B49BE77" w14:textId="3CAC4951" w:rsidR="00833DD6" w:rsidRPr="0057639A" w:rsidRDefault="00D41AF0" w:rsidP="00833DD6">
      <w:pPr>
        <w:pStyle w:val="Caption"/>
        <w:rPr>
          <w:ins w:id="1212" w:author="Author"/>
          <w:lang w:val="en-GB" w:eastAsia="zh-CN"/>
        </w:rPr>
      </w:pPr>
      <w:ins w:id="1213" w:author="Author">
        <w:r>
          <w:t xml:space="preserve">Table </w:t>
        </w:r>
        <w:r>
          <w:fldChar w:fldCharType="begin"/>
        </w:r>
        <w:r>
          <w:instrText xml:space="preserve"> STYLEREF 1 \s </w:instrText>
        </w:r>
        <w:r>
          <w:fldChar w:fldCharType="separate"/>
        </w:r>
        <w:r>
          <w:rPr>
            <w:noProof/>
            <w:cs/>
          </w:rPr>
          <w:t>‎</w:t>
        </w:r>
        <w:r>
          <w:rPr>
            <w:noProof/>
          </w:rPr>
          <w:t>4</w:t>
        </w:r>
        <w:r>
          <w:rPr>
            <w:noProof/>
          </w:rPr>
          <w:fldChar w:fldCharType="end"/>
        </w:r>
        <w:r>
          <w:noBreakHyphen/>
        </w:r>
        <w:r>
          <w:fldChar w:fldCharType="begin"/>
        </w:r>
        <w:r>
          <w:instrText xml:space="preserve"> SEQ Table \* ARABIC \s 1 </w:instrText>
        </w:r>
        <w:r>
          <w:fldChar w:fldCharType="separate"/>
        </w:r>
        <w:r>
          <w:rPr>
            <w:noProof/>
          </w:rPr>
          <w:t>9</w:t>
        </w:r>
        <w:r>
          <w:rPr>
            <w:noProof/>
          </w:rPr>
          <w:fldChar w:fldCharType="end"/>
        </w:r>
        <w:r>
          <w:t xml:space="preserve"> </w:t>
        </w:r>
        <w:r w:rsidR="00833DD6" w:rsidRPr="00D41AF0">
          <w:t>Channel-Information-Based</w:t>
        </w:r>
        <w:r w:rsidR="00833DD6">
          <w:t xml:space="preserve"> Beamforming</w:t>
        </w:r>
        <w:r w:rsidR="00833DD6" w:rsidRPr="00843F62" w:rsidDel="00093F96">
          <w:t xml:space="preserve"> </w:t>
        </w:r>
        <w:r w:rsidR="00833DD6">
          <w:t>Parameters for Downlink</w:t>
        </w:r>
      </w:ins>
    </w:p>
    <w:tbl>
      <w:tblPr>
        <w:tblStyle w:val="TableProfessional"/>
        <w:tblW w:w="9712" w:type="dxa"/>
        <w:tblLayout w:type="fixed"/>
        <w:tblLook w:val="0600" w:firstRow="0" w:lastRow="0" w:firstColumn="0" w:lastColumn="0" w:noHBand="1" w:noVBand="1"/>
      </w:tblPr>
      <w:tblGrid>
        <w:gridCol w:w="3039"/>
        <w:gridCol w:w="3249"/>
        <w:gridCol w:w="3424"/>
      </w:tblGrid>
      <w:tr w:rsidR="00D41AF0" w:rsidRPr="00CE27B1" w14:paraId="5CF418F4" w14:textId="77777777" w:rsidTr="008165A3">
        <w:trPr>
          <w:trHeight w:val="420"/>
          <w:ins w:id="1214" w:author="Author"/>
        </w:trPr>
        <w:tc>
          <w:tcPr>
            <w:tcW w:w="3039" w:type="dxa"/>
            <w:noWrap/>
            <w:hideMark/>
          </w:tcPr>
          <w:p w14:paraId="2D2AD2DF" w14:textId="77777777" w:rsidR="00D41AF0" w:rsidRPr="00A84D4D" w:rsidRDefault="00D41AF0" w:rsidP="008165A3">
            <w:pPr>
              <w:spacing w:after="0"/>
              <w:rPr>
                <w:ins w:id="1215" w:author="Author"/>
                <w:rFonts w:asciiTheme="majorBidi" w:eastAsia="Times New Roman" w:hAnsiTheme="majorBidi" w:cstheme="majorBidi"/>
                <w:b/>
                <w:bCs/>
                <w:color w:val="000000"/>
                <w:lang w:eastAsia="zh-CN" w:bidi="he-IL"/>
              </w:rPr>
            </w:pPr>
            <w:ins w:id="1216" w:author="Author">
              <w:r w:rsidRPr="00A13884">
                <w:rPr>
                  <w:rFonts w:asciiTheme="majorBidi" w:eastAsia="Times New Roman" w:hAnsiTheme="majorBidi" w:cstheme="majorBidi"/>
                  <w:b/>
                  <w:bCs/>
                  <w:lang w:eastAsia="zh-CN" w:bidi="he-IL"/>
                </w:rPr>
                <w:t>AF Parameters</w:t>
              </w:r>
            </w:ins>
          </w:p>
        </w:tc>
        <w:tc>
          <w:tcPr>
            <w:tcW w:w="3249" w:type="dxa"/>
            <w:hideMark/>
          </w:tcPr>
          <w:p w14:paraId="5EE881E3" w14:textId="77777777" w:rsidR="00D41AF0" w:rsidRPr="00A84D4D" w:rsidRDefault="00D41AF0" w:rsidP="008165A3">
            <w:pPr>
              <w:spacing w:after="0"/>
              <w:rPr>
                <w:ins w:id="1217" w:author="Author"/>
                <w:rFonts w:asciiTheme="majorBidi" w:eastAsia="Times New Roman" w:hAnsiTheme="majorBidi" w:cstheme="majorBidi"/>
                <w:b/>
                <w:bCs/>
                <w:color w:val="000000"/>
                <w:lang w:eastAsia="zh-CN" w:bidi="he-IL"/>
              </w:rPr>
            </w:pPr>
            <w:ins w:id="1218" w:author="Author">
              <w:r w:rsidRPr="00A13884">
                <w:rPr>
                  <w:rFonts w:asciiTheme="majorBidi" w:eastAsia="Times New Roman" w:hAnsiTheme="majorBidi" w:cstheme="majorBidi"/>
                  <w:b/>
                  <w:bCs/>
                  <w:lang w:eastAsia="zh-CN" w:bidi="he-IL"/>
                </w:rPr>
                <w:t>Summary</w:t>
              </w:r>
            </w:ins>
          </w:p>
        </w:tc>
        <w:tc>
          <w:tcPr>
            <w:tcW w:w="3424" w:type="dxa"/>
            <w:noWrap/>
            <w:hideMark/>
          </w:tcPr>
          <w:p w14:paraId="18CBC93E" w14:textId="77777777" w:rsidR="00D41AF0" w:rsidRPr="00A84D4D" w:rsidRDefault="00D41AF0" w:rsidP="008165A3">
            <w:pPr>
              <w:spacing w:after="0"/>
              <w:rPr>
                <w:ins w:id="1219" w:author="Author"/>
                <w:rFonts w:asciiTheme="majorBidi" w:eastAsia="Times New Roman" w:hAnsiTheme="majorBidi" w:cstheme="majorBidi"/>
                <w:b/>
                <w:bCs/>
                <w:color w:val="000000"/>
                <w:lang w:eastAsia="zh-CN" w:bidi="he-IL"/>
              </w:rPr>
            </w:pPr>
            <w:ins w:id="1220" w:author="Author">
              <w:r>
                <w:rPr>
                  <w:rFonts w:asciiTheme="majorBidi" w:eastAsia="Times New Roman" w:hAnsiTheme="majorBidi" w:cstheme="majorBidi"/>
                  <w:b/>
                  <w:bCs/>
                  <w:lang w:eastAsia="zh-CN" w:bidi="he-IL"/>
                </w:rPr>
                <w:t>AF Role</w:t>
              </w:r>
            </w:ins>
          </w:p>
        </w:tc>
      </w:tr>
      <w:tr w:rsidR="00D41AF0" w:rsidRPr="00CE27B1" w14:paraId="6B3919D6" w14:textId="77777777" w:rsidTr="008165A3">
        <w:trPr>
          <w:trHeight w:val="300"/>
          <w:ins w:id="1221" w:author="Author"/>
        </w:trPr>
        <w:tc>
          <w:tcPr>
            <w:tcW w:w="9712" w:type="dxa"/>
            <w:gridSpan w:val="3"/>
            <w:shd w:val="clear" w:color="auto" w:fill="D9D9D9" w:themeFill="background1" w:themeFillShade="D9"/>
            <w:noWrap/>
            <w:hideMark/>
          </w:tcPr>
          <w:p w14:paraId="1B6E22C8" w14:textId="29A71CF4" w:rsidR="00D41AF0" w:rsidRPr="00A84D4D" w:rsidRDefault="00D41AF0" w:rsidP="008165A3">
            <w:pPr>
              <w:spacing w:after="0"/>
              <w:rPr>
                <w:ins w:id="1222" w:author="Author"/>
                <w:rFonts w:asciiTheme="majorBidi" w:eastAsia="Times New Roman" w:hAnsiTheme="majorBidi" w:cstheme="majorBidi"/>
                <w:lang w:eastAsia="zh-CN" w:bidi="he-IL"/>
              </w:rPr>
            </w:pPr>
            <w:ins w:id="1223" w:author="Author">
              <w:r>
                <w:rPr>
                  <w:rFonts w:asciiTheme="majorBidi" w:eastAsia="Times New Roman" w:hAnsiTheme="majorBidi" w:cstheme="majorBidi"/>
                  <w:lang w:eastAsia="zh-CN" w:bidi="he-IL"/>
                </w:rPr>
                <w:t xml:space="preserve">AF </w:t>
              </w:r>
              <w:r w:rsidRPr="00C15AF5">
                <w:rPr>
                  <w:rFonts w:asciiTheme="majorBidi" w:eastAsia="Wingdings" w:hAnsiTheme="majorBidi" w:cstheme="majorBidi"/>
                  <w:lang w:eastAsia="zh-CN" w:bidi="he-IL"/>
                </w:rPr>
                <w:t>à</w:t>
              </w:r>
              <w:r>
                <w:rPr>
                  <w:rFonts w:asciiTheme="majorBidi" w:eastAsia="Times New Roman" w:hAnsiTheme="majorBidi" w:cstheme="majorBidi"/>
                  <w:lang w:eastAsia="zh-CN" w:bidi="he-IL"/>
                </w:rPr>
                <w:t xml:space="preserve"> Application</w:t>
              </w:r>
            </w:ins>
          </w:p>
        </w:tc>
      </w:tr>
      <w:tr w:rsidR="00D41AF0" w:rsidRPr="00CE27B1" w14:paraId="5E1DAA64" w14:textId="77777777" w:rsidTr="008165A3">
        <w:trPr>
          <w:trHeight w:val="600"/>
          <w:ins w:id="1224" w:author="Author"/>
        </w:trPr>
        <w:tc>
          <w:tcPr>
            <w:tcW w:w="3039" w:type="dxa"/>
            <w:noWrap/>
            <w:hideMark/>
          </w:tcPr>
          <w:p w14:paraId="08A11604" w14:textId="77777777" w:rsidR="00D41AF0" w:rsidRPr="00A84D4D" w:rsidRDefault="00D41AF0" w:rsidP="008165A3">
            <w:pPr>
              <w:spacing w:after="0"/>
              <w:rPr>
                <w:ins w:id="1225" w:author="Author"/>
                <w:rFonts w:asciiTheme="majorBidi" w:eastAsia="Times New Roman" w:hAnsiTheme="majorBidi" w:cstheme="majorBidi"/>
                <w:lang w:eastAsia="zh-CN" w:bidi="he-IL"/>
              </w:rPr>
            </w:pPr>
            <w:ins w:id="1226" w:author="Author">
              <w:r>
                <w:rPr>
                  <w:rFonts w:asciiTheme="majorBidi" w:eastAsia="Times New Roman" w:hAnsiTheme="majorBidi" w:cstheme="majorBidi"/>
                  <w:lang w:eastAsia="zh-CN" w:bidi="he-IL"/>
                </w:rPr>
                <w:lastRenderedPageBreak/>
                <w:t>Channel Estimation Abstraction</w:t>
              </w:r>
            </w:ins>
          </w:p>
        </w:tc>
        <w:tc>
          <w:tcPr>
            <w:tcW w:w="3249" w:type="dxa"/>
            <w:hideMark/>
          </w:tcPr>
          <w:p w14:paraId="26D640E4" w14:textId="77777777" w:rsidR="00D41AF0" w:rsidRPr="00A84D4D" w:rsidRDefault="00D41AF0" w:rsidP="008165A3">
            <w:pPr>
              <w:spacing w:after="0"/>
              <w:rPr>
                <w:ins w:id="1227" w:author="Author"/>
                <w:rFonts w:asciiTheme="majorBidi" w:eastAsia="Times New Roman" w:hAnsiTheme="majorBidi" w:cstheme="majorBidi"/>
                <w:color w:val="000000"/>
                <w:lang w:eastAsia="zh-CN" w:bidi="he-IL"/>
              </w:rPr>
            </w:pPr>
            <w:ins w:id="1228" w:author="Author">
              <w:r>
                <w:rPr>
                  <w:rFonts w:asciiTheme="majorBidi" w:eastAsia="Times New Roman" w:hAnsiTheme="majorBidi" w:cstheme="majorBidi"/>
                  <w:color w:val="000000"/>
                  <w:lang w:eastAsia="zh-CN" w:bidi="he-IL"/>
                </w:rPr>
                <w:t xml:space="preserve">A representation of SRS-based channel observations, as documented in the SRS report for usage: </w:t>
              </w:r>
              <w:proofErr w:type="spellStart"/>
              <w:r w:rsidRPr="00B71134">
                <w:rPr>
                  <w:rFonts w:asciiTheme="majorBidi" w:eastAsia="Times New Roman" w:hAnsiTheme="majorBidi" w:cstheme="majorBidi"/>
                  <w:color w:val="000000"/>
                  <w:lang w:eastAsia="zh-CN" w:bidi="he-IL"/>
                </w:rPr>
                <w:t>antennaSwitching</w:t>
              </w:r>
              <w:proofErr w:type="spellEnd"/>
              <w:r>
                <w:rPr>
                  <w:rFonts w:asciiTheme="majorBidi" w:eastAsia="Times New Roman" w:hAnsiTheme="majorBidi" w:cstheme="majorBidi"/>
                  <w:color w:val="000000"/>
                  <w:lang w:eastAsia="zh-CN" w:bidi="he-IL"/>
                </w:rPr>
                <w:t xml:space="preserve"> in section </w:t>
              </w:r>
              <w:r>
                <w:rPr>
                  <w:rFonts w:asciiTheme="majorBidi" w:eastAsia="Times New Roman" w:hAnsiTheme="majorBidi" w:cstheme="majorBidi"/>
                  <w:color w:val="000000"/>
                  <w:lang w:eastAsia="zh-CN" w:bidi="he-IL"/>
                </w:rPr>
                <w:fldChar w:fldCharType="begin"/>
              </w:r>
              <w:r>
                <w:rPr>
                  <w:rFonts w:asciiTheme="majorBidi" w:eastAsia="Times New Roman" w:hAnsiTheme="majorBidi" w:cstheme="majorBidi"/>
                  <w:color w:val="000000"/>
                  <w:lang w:eastAsia="zh-CN" w:bidi="he-IL"/>
                </w:rPr>
                <w:instrText xml:space="preserve"> REF _Ref86759554 \r \h </w:instrText>
              </w:r>
            </w:ins>
            <w:r>
              <w:rPr>
                <w:rFonts w:asciiTheme="majorBidi" w:eastAsia="Times New Roman" w:hAnsiTheme="majorBidi" w:cstheme="majorBidi"/>
                <w:color w:val="000000"/>
                <w:lang w:eastAsia="zh-CN" w:bidi="he-IL"/>
              </w:rPr>
            </w:r>
            <w:ins w:id="1229" w:author="Author">
              <w:r>
                <w:rPr>
                  <w:rFonts w:asciiTheme="majorBidi" w:eastAsia="Times New Roman" w:hAnsiTheme="majorBidi" w:cstheme="majorBidi"/>
                  <w:color w:val="000000"/>
                  <w:lang w:eastAsia="zh-CN" w:bidi="he-IL"/>
                </w:rPr>
                <w:fldChar w:fldCharType="separate"/>
              </w:r>
              <w:r>
                <w:rPr>
                  <w:rFonts w:asciiTheme="majorBidi" w:eastAsia="Times New Roman" w:hAnsiTheme="majorBidi" w:cstheme="majorBidi"/>
                  <w:color w:val="000000"/>
                  <w:cs/>
                  <w:lang w:eastAsia="zh-CN" w:bidi="he-IL"/>
                </w:rPr>
                <w:t>‎</w:t>
              </w:r>
              <w:r>
                <w:rPr>
                  <w:rFonts w:asciiTheme="majorBidi" w:eastAsia="Times New Roman" w:hAnsiTheme="majorBidi" w:cstheme="majorBidi"/>
                  <w:color w:val="000000"/>
                  <w:lang w:eastAsia="zh-CN" w:bidi="he-IL"/>
                </w:rPr>
                <w:t>4.3.5.2</w:t>
              </w:r>
              <w:r>
                <w:rPr>
                  <w:rFonts w:asciiTheme="majorBidi" w:eastAsia="Times New Roman" w:hAnsiTheme="majorBidi" w:cstheme="majorBidi"/>
                  <w:color w:val="000000"/>
                  <w:lang w:eastAsia="zh-CN" w:bidi="he-IL"/>
                </w:rPr>
                <w:fldChar w:fldCharType="end"/>
              </w:r>
            </w:ins>
          </w:p>
        </w:tc>
        <w:tc>
          <w:tcPr>
            <w:tcW w:w="3424" w:type="dxa"/>
            <w:noWrap/>
            <w:hideMark/>
          </w:tcPr>
          <w:p w14:paraId="04842F77" w14:textId="77777777" w:rsidR="00D41AF0" w:rsidRPr="00A84D4D" w:rsidRDefault="00D41AF0" w:rsidP="008165A3">
            <w:pPr>
              <w:spacing w:after="0"/>
              <w:rPr>
                <w:ins w:id="1230" w:author="Author"/>
                <w:rFonts w:asciiTheme="majorBidi" w:eastAsia="Times New Roman" w:hAnsiTheme="majorBidi" w:cstheme="majorBidi"/>
                <w:color w:val="000000"/>
                <w:lang w:eastAsia="zh-CN" w:bidi="he-IL"/>
              </w:rPr>
            </w:pPr>
            <w:ins w:id="1231" w:author="Author">
              <w:r>
                <w:rPr>
                  <w:rFonts w:asciiTheme="majorBidi" w:eastAsia="Times New Roman" w:hAnsiTheme="majorBidi" w:cstheme="majorBidi"/>
                  <w:color w:val="000000"/>
                  <w:lang w:eastAsia="zh-CN" w:bidi="he-IL"/>
                </w:rPr>
                <w:t>Computes Channel Estimates and Channel Estimation Abstraction, and signals the abstraction to the Application</w:t>
              </w:r>
            </w:ins>
          </w:p>
        </w:tc>
      </w:tr>
      <w:tr w:rsidR="00D41AF0" w:rsidRPr="00CE27B1" w14:paraId="39FC818F" w14:textId="77777777" w:rsidTr="008165A3">
        <w:trPr>
          <w:trHeight w:val="300"/>
          <w:ins w:id="1232" w:author="Author"/>
        </w:trPr>
        <w:tc>
          <w:tcPr>
            <w:tcW w:w="9712" w:type="dxa"/>
            <w:gridSpan w:val="3"/>
            <w:shd w:val="clear" w:color="auto" w:fill="D9D9D9" w:themeFill="background1" w:themeFillShade="D9"/>
            <w:noWrap/>
            <w:hideMark/>
          </w:tcPr>
          <w:p w14:paraId="331EA714" w14:textId="0B0E846F" w:rsidR="00D41AF0" w:rsidRPr="00A84D4D" w:rsidRDefault="00D41AF0" w:rsidP="008165A3">
            <w:pPr>
              <w:spacing w:after="0"/>
              <w:rPr>
                <w:ins w:id="1233" w:author="Author"/>
                <w:rFonts w:asciiTheme="majorBidi" w:eastAsia="Times New Roman" w:hAnsiTheme="majorBidi" w:cstheme="majorBidi"/>
                <w:lang w:eastAsia="zh-CN" w:bidi="he-IL"/>
              </w:rPr>
            </w:pPr>
            <w:ins w:id="1234" w:author="Author">
              <w:r>
                <w:rPr>
                  <w:rFonts w:asciiTheme="majorBidi" w:eastAsia="Times New Roman" w:hAnsiTheme="majorBidi" w:cstheme="majorBidi"/>
                  <w:lang w:eastAsia="zh-CN" w:bidi="he-IL"/>
                </w:rPr>
                <w:t xml:space="preserve">Application </w:t>
              </w:r>
              <w:r w:rsidRPr="00904E4F">
                <w:rPr>
                  <w:rFonts w:asciiTheme="majorBidi" w:eastAsia="Wingdings" w:hAnsiTheme="majorBidi" w:cstheme="majorBidi"/>
                  <w:lang w:eastAsia="zh-CN" w:bidi="he-IL"/>
                </w:rPr>
                <w:t>à</w:t>
              </w:r>
              <w:r>
                <w:rPr>
                  <w:rFonts w:asciiTheme="majorBidi" w:eastAsia="Times New Roman" w:hAnsiTheme="majorBidi" w:cstheme="majorBidi"/>
                  <w:lang w:eastAsia="zh-CN" w:bidi="he-IL"/>
                </w:rPr>
                <w:t xml:space="preserve"> AF</w:t>
              </w:r>
            </w:ins>
          </w:p>
        </w:tc>
      </w:tr>
      <w:tr w:rsidR="009E446E" w:rsidRPr="00CE27B1" w14:paraId="5F1CCB20" w14:textId="77777777" w:rsidTr="008165A3">
        <w:trPr>
          <w:trHeight w:val="600"/>
          <w:ins w:id="1235" w:author="Author"/>
        </w:trPr>
        <w:tc>
          <w:tcPr>
            <w:tcW w:w="3039" w:type="dxa"/>
            <w:noWrap/>
            <w:hideMark/>
          </w:tcPr>
          <w:p w14:paraId="270315E1" w14:textId="77777777" w:rsidR="009E446E" w:rsidRDefault="009E446E" w:rsidP="008165A3">
            <w:pPr>
              <w:spacing w:after="0"/>
              <w:rPr>
                <w:ins w:id="1236" w:author="Author"/>
                <w:rFonts w:asciiTheme="majorBidi" w:eastAsia="Times New Roman" w:hAnsiTheme="majorBidi" w:cstheme="majorBidi"/>
                <w:lang w:eastAsia="zh-CN" w:bidi="he-IL"/>
              </w:rPr>
            </w:pPr>
            <w:ins w:id="1237" w:author="Author">
              <w:r>
                <w:rPr>
                  <w:rFonts w:asciiTheme="majorBidi" w:eastAsia="Times New Roman" w:hAnsiTheme="majorBidi" w:cstheme="majorBidi"/>
                  <w:lang w:eastAsia="zh-CN" w:bidi="he-IL"/>
                </w:rPr>
                <w:t>UEs</w:t>
              </w:r>
            </w:ins>
          </w:p>
          <w:p w14:paraId="3C6B24CB" w14:textId="77777777" w:rsidR="009E446E" w:rsidRPr="00A84D4D" w:rsidRDefault="009E446E" w:rsidP="008165A3">
            <w:pPr>
              <w:spacing w:after="0"/>
              <w:rPr>
                <w:ins w:id="1238" w:author="Author"/>
                <w:rFonts w:asciiTheme="majorBidi" w:eastAsia="Times New Roman" w:hAnsiTheme="majorBidi" w:cstheme="majorBidi"/>
                <w:lang w:eastAsia="zh-CN" w:bidi="he-IL"/>
              </w:rPr>
            </w:pPr>
          </w:p>
        </w:tc>
        <w:tc>
          <w:tcPr>
            <w:tcW w:w="3249" w:type="dxa"/>
            <w:hideMark/>
          </w:tcPr>
          <w:p w14:paraId="756F413B" w14:textId="77777777" w:rsidR="009E446E" w:rsidRPr="00A84D4D" w:rsidRDefault="009E446E" w:rsidP="008165A3">
            <w:pPr>
              <w:spacing w:after="0"/>
              <w:rPr>
                <w:ins w:id="1239" w:author="Author"/>
                <w:rFonts w:asciiTheme="majorBidi" w:eastAsia="Times New Roman" w:hAnsiTheme="majorBidi" w:cstheme="majorBidi"/>
                <w:color w:val="000000"/>
                <w:lang w:eastAsia="zh-CN" w:bidi="he-IL"/>
              </w:rPr>
            </w:pPr>
            <w:ins w:id="1240" w:author="Author">
              <w:r>
                <w:rPr>
                  <w:rFonts w:asciiTheme="majorBidi" w:eastAsia="Times New Roman" w:hAnsiTheme="majorBidi" w:cstheme="majorBidi"/>
                  <w:color w:val="000000"/>
                  <w:lang w:eastAsia="zh-CN" w:bidi="he-IL"/>
                </w:rPr>
                <w:t xml:space="preserve">Selected UEs for scheduling (for an illustration refer to the L users referenced in Appendix J.4 of </w:t>
              </w:r>
              <w:r>
                <w:t>[8]</w:t>
              </w:r>
            </w:ins>
          </w:p>
        </w:tc>
        <w:tc>
          <w:tcPr>
            <w:tcW w:w="3424" w:type="dxa"/>
            <w:vMerge w:val="restart"/>
            <w:hideMark/>
          </w:tcPr>
          <w:p w14:paraId="48266B32" w14:textId="671F45DD" w:rsidR="009E446E" w:rsidRDefault="009E446E" w:rsidP="004F5886">
            <w:pPr>
              <w:spacing w:after="0"/>
              <w:rPr>
                <w:ins w:id="1241" w:author="Author"/>
                <w:rFonts w:asciiTheme="majorBidi" w:eastAsia="Times New Roman" w:hAnsiTheme="majorBidi" w:cstheme="majorBidi"/>
                <w:color w:val="000000"/>
                <w:lang w:eastAsia="zh-CN" w:bidi="he-IL"/>
              </w:rPr>
            </w:pPr>
            <w:ins w:id="1242" w:author="Author">
              <w:r>
                <w:rPr>
                  <w:rFonts w:asciiTheme="majorBidi" w:eastAsia="Times New Roman" w:hAnsiTheme="majorBidi" w:cstheme="majorBidi"/>
                  <w:color w:val="000000"/>
                  <w:lang w:eastAsia="zh-CN" w:bidi="he-IL"/>
                </w:rPr>
                <w:t xml:space="preserve">Signal </w:t>
              </w:r>
              <w:r w:rsidR="00FC581A">
                <w:rPr>
                  <w:rFonts w:asciiTheme="majorBidi" w:eastAsia="Times New Roman" w:hAnsiTheme="majorBidi" w:cstheme="majorBidi"/>
                  <w:color w:val="000000"/>
                  <w:lang w:eastAsia="zh-CN" w:bidi="he-IL"/>
                </w:rPr>
                <w:t xml:space="preserve">to O-RU the </w:t>
              </w:r>
              <w:r>
                <w:rPr>
                  <w:rFonts w:asciiTheme="majorBidi" w:eastAsia="Times New Roman" w:hAnsiTheme="majorBidi" w:cstheme="majorBidi"/>
                  <w:color w:val="000000"/>
                  <w:lang w:eastAsia="zh-CN" w:bidi="he-IL"/>
                </w:rPr>
                <w:t xml:space="preserve">Channel Estimates for </w:t>
              </w:r>
              <w:r w:rsidR="001E36C1">
                <w:rPr>
                  <w:rFonts w:asciiTheme="majorBidi" w:eastAsia="Times New Roman" w:hAnsiTheme="majorBidi" w:cstheme="majorBidi"/>
                  <w:color w:val="000000"/>
                  <w:lang w:eastAsia="zh-CN" w:bidi="he-IL"/>
                </w:rPr>
                <w:t xml:space="preserve">the </w:t>
              </w:r>
              <w:r>
                <w:rPr>
                  <w:rFonts w:asciiTheme="majorBidi" w:eastAsia="Times New Roman" w:hAnsiTheme="majorBidi" w:cstheme="majorBidi"/>
                  <w:color w:val="000000"/>
                  <w:lang w:eastAsia="zh-CN" w:bidi="he-IL"/>
                </w:rPr>
                <w:t>Applic</w:t>
              </w:r>
              <w:r w:rsidR="00B7017A">
                <w:rPr>
                  <w:rFonts w:asciiTheme="majorBidi" w:eastAsia="Times New Roman" w:hAnsiTheme="majorBidi" w:cstheme="majorBidi"/>
                  <w:color w:val="000000"/>
                  <w:lang w:eastAsia="zh-CN" w:bidi="he-IL"/>
                </w:rPr>
                <w:t>a</w:t>
              </w:r>
              <w:r>
                <w:rPr>
                  <w:rFonts w:asciiTheme="majorBidi" w:eastAsia="Times New Roman" w:hAnsiTheme="majorBidi" w:cstheme="majorBidi"/>
                  <w:color w:val="000000"/>
                  <w:lang w:eastAsia="zh-CN" w:bidi="he-IL"/>
                </w:rPr>
                <w:t>tion-selected UEs and layers</w:t>
              </w:r>
            </w:ins>
          </w:p>
          <w:p w14:paraId="4E1A3980" w14:textId="58728A87" w:rsidR="009E446E" w:rsidRPr="00A84D4D" w:rsidRDefault="009E446E" w:rsidP="008165A3">
            <w:pPr>
              <w:spacing w:after="0"/>
              <w:rPr>
                <w:ins w:id="1243" w:author="Author"/>
                <w:rFonts w:asciiTheme="majorBidi" w:eastAsia="Times New Roman" w:hAnsiTheme="majorBidi" w:cstheme="majorBidi"/>
                <w:color w:val="000000"/>
                <w:lang w:eastAsia="zh-CN" w:bidi="he-IL"/>
              </w:rPr>
            </w:pPr>
          </w:p>
        </w:tc>
      </w:tr>
      <w:tr w:rsidR="009E446E" w:rsidRPr="00CE27B1" w14:paraId="341A7785" w14:textId="77777777" w:rsidTr="008165A3">
        <w:trPr>
          <w:trHeight w:val="600"/>
          <w:ins w:id="1244" w:author="Author"/>
        </w:trPr>
        <w:tc>
          <w:tcPr>
            <w:tcW w:w="3039" w:type="dxa"/>
            <w:noWrap/>
          </w:tcPr>
          <w:p w14:paraId="0691E1CF" w14:textId="6F25B8A4" w:rsidR="009E446E" w:rsidRDefault="009E446E" w:rsidP="009E446E">
            <w:pPr>
              <w:spacing w:after="0"/>
              <w:rPr>
                <w:ins w:id="1245" w:author="Author"/>
                <w:rFonts w:asciiTheme="majorBidi" w:eastAsia="Times New Roman" w:hAnsiTheme="majorBidi" w:cstheme="majorBidi"/>
                <w:lang w:eastAsia="zh-CN" w:bidi="he-IL"/>
              </w:rPr>
            </w:pPr>
            <w:ins w:id="1246" w:author="Author">
              <w:r>
                <w:rPr>
                  <w:rFonts w:asciiTheme="majorBidi" w:eastAsia="Times New Roman" w:hAnsiTheme="majorBidi" w:cstheme="majorBidi"/>
                  <w:lang w:eastAsia="zh-CN" w:bidi="he-IL"/>
                </w:rPr>
                <w:t>Layers, per UE</w:t>
              </w:r>
            </w:ins>
          </w:p>
        </w:tc>
        <w:tc>
          <w:tcPr>
            <w:tcW w:w="3249" w:type="dxa"/>
          </w:tcPr>
          <w:p w14:paraId="25907261" w14:textId="15296B55" w:rsidR="009E446E" w:rsidRDefault="009E446E" w:rsidP="009E446E">
            <w:pPr>
              <w:spacing w:after="0"/>
              <w:rPr>
                <w:ins w:id="1247" w:author="Author"/>
                <w:rFonts w:asciiTheme="majorBidi" w:eastAsia="Times New Roman" w:hAnsiTheme="majorBidi" w:cstheme="majorBidi"/>
                <w:color w:val="000000"/>
                <w:lang w:eastAsia="zh-CN" w:bidi="he-IL"/>
              </w:rPr>
            </w:pPr>
            <w:ins w:id="1248" w:author="Author">
              <w:r>
                <w:rPr>
                  <w:rFonts w:asciiTheme="majorBidi" w:eastAsia="Times New Roman" w:hAnsiTheme="majorBidi" w:cstheme="majorBidi"/>
                  <w:color w:val="000000"/>
                  <w:lang w:eastAsia="zh-CN" w:bidi="he-IL"/>
                </w:rPr>
                <w:t xml:space="preserve">Selected Layers for scheduling (for an illustration refer to the K layers referenced in Appendix J.4 of </w:t>
              </w:r>
              <w:r>
                <w:t>[8]</w:t>
              </w:r>
            </w:ins>
          </w:p>
        </w:tc>
        <w:tc>
          <w:tcPr>
            <w:tcW w:w="3424" w:type="dxa"/>
            <w:vMerge/>
          </w:tcPr>
          <w:p w14:paraId="3180C536" w14:textId="77777777" w:rsidR="009E446E" w:rsidDel="00960CED" w:rsidRDefault="009E446E">
            <w:pPr>
              <w:spacing w:after="0"/>
              <w:rPr>
                <w:ins w:id="1249" w:author="Author"/>
                <w:rFonts w:asciiTheme="majorBidi" w:eastAsia="Times New Roman" w:hAnsiTheme="majorBidi" w:cstheme="majorBidi"/>
                <w:color w:val="000000"/>
                <w:lang w:eastAsia="zh-CN" w:bidi="he-IL"/>
              </w:rPr>
            </w:pPr>
          </w:p>
        </w:tc>
      </w:tr>
    </w:tbl>
    <w:p w14:paraId="3FD6C430" w14:textId="77777777" w:rsidR="00C15AF5" w:rsidRPr="004F5886" w:rsidRDefault="00C15AF5" w:rsidP="00C15AF5">
      <w:pPr>
        <w:rPr>
          <w:ins w:id="1250" w:author="Author"/>
          <w:lang w:eastAsia="zh-CN"/>
        </w:rPr>
      </w:pPr>
    </w:p>
    <w:p w14:paraId="105A3CA0" w14:textId="77777777" w:rsidR="00D318F8" w:rsidRPr="004F5886" w:rsidRDefault="00D318F8" w:rsidP="004F5886">
      <w:pPr>
        <w:rPr>
          <w:lang w:val="en-GB" w:eastAsia="zh-CN"/>
        </w:rPr>
      </w:pPr>
    </w:p>
    <w:p w14:paraId="162B9D5A" w14:textId="79E79DD9" w:rsidR="00CB0D55" w:rsidRDefault="00CB0D55" w:rsidP="00137DB8">
      <w:pPr>
        <w:pStyle w:val="Heading2"/>
      </w:pPr>
      <w:bookmarkStart w:id="1251" w:name="_Toc86871616"/>
      <w:r>
        <w:t xml:space="preserve">O-DU AAL </w:t>
      </w:r>
      <w:r w:rsidR="007522C9">
        <w:t>UP</w:t>
      </w:r>
      <w:r>
        <w:t xml:space="preserve">LINK </w:t>
      </w:r>
      <w:del w:id="1252" w:author="Author">
        <w:r w:rsidDel="00C86F18">
          <w:delText xml:space="preserve">HI </w:delText>
        </w:r>
      </w:del>
      <w:ins w:id="1253" w:author="Author">
        <w:r w:rsidR="00C86F18">
          <w:t>High-</w:t>
        </w:r>
      </w:ins>
      <w:r>
        <w:t>PHY Profile Specification</w:t>
      </w:r>
      <w:bookmarkEnd w:id="1251"/>
    </w:p>
    <w:p w14:paraId="22404A2F" w14:textId="77777777" w:rsidR="00CB0D55" w:rsidRDefault="00CB0D55" w:rsidP="00CB0D55">
      <w:pPr>
        <w:rPr>
          <w:lang w:val="en-GB" w:eastAsia="zh-CN"/>
        </w:rPr>
      </w:pPr>
      <w:r w:rsidRPr="07BEC9A2">
        <w:rPr>
          <w:lang w:val="en-GB" w:eastAsia="zh-CN"/>
        </w:rPr>
        <w:t>This profile provides acceleration functionality for the following channels and signals:</w:t>
      </w:r>
    </w:p>
    <w:p w14:paraId="176AA14D" w14:textId="7FD54A8D" w:rsidR="00CB0D55" w:rsidRDefault="00CB0D55" w:rsidP="00CB0D55">
      <w:pPr>
        <w:pStyle w:val="ListParagraph"/>
        <w:numPr>
          <w:ilvl w:val="0"/>
          <w:numId w:val="51"/>
        </w:numPr>
        <w:rPr>
          <w:lang w:val="en-GB" w:eastAsia="zh-CN"/>
        </w:rPr>
      </w:pPr>
      <w:r>
        <w:rPr>
          <w:lang w:val="en-GB" w:eastAsia="zh-CN"/>
        </w:rPr>
        <w:t>P</w:t>
      </w:r>
      <w:r w:rsidR="00A64C80">
        <w:rPr>
          <w:lang w:val="en-GB" w:eastAsia="zh-CN"/>
        </w:rPr>
        <w:t>U</w:t>
      </w:r>
      <w:r>
        <w:rPr>
          <w:lang w:val="en-GB" w:eastAsia="zh-CN"/>
        </w:rPr>
        <w:t>SCH (including Data, DM-RS and PT-RS)</w:t>
      </w:r>
    </w:p>
    <w:p w14:paraId="70BAD199" w14:textId="3ABC96B2" w:rsidR="00CB0D55" w:rsidRDefault="00CB0D55" w:rsidP="00CB0D55">
      <w:pPr>
        <w:pStyle w:val="ListParagraph"/>
        <w:numPr>
          <w:ilvl w:val="0"/>
          <w:numId w:val="51"/>
        </w:numPr>
        <w:rPr>
          <w:lang w:val="en-GB" w:eastAsia="zh-CN"/>
        </w:rPr>
      </w:pPr>
      <w:r>
        <w:rPr>
          <w:lang w:val="en-GB" w:eastAsia="zh-CN"/>
        </w:rPr>
        <w:t>P</w:t>
      </w:r>
      <w:r w:rsidR="00A64C80">
        <w:rPr>
          <w:lang w:val="en-GB" w:eastAsia="zh-CN"/>
        </w:rPr>
        <w:t>U</w:t>
      </w:r>
      <w:r>
        <w:rPr>
          <w:lang w:val="en-GB" w:eastAsia="zh-CN"/>
        </w:rPr>
        <w:t>CCH (including Data and DM-RS)</w:t>
      </w:r>
      <w:r w:rsidR="00A64C80">
        <w:rPr>
          <w:lang w:val="en-GB" w:eastAsia="zh-CN"/>
        </w:rPr>
        <w:t xml:space="preserve"> – Format 0</w:t>
      </w:r>
    </w:p>
    <w:p w14:paraId="768D9C47" w14:textId="65037056" w:rsidR="003A1375" w:rsidRDefault="003A1375" w:rsidP="003A1375">
      <w:pPr>
        <w:pStyle w:val="ListParagraph"/>
        <w:numPr>
          <w:ilvl w:val="0"/>
          <w:numId w:val="51"/>
        </w:numPr>
        <w:rPr>
          <w:lang w:val="en-GB" w:eastAsia="zh-CN"/>
        </w:rPr>
      </w:pPr>
      <w:r>
        <w:rPr>
          <w:lang w:val="en-GB" w:eastAsia="zh-CN"/>
        </w:rPr>
        <w:t>PUCCH (including Data and DM-RS) – Format 1</w:t>
      </w:r>
    </w:p>
    <w:p w14:paraId="385AD67F" w14:textId="17F2B7A3" w:rsidR="00A64C80" w:rsidRDefault="00A64C80" w:rsidP="00A64C80">
      <w:pPr>
        <w:pStyle w:val="ListParagraph"/>
        <w:numPr>
          <w:ilvl w:val="0"/>
          <w:numId w:val="51"/>
        </w:numPr>
        <w:rPr>
          <w:lang w:val="en-GB" w:eastAsia="zh-CN"/>
        </w:rPr>
      </w:pPr>
      <w:r>
        <w:rPr>
          <w:lang w:val="en-GB" w:eastAsia="zh-CN"/>
        </w:rPr>
        <w:t>PUCCH (including Data and DM-RS) – Formats 2</w:t>
      </w:r>
      <w:r w:rsidR="003A1375">
        <w:rPr>
          <w:lang w:val="en-GB" w:eastAsia="zh-CN"/>
        </w:rPr>
        <w:t>, 3, 4</w:t>
      </w:r>
    </w:p>
    <w:p w14:paraId="4A07D77D" w14:textId="0CACAE7B" w:rsidR="00CB0D55" w:rsidRDefault="0098678E" w:rsidP="00CB0D55">
      <w:pPr>
        <w:pStyle w:val="ListParagraph"/>
        <w:numPr>
          <w:ilvl w:val="0"/>
          <w:numId w:val="51"/>
        </w:numPr>
        <w:rPr>
          <w:lang w:val="en-GB" w:eastAsia="zh-CN"/>
        </w:rPr>
      </w:pPr>
      <w:r>
        <w:rPr>
          <w:lang w:val="en-GB" w:eastAsia="zh-CN"/>
        </w:rPr>
        <w:t>SRS</w:t>
      </w:r>
    </w:p>
    <w:p w14:paraId="29E2A875" w14:textId="3DAF811B" w:rsidR="00CB0D55" w:rsidRDefault="0098678E" w:rsidP="00CB0D55">
      <w:pPr>
        <w:pStyle w:val="ListParagraph"/>
        <w:numPr>
          <w:ilvl w:val="0"/>
          <w:numId w:val="51"/>
        </w:numPr>
        <w:rPr>
          <w:lang w:val="en-GB" w:eastAsia="zh-CN"/>
        </w:rPr>
      </w:pPr>
      <w:r>
        <w:rPr>
          <w:lang w:val="en-GB" w:eastAsia="zh-CN"/>
        </w:rPr>
        <w:t>PRACH</w:t>
      </w:r>
    </w:p>
    <w:p w14:paraId="7765665E" w14:textId="376A6725" w:rsidR="00CB0D55" w:rsidRDefault="00CB0D55" w:rsidP="00CB0D55">
      <w:pPr>
        <w:rPr>
          <w:lang w:val="en-GB" w:eastAsia="zh-CN"/>
        </w:rPr>
      </w:pPr>
      <w:r>
        <w:rPr>
          <w:lang w:val="en-GB" w:eastAsia="zh-CN"/>
        </w:rPr>
        <w:t>This section presents parametrization for each of these channels</w:t>
      </w:r>
      <w:r w:rsidR="00212F5A">
        <w:rPr>
          <w:lang w:val="en-GB" w:eastAsia="zh-CN"/>
        </w:rPr>
        <w:t xml:space="preserve"> and signals</w:t>
      </w:r>
      <w:r>
        <w:rPr>
          <w:lang w:val="en-GB" w:eastAsia="zh-CN"/>
        </w:rPr>
        <w:t>.</w:t>
      </w:r>
    </w:p>
    <w:p w14:paraId="08152A80" w14:textId="77777777" w:rsidR="00CB0D55" w:rsidRPr="000962B3" w:rsidRDefault="00CB0D55" w:rsidP="00CB0D55">
      <w:pPr>
        <w:pStyle w:val="Heading3"/>
      </w:pPr>
      <w:bookmarkStart w:id="1254" w:name="_Toc86871617"/>
      <w:r>
        <w:t>Profile Operation</w:t>
      </w:r>
      <w:bookmarkEnd w:id="1254"/>
    </w:p>
    <w:p w14:paraId="2F0C17D7" w14:textId="55B89FCA" w:rsidR="00CB0D55" w:rsidRDefault="00CB0D55" w:rsidP="00CB0D55">
      <w:pPr>
        <w:rPr>
          <w:ins w:id="1255" w:author="Author"/>
        </w:rPr>
      </w:pPr>
      <w:r>
        <w:t xml:space="preserve">The </w:t>
      </w:r>
      <w:del w:id="1256" w:author="Author">
        <w:r w:rsidDel="00A7030B">
          <w:delText xml:space="preserve">AAL </w:delText>
        </w:r>
        <w:r w:rsidR="008867D8" w:rsidDel="00A7030B">
          <w:delText>Up</w:delText>
        </w:r>
        <w:r w:rsidDel="00A7030B">
          <w:delText xml:space="preserve">link </w:delText>
        </w:r>
      </w:del>
      <w:proofErr w:type="spellStart"/>
      <w:ins w:id="1257" w:author="Author">
        <w:r w:rsidR="00A7030B">
          <w:t>AAL_UPLINK_</w:t>
        </w:r>
      </w:ins>
      <w:del w:id="1258" w:author="Author">
        <w:r w:rsidDel="00D842DB">
          <w:delText>HI_</w:delText>
        </w:r>
      </w:del>
      <w:ins w:id="1259" w:author="Author">
        <w:r w:rsidR="00D842DB">
          <w:t>High</w:t>
        </w:r>
        <w:proofErr w:type="spellEnd"/>
        <w:r w:rsidR="00D842DB">
          <w:t>-</w:t>
        </w:r>
      </w:ins>
      <w:r>
        <w:t>PHY Profile interface shall work on a slot basis. An operation can be performed one slot at a time</w:t>
      </w:r>
      <w:ins w:id="1260" w:author="Author">
        <w:r w:rsidR="00CD4DF8">
          <w:t>, where the slot</w:t>
        </w:r>
        <w:r w:rsidR="00F9622B">
          <w:t>, numerology</w:t>
        </w:r>
        <w:r w:rsidR="00CD4DF8">
          <w:t xml:space="preserve"> and SFN are </w:t>
        </w:r>
        <w:r w:rsidR="00C442DC">
          <w:t>signaled</w:t>
        </w:r>
        <w:r w:rsidR="00CD4DF8">
          <w:t xml:space="preserve"> </w:t>
        </w:r>
        <w:r w:rsidR="00F11BB8">
          <w:t xml:space="preserve">for the </w:t>
        </w:r>
        <w:r w:rsidR="00CD4DF8">
          <w:t>API</w:t>
        </w:r>
      </w:ins>
      <w:r>
        <w:t>.</w:t>
      </w:r>
    </w:p>
    <w:p w14:paraId="3696B2F2" w14:textId="4FF563E9" w:rsidR="00D02EA0" w:rsidDel="008118A4" w:rsidRDefault="00132B05" w:rsidP="00132B05">
      <w:pPr>
        <w:rPr>
          <w:ins w:id="1261" w:author="Author"/>
          <w:del w:id="1262" w:author="Author"/>
        </w:rPr>
      </w:pPr>
      <w:ins w:id="1263" w:author="Author">
        <w:del w:id="1264" w:author="Author">
          <w:r w:rsidDel="008118A4">
            <w:delText>Note</w:delText>
          </w:r>
          <w:r w:rsidR="00D02EA0" w:rsidDel="008118A4">
            <w:delText>s</w:delText>
          </w:r>
          <w:r w:rsidDel="008118A4">
            <w:delText>:</w:delText>
          </w:r>
        </w:del>
      </w:ins>
    </w:p>
    <w:p w14:paraId="55AB1FAF" w14:textId="64AECF0C" w:rsidR="00132B05" w:rsidDel="008118A4" w:rsidRDefault="00132B05" w:rsidP="00D02EA0">
      <w:pPr>
        <w:pStyle w:val="ListParagraph"/>
        <w:numPr>
          <w:ilvl w:val="0"/>
          <w:numId w:val="51"/>
        </w:numPr>
        <w:rPr>
          <w:ins w:id="1265" w:author="Author"/>
          <w:del w:id="1266" w:author="Author"/>
        </w:rPr>
      </w:pPr>
      <w:ins w:id="1267" w:author="Author">
        <w:del w:id="1268" w:author="Author">
          <w:r w:rsidDel="008118A4">
            <w:delText>parameters are applied per slot, and some parameters change from slot to slot. Handling of parameters that remain unchanged across multiple slots (e.g. HARQ retransmissions, or cell-specific parameters) is FFS.</w:delText>
          </w:r>
        </w:del>
      </w:ins>
    </w:p>
    <w:p w14:paraId="22092C1B" w14:textId="3A9DCE43" w:rsidR="00D02EA0" w:rsidDel="008118A4" w:rsidRDefault="00D02EA0">
      <w:pPr>
        <w:pStyle w:val="ListParagraph"/>
        <w:numPr>
          <w:ilvl w:val="0"/>
          <w:numId w:val="51"/>
        </w:numPr>
        <w:rPr>
          <w:del w:id="1269" w:author="Author"/>
        </w:rPr>
        <w:pPrChange w:id="1270" w:author="Author">
          <w:pPr/>
        </w:pPrChange>
      </w:pPr>
      <w:ins w:id="1271" w:author="Author">
        <w:del w:id="1272" w:author="Author">
          <w:r w:rsidDel="008118A4">
            <w:delText>it is FFS whether parameters that rely on lookup tables in 3GPP are signaled via the lookup index, or direct values. The choice can be made, e.g. parameter by parameter; the group may also consider to keep signaling options flexible.</w:delText>
          </w:r>
        </w:del>
      </w:ins>
    </w:p>
    <w:p w14:paraId="3928B3C4" w14:textId="647DF662" w:rsidR="00D02EA0" w:rsidDel="00193F2B" w:rsidRDefault="00D02EA0" w:rsidP="00CB0D55">
      <w:pPr>
        <w:rPr>
          <w:ins w:id="1273" w:author="Author"/>
          <w:del w:id="1274" w:author="Author"/>
        </w:rPr>
      </w:pPr>
    </w:p>
    <w:p w14:paraId="6C3D6188" w14:textId="219A57D8" w:rsidR="00F21F5A" w:rsidRDefault="00CB0D55" w:rsidP="00CB0D55">
      <w:r>
        <w:t xml:space="preserve">The </w:t>
      </w:r>
      <w:r w:rsidR="004134D0">
        <w:t>out</w:t>
      </w:r>
      <w:r>
        <w:t xml:space="preserve">put data is specific to each </w:t>
      </w:r>
      <w:r w:rsidR="004134D0">
        <w:t>up</w:t>
      </w:r>
      <w:r>
        <w:t xml:space="preserve">link channel composing the profile. The Application ensures that the </w:t>
      </w:r>
      <w:r w:rsidR="006451F6">
        <w:t>out</w:t>
      </w:r>
      <w:r>
        <w:t xml:space="preserve">put data buffer is sized appropriately to accommodate the </w:t>
      </w:r>
      <w:r w:rsidR="00F21F5A">
        <w:t>expected out</w:t>
      </w:r>
      <w:r>
        <w:t>put.</w:t>
      </w:r>
    </w:p>
    <w:p w14:paraId="1913E26E" w14:textId="0D0AD135" w:rsidR="0028494E" w:rsidRDefault="00CB0D55" w:rsidP="00CB0D55">
      <w:r>
        <w:t xml:space="preserve">The </w:t>
      </w:r>
      <w:r w:rsidR="0028494E">
        <w:t xml:space="preserve">input </w:t>
      </w:r>
      <w:r>
        <w:t xml:space="preserve">data </w:t>
      </w:r>
      <w:proofErr w:type="spellStart"/>
      <w:r w:rsidR="0028494E">
        <w:t>consits</w:t>
      </w:r>
      <w:proofErr w:type="spellEnd"/>
      <w:r w:rsidR="0028494E">
        <w:t xml:space="preserve"> of:</w:t>
      </w:r>
    </w:p>
    <w:p w14:paraId="3D5D2849" w14:textId="47698C11" w:rsidR="0028494E" w:rsidRDefault="0028494E" w:rsidP="0028494E">
      <w:pPr>
        <w:pStyle w:val="ListParagraph"/>
        <w:numPr>
          <w:ilvl w:val="0"/>
          <w:numId w:val="51"/>
        </w:numPr>
      </w:pPr>
      <w:r>
        <w:t>a set of Application-supplied parameters for each of the modelled uplink channels</w:t>
      </w:r>
    </w:p>
    <w:p w14:paraId="7DFB5471" w14:textId="6F135576" w:rsidR="00CB0D55" w:rsidRDefault="00CB0D55" w:rsidP="0028494E">
      <w:pPr>
        <w:pStyle w:val="ListParagraph"/>
        <w:numPr>
          <w:ilvl w:val="0"/>
          <w:numId w:val="51"/>
        </w:numPr>
        <w:rPr>
          <w:ins w:id="1275" w:author="Author"/>
        </w:rPr>
      </w:pPr>
      <w:r>
        <w:t>a set of U-Plane OFH packets</w:t>
      </w:r>
      <w:r w:rsidR="00ED0E8F">
        <w:t>.</w:t>
      </w:r>
    </w:p>
    <w:p w14:paraId="53C272EC" w14:textId="77777777" w:rsidR="00886598" w:rsidRDefault="00886598">
      <w:pPr>
        <w:pPrChange w:id="1276" w:author="Author">
          <w:pPr>
            <w:pStyle w:val="ListParagraph"/>
            <w:numPr>
              <w:numId w:val="51"/>
            </w:numPr>
            <w:ind w:hanging="360"/>
          </w:pPr>
        </w:pPrChange>
      </w:pPr>
    </w:p>
    <w:p w14:paraId="2DE35BE0" w14:textId="55F5F41D" w:rsidR="00CB0D55" w:rsidRDefault="00ED0E8F" w:rsidP="00CB0D55">
      <w:r>
        <w:t>For the OFH packets, t</w:t>
      </w:r>
      <w:r w:rsidR="00CB0D55">
        <w:t xml:space="preserve">he AF interfaces directly with the OFH and is responsible for handling its own </w:t>
      </w:r>
      <w:r w:rsidR="00CD2CFF">
        <w:t>in</w:t>
      </w:r>
      <w:r w:rsidR="00CB0D55">
        <w:t xml:space="preserve">put buffers. </w:t>
      </w:r>
    </w:p>
    <w:p w14:paraId="06487EB7" w14:textId="77777777" w:rsidR="00CB0D55" w:rsidRDefault="00CB0D55" w:rsidP="00CB0D55">
      <w:pPr>
        <w:pStyle w:val="Heading3"/>
      </w:pPr>
      <w:bookmarkStart w:id="1277" w:name="_Toc86871618"/>
      <w:r>
        <w:t>Summary of Capabilities</w:t>
      </w:r>
      <w:bookmarkEnd w:id="1277"/>
      <w:r>
        <w:t xml:space="preserve"> </w:t>
      </w:r>
    </w:p>
    <w:p w14:paraId="2631D9E5" w14:textId="2D8ECB6B" w:rsidR="00CB0D55" w:rsidRDefault="00CB0D55" w:rsidP="00CB0D55">
      <w:pPr>
        <w:rPr>
          <w:lang w:val="en-GB" w:eastAsia="zh-CN"/>
        </w:rPr>
      </w:pPr>
      <w:r>
        <w:rPr>
          <w:lang w:val="en-GB" w:eastAsia="zh-CN"/>
        </w:rPr>
        <w:t xml:space="preserve">The </w:t>
      </w:r>
      <w:del w:id="1278" w:author="Author">
        <w:r w:rsidDel="00A7030B">
          <w:delText xml:space="preserve">AAL </w:delText>
        </w:r>
        <w:r w:rsidR="00013CDD" w:rsidDel="00A7030B">
          <w:delText>Up</w:delText>
        </w:r>
        <w:r w:rsidDel="00A7030B">
          <w:delText xml:space="preserve">link </w:delText>
        </w:r>
      </w:del>
      <w:proofErr w:type="spellStart"/>
      <w:ins w:id="1279" w:author="Author">
        <w:r w:rsidR="00A7030B">
          <w:t>AAL_UPLINK_</w:t>
        </w:r>
      </w:ins>
      <w:del w:id="1280" w:author="Author">
        <w:r w:rsidDel="00D842DB">
          <w:delText>HI_</w:delText>
        </w:r>
      </w:del>
      <w:ins w:id="1281" w:author="Author">
        <w:r w:rsidR="00D842DB">
          <w:t>High</w:t>
        </w:r>
        <w:proofErr w:type="spellEnd"/>
        <w:r w:rsidR="00D842DB">
          <w:t>-</w:t>
        </w:r>
      </w:ins>
      <w:r>
        <w:t>PHY</w:t>
      </w:r>
      <w:r>
        <w:rPr>
          <w:lang w:val="en-GB" w:eastAsia="zh-CN"/>
        </w:rPr>
        <w:t xml:space="preserve"> Profile capabilities shall be reported to the application. </w:t>
      </w:r>
    </w:p>
    <w:p w14:paraId="6180EE7F" w14:textId="607C41FB" w:rsidR="00CB0D55" w:rsidRDefault="00CB0D55" w:rsidP="00CB0D55">
      <w:pPr>
        <w:rPr>
          <w:lang w:val="en-GB" w:eastAsia="zh-CN"/>
        </w:rPr>
      </w:pPr>
      <w:r>
        <w:rPr>
          <w:lang w:val="en-GB" w:eastAsia="zh-CN"/>
        </w:rPr>
        <w:fldChar w:fldCharType="begin"/>
      </w:r>
      <w:r>
        <w:rPr>
          <w:lang w:val="en-GB" w:eastAsia="zh-CN"/>
        </w:rPr>
        <w:instrText xml:space="preserve"> REF _Ref86231785 \h </w:instrText>
      </w:r>
      <w:r>
        <w:rPr>
          <w:lang w:val="en-GB" w:eastAsia="zh-CN"/>
        </w:rPr>
      </w:r>
      <w:r>
        <w:rPr>
          <w:lang w:val="en-GB" w:eastAsia="zh-CN"/>
        </w:rPr>
        <w:fldChar w:fldCharType="separate"/>
      </w:r>
      <w:r>
        <w:t xml:space="preserve">Table </w:t>
      </w:r>
      <w:r>
        <w:rPr>
          <w:noProof/>
          <w:cs/>
        </w:rPr>
        <w:t>‎</w:t>
      </w:r>
      <w:r>
        <w:rPr>
          <w:noProof/>
        </w:rPr>
        <w:t>4</w:t>
      </w:r>
      <w:r>
        <w:noBreakHyphen/>
      </w:r>
      <w:r>
        <w:rPr>
          <w:noProof/>
        </w:rPr>
        <w:t>1</w:t>
      </w:r>
      <w:r>
        <w:rPr>
          <w:lang w:val="en-GB" w:eastAsia="zh-CN"/>
        </w:rPr>
        <w:fldChar w:fldCharType="end"/>
      </w:r>
      <w:r>
        <w:rPr>
          <w:lang w:val="en-GB" w:eastAsia="zh-CN"/>
        </w:rPr>
        <w:t xml:space="preserve"> lists a subset of the </w:t>
      </w:r>
      <w:proofErr w:type="spellStart"/>
      <w:r>
        <w:rPr>
          <w:lang w:val="en-GB" w:eastAsia="zh-CN"/>
        </w:rPr>
        <w:t>AAL_</w:t>
      </w:r>
      <w:r w:rsidR="00013CDD">
        <w:rPr>
          <w:lang w:val="en-GB" w:eastAsia="zh-CN"/>
        </w:rPr>
        <w:t>UP</w:t>
      </w:r>
      <w:r>
        <w:rPr>
          <w:lang w:val="en-GB" w:eastAsia="zh-CN"/>
        </w:rPr>
        <w:t>LINK_</w:t>
      </w:r>
      <w:del w:id="1282" w:author="Author">
        <w:r w:rsidDel="00D842DB">
          <w:rPr>
            <w:lang w:val="en-GB" w:eastAsia="zh-CN"/>
          </w:rPr>
          <w:delText>HI_</w:delText>
        </w:r>
      </w:del>
      <w:ins w:id="1283" w:author="Author">
        <w:r w:rsidR="00D842DB">
          <w:rPr>
            <w:lang w:val="en-GB" w:eastAsia="zh-CN"/>
          </w:rPr>
          <w:t>High</w:t>
        </w:r>
        <w:proofErr w:type="spellEnd"/>
        <w:r w:rsidR="00D842DB">
          <w:rPr>
            <w:lang w:val="en-GB" w:eastAsia="zh-CN"/>
          </w:rPr>
          <w:t>-</w:t>
        </w:r>
      </w:ins>
      <w:r>
        <w:rPr>
          <w:lang w:val="en-GB" w:eastAsia="zh-CN"/>
        </w:rPr>
        <w:t xml:space="preserve">PHY profile capabilities that should be reported to the application with respect the acceleration of the various channel functionality and interaction. </w:t>
      </w:r>
    </w:p>
    <w:p w14:paraId="2A4A62D8" w14:textId="77777777" w:rsidR="00CB0D55" w:rsidRPr="006A1C6D" w:rsidRDefault="00CB0D55" w:rsidP="00CB0D55">
      <w:pPr>
        <w:rPr>
          <w:lang w:val="en-GB" w:eastAsia="zh-CN"/>
        </w:rPr>
      </w:pPr>
      <w:r>
        <w:rPr>
          <w:lang w:val="en-GB" w:eastAsia="zh-CN"/>
        </w:rPr>
        <w:lastRenderedPageBreak/>
        <w:t xml:space="preserve">Note additional capabilities can also be reported by the </w:t>
      </w:r>
      <w:proofErr w:type="spellStart"/>
      <w:r>
        <w:rPr>
          <w:lang w:val="en-GB" w:eastAsia="zh-CN"/>
        </w:rPr>
        <w:t>AALi</w:t>
      </w:r>
      <w:proofErr w:type="spellEnd"/>
      <w:r>
        <w:rPr>
          <w:lang w:val="en-GB" w:eastAsia="zh-CN"/>
        </w:rPr>
        <w:t xml:space="preserve"> implementation. </w:t>
      </w:r>
    </w:p>
    <w:p w14:paraId="02BEB0BE" w14:textId="62643AF7" w:rsidR="00CB0D55" w:rsidRDefault="00CB0D55" w:rsidP="00CB0D55">
      <w:pPr>
        <w:pStyle w:val="Caption"/>
        <w:rPr>
          <w:lang w:val="en-GB" w:eastAsia="zh-CN"/>
        </w:rPr>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Pr>
          <w:noProof/>
        </w:rPr>
        <w:t>1</w:t>
      </w:r>
      <w:r w:rsidR="001E481C">
        <w:rPr>
          <w:noProof/>
        </w:rPr>
        <w:fldChar w:fldCharType="end"/>
      </w:r>
      <w:r>
        <w:t xml:space="preserve"> Sample AAL </w:t>
      </w:r>
      <w:r w:rsidR="00013CDD">
        <w:t>U</w:t>
      </w:r>
      <w:r w:rsidR="00D02497">
        <w:t>P</w:t>
      </w:r>
      <w:r>
        <w:t>LINK H</w:t>
      </w:r>
      <w:ins w:id="1284" w:author="Author">
        <w:r w:rsidR="00C86F18">
          <w:t>igh</w:t>
        </w:r>
      </w:ins>
      <w:del w:id="1285" w:author="Author">
        <w:r w:rsidDel="00C86F18">
          <w:delText xml:space="preserve">I </w:delText>
        </w:r>
      </w:del>
      <w:ins w:id="1286" w:author="Author">
        <w:r w:rsidR="00C86F18">
          <w:t>-</w:t>
        </w:r>
      </w:ins>
      <w:r>
        <w:t xml:space="preserve">PHY Profile Capabilities </w:t>
      </w:r>
    </w:p>
    <w:p w14:paraId="688F2C4F" w14:textId="77777777" w:rsidR="00CB0D55" w:rsidRDefault="00CB0D55" w:rsidP="00CB0D55">
      <w:pPr>
        <w:rPr>
          <w:lang w:val="en-GB" w:eastAsia="zh-CN"/>
        </w:rPr>
      </w:pPr>
    </w:p>
    <w:tbl>
      <w:tblPr>
        <w:tblStyle w:val="TableProfessional"/>
        <w:tblW w:w="9712" w:type="dxa"/>
        <w:tblLook w:val="0600" w:firstRow="0" w:lastRow="0" w:firstColumn="0" w:lastColumn="0" w:noHBand="1" w:noVBand="1"/>
      </w:tblPr>
      <w:tblGrid>
        <w:gridCol w:w="2782"/>
        <w:gridCol w:w="3240"/>
        <w:gridCol w:w="3690"/>
      </w:tblGrid>
      <w:tr w:rsidR="00CB0D55" w:rsidRPr="0065550B" w14:paraId="16A4927E" w14:textId="77777777" w:rsidTr="008165A3">
        <w:trPr>
          <w:trHeight w:val="375"/>
        </w:trPr>
        <w:tc>
          <w:tcPr>
            <w:tcW w:w="2782" w:type="dxa"/>
            <w:noWrap/>
            <w:hideMark/>
          </w:tcPr>
          <w:p w14:paraId="57A3B0E3" w14:textId="77777777" w:rsidR="00CB0D55" w:rsidRPr="0057639A" w:rsidRDefault="00CB0D55" w:rsidP="008165A3">
            <w:pPr>
              <w:rPr>
                <w:rFonts w:asciiTheme="majorBidi" w:hAnsiTheme="majorBidi" w:cstheme="majorBidi"/>
                <w:b/>
                <w:bCs/>
              </w:rPr>
            </w:pPr>
            <w:r>
              <w:rPr>
                <w:rFonts w:asciiTheme="majorBidi" w:hAnsiTheme="majorBidi" w:cstheme="majorBidi"/>
                <w:b/>
                <w:bCs/>
              </w:rPr>
              <w:t>Capability</w:t>
            </w:r>
          </w:p>
        </w:tc>
        <w:tc>
          <w:tcPr>
            <w:tcW w:w="3240" w:type="dxa"/>
            <w:hideMark/>
          </w:tcPr>
          <w:p w14:paraId="3DC5CB4F" w14:textId="77777777" w:rsidR="00CB0D55" w:rsidRPr="0057639A" w:rsidRDefault="00CB0D55" w:rsidP="008165A3">
            <w:pPr>
              <w:rPr>
                <w:rFonts w:asciiTheme="majorBidi" w:hAnsiTheme="majorBidi" w:cstheme="majorBidi"/>
                <w:b/>
                <w:bCs/>
              </w:rPr>
            </w:pPr>
            <w:r w:rsidRPr="0057639A">
              <w:rPr>
                <w:rFonts w:asciiTheme="majorBidi" w:hAnsiTheme="majorBidi" w:cstheme="majorBidi"/>
                <w:b/>
                <w:bCs/>
              </w:rPr>
              <w:t>Short summary (from 3GPP)</w:t>
            </w:r>
          </w:p>
        </w:tc>
        <w:tc>
          <w:tcPr>
            <w:tcW w:w="3690" w:type="dxa"/>
            <w:noWrap/>
            <w:hideMark/>
          </w:tcPr>
          <w:p w14:paraId="68155D2E" w14:textId="77777777" w:rsidR="00CB0D55" w:rsidRPr="0057639A" w:rsidRDefault="00CB0D55" w:rsidP="008165A3">
            <w:pPr>
              <w:rPr>
                <w:rFonts w:asciiTheme="majorBidi" w:hAnsiTheme="majorBidi" w:cstheme="majorBidi"/>
                <w:b/>
                <w:bCs/>
              </w:rPr>
            </w:pPr>
            <w:r w:rsidRPr="0057639A">
              <w:rPr>
                <w:rFonts w:asciiTheme="majorBidi" w:hAnsiTheme="majorBidi" w:cstheme="majorBidi"/>
                <w:b/>
                <w:bCs/>
              </w:rPr>
              <w:t>3GPP Spec Reference</w:t>
            </w:r>
          </w:p>
        </w:tc>
      </w:tr>
      <w:tr w:rsidR="00BE4A8A" w:rsidRPr="0065550B" w14:paraId="69DF7471" w14:textId="77777777" w:rsidTr="008165A3">
        <w:trPr>
          <w:trHeight w:val="264"/>
          <w:ins w:id="1287" w:author="Author"/>
        </w:trPr>
        <w:tc>
          <w:tcPr>
            <w:tcW w:w="2782" w:type="dxa"/>
            <w:noWrap/>
          </w:tcPr>
          <w:p w14:paraId="7392126D" w14:textId="16A56AC9" w:rsidR="00BE4A8A" w:rsidRDefault="00BE4A8A" w:rsidP="00BE4A8A">
            <w:pPr>
              <w:rPr>
                <w:ins w:id="1288" w:author="Author"/>
                <w:lang w:eastAsia="zh-CN"/>
              </w:rPr>
            </w:pPr>
            <w:ins w:id="1289" w:author="Author">
              <w:r>
                <w:rPr>
                  <w:lang w:eastAsia="zh-CN"/>
                </w:rPr>
                <w:t>3GPP Release</w:t>
              </w:r>
            </w:ins>
          </w:p>
        </w:tc>
        <w:tc>
          <w:tcPr>
            <w:tcW w:w="3240" w:type="dxa"/>
          </w:tcPr>
          <w:p w14:paraId="45D9D037" w14:textId="62FE4C1A" w:rsidR="00BE4A8A" w:rsidRDefault="00BE4A8A" w:rsidP="00BE4A8A">
            <w:pPr>
              <w:rPr>
                <w:ins w:id="1290" w:author="Author"/>
                <w:rFonts w:asciiTheme="majorBidi" w:hAnsiTheme="majorBidi" w:cstheme="majorBidi"/>
              </w:rPr>
            </w:pPr>
            <w:ins w:id="1291" w:author="Author">
              <w:r>
                <w:rPr>
                  <w:rFonts w:asciiTheme="majorBidi" w:hAnsiTheme="majorBidi" w:cstheme="majorBidi"/>
                </w:rPr>
                <w:t>Rel-15, Rel-16, …</w:t>
              </w:r>
            </w:ins>
          </w:p>
        </w:tc>
        <w:tc>
          <w:tcPr>
            <w:tcW w:w="3690" w:type="dxa"/>
          </w:tcPr>
          <w:p w14:paraId="5015A81E" w14:textId="50BA6C4B" w:rsidR="00BE4A8A" w:rsidRDefault="00BE4A8A" w:rsidP="00BE4A8A">
            <w:pPr>
              <w:rPr>
                <w:ins w:id="1292" w:author="Author"/>
                <w:rFonts w:asciiTheme="majorBidi" w:hAnsiTheme="majorBidi" w:cstheme="majorBidi"/>
              </w:rPr>
            </w:pPr>
            <w:ins w:id="1293" w:author="Author">
              <w:r w:rsidRPr="00870BFE">
                <w:rPr>
                  <w:rFonts w:asciiTheme="majorBidi" w:hAnsiTheme="majorBidi" w:cstheme="majorBidi"/>
                </w:rPr>
                <w:t>https://www.3gpp.org/specifications/work-plan</w:t>
              </w:r>
            </w:ins>
          </w:p>
        </w:tc>
      </w:tr>
      <w:tr w:rsidR="00BE4A8A" w:rsidRPr="0065550B" w14:paraId="76127036" w14:textId="77777777" w:rsidTr="008165A3">
        <w:trPr>
          <w:trHeight w:val="264"/>
          <w:ins w:id="1294" w:author="Author"/>
        </w:trPr>
        <w:tc>
          <w:tcPr>
            <w:tcW w:w="2782" w:type="dxa"/>
            <w:noWrap/>
          </w:tcPr>
          <w:p w14:paraId="4BF66445" w14:textId="1AD953D6" w:rsidR="00BE4A8A" w:rsidRDefault="00BE4A8A" w:rsidP="00BE4A8A">
            <w:pPr>
              <w:rPr>
                <w:ins w:id="1295" w:author="Author"/>
                <w:lang w:eastAsia="zh-CN"/>
              </w:rPr>
            </w:pPr>
            <w:ins w:id="1296" w:author="Author">
              <w:r>
                <w:rPr>
                  <w:lang w:eastAsia="zh-CN"/>
                </w:rPr>
                <w:t>PDSCH TBs / slot</w:t>
              </w:r>
            </w:ins>
          </w:p>
        </w:tc>
        <w:tc>
          <w:tcPr>
            <w:tcW w:w="3240" w:type="dxa"/>
          </w:tcPr>
          <w:p w14:paraId="46717E9D" w14:textId="1E720360" w:rsidR="00BE4A8A" w:rsidRDefault="00BE4A8A" w:rsidP="00BE4A8A">
            <w:pPr>
              <w:rPr>
                <w:ins w:id="1297" w:author="Author"/>
                <w:rFonts w:asciiTheme="majorBidi" w:hAnsiTheme="majorBidi" w:cstheme="majorBidi"/>
              </w:rPr>
            </w:pPr>
            <w:ins w:id="1298" w:author="Author">
              <w:r>
                <w:rPr>
                  <w:rFonts w:asciiTheme="majorBidi" w:hAnsiTheme="majorBidi" w:cstheme="majorBidi"/>
                </w:rPr>
                <w:t>Number of PDSCH TBs per slot</w:t>
              </w:r>
            </w:ins>
          </w:p>
        </w:tc>
        <w:tc>
          <w:tcPr>
            <w:tcW w:w="3690" w:type="dxa"/>
          </w:tcPr>
          <w:p w14:paraId="0B1314D2" w14:textId="16F82A0F" w:rsidR="00BE4A8A" w:rsidRDefault="00BE4A8A" w:rsidP="00BE4A8A">
            <w:pPr>
              <w:rPr>
                <w:ins w:id="1299" w:author="Author"/>
                <w:rFonts w:asciiTheme="majorBidi" w:hAnsiTheme="majorBidi" w:cstheme="majorBidi"/>
              </w:rPr>
            </w:pPr>
            <w:proofErr w:type="spellStart"/>
            <w:ins w:id="1300"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r w:rsidDel="00531586">
                <w:rPr>
                  <w:rFonts w:asciiTheme="majorBidi" w:hAnsiTheme="majorBidi" w:cstheme="majorBidi"/>
                  <w:lang w:val="fr-FR"/>
                </w:rPr>
                <w:t xml:space="preserve"> </w:t>
              </w:r>
            </w:ins>
          </w:p>
        </w:tc>
      </w:tr>
      <w:tr w:rsidR="00BE4A8A" w:rsidRPr="0065550B" w14:paraId="77CFD06A" w14:textId="77777777" w:rsidTr="008165A3">
        <w:trPr>
          <w:trHeight w:val="264"/>
          <w:ins w:id="1301" w:author="Author"/>
        </w:trPr>
        <w:tc>
          <w:tcPr>
            <w:tcW w:w="2782" w:type="dxa"/>
            <w:noWrap/>
          </w:tcPr>
          <w:p w14:paraId="2424AEB7" w14:textId="49722D0F" w:rsidR="00BE4A8A" w:rsidRDefault="00BE4A8A" w:rsidP="00BE4A8A">
            <w:pPr>
              <w:rPr>
                <w:ins w:id="1302" w:author="Author"/>
                <w:lang w:eastAsia="zh-CN"/>
              </w:rPr>
            </w:pPr>
            <w:ins w:id="1303" w:author="Author">
              <w:r>
                <w:rPr>
                  <w:lang w:eastAsia="zh-CN"/>
                </w:rPr>
                <w:t xml:space="preserve">Cyclic Prefix </w:t>
              </w:r>
            </w:ins>
          </w:p>
        </w:tc>
        <w:tc>
          <w:tcPr>
            <w:tcW w:w="3240" w:type="dxa"/>
          </w:tcPr>
          <w:p w14:paraId="2E4F66F7" w14:textId="3C376759" w:rsidR="00BE4A8A" w:rsidRDefault="00BE4A8A" w:rsidP="00BE4A8A">
            <w:pPr>
              <w:rPr>
                <w:ins w:id="1304" w:author="Author"/>
                <w:rFonts w:asciiTheme="majorBidi" w:hAnsiTheme="majorBidi" w:cstheme="majorBidi"/>
              </w:rPr>
            </w:pPr>
            <w:ins w:id="1305" w:author="Author">
              <w:r>
                <w:rPr>
                  <w:rFonts w:asciiTheme="majorBidi" w:hAnsiTheme="majorBidi" w:cstheme="majorBidi"/>
                </w:rPr>
                <w:t>Normal or Extended</w:t>
              </w:r>
            </w:ins>
          </w:p>
        </w:tc>
        <w:tc>
          <w:tcPr>
            <w:tcW w:w="3690" w:type="dxa"/>
          </w:tcPr>
          <w:p w14:paraId="372DEC52" w14:textId="3484A570" w:rsidR="00BE4A8A" w:rsidRDefault="00BE4A8A" w:rsidP="00BE4A8A">
            <w:pPr>
              <w:rPr>
                <w:ins w:id="1306" w:author="Author"/>
                <w:rFonts w:asciiTheme="majorBidi" w:hAnsiTheme="majorBidi" w:cstheme="majorBidi"/>
              </w:rPr>
            </w:pPr>
            <w:ins w:id="1307" w:author="Author">
              <w:r w:rsidRPr="001C68FE">
                <w:rPr>
                  <w:rFonts w:asciiTheme="majorBidi" w:hAnsiTheme="majorBidi" w:cstheme="majorBidi"/>
                </w:rPr>
                <w:t>3GPP TS 38.211, sec 4.2</w:t>
              </w:r>
            </w:ins>
          </w:p>
        </w:tc>
      </w:tr>
      <w:tr w:rsidR="00BE4A8A" w:rsidRPr="0065550B" w14:paraId="62E0E226" w14:textId="77777777" w:rsidTr="008165A3">
        <w:trPr>
          <w:trHeight w:val="264"/>
          <w:ins w:id="1308" w:author="Author"/>
        </w:trPr>
        <w:tc>
          <w:tcPr>
            <w:tcW w:w="2782" w:type="dxa"/>
            <w:noWrap/>
          </w:tcPr>
          <w:p w14:paraId="59F4C503" w14:textId="5FCB86F0" w:rsidR="00BE4A8A" w:rsidRDefault="00BE4A8A" w:rsidP="00BE4A8A">
            <w:pPr>
              <w:rPr>
                <w:ins w:id="1309" w:author="Author"/>
                <w:lang w:eastAsia="zh-CN"/>
              </w:rPr>
            </w:pPr>
            <w:ins w:id="1310" w:author="Author">
              <w:r>
                <w:rPr>
                  <w:lang w:eastAsia="zh-CN"/>
                </w:rPr>
                <w:t>Subcarrier Spacing</w:t>
              </w:r>
            </w:ins>
          </w:p>
        </w:tc>
        <w:tc>
          <w:tcPr>
            <w:tcW w:w="3240" w:type="dxa"/>
          </w:tcPr>
          <w:p w14:paraId="1E36E114" w14:textId="1E048972" w:rsidR="00BE4A8A" w:rsidRDefault="00BE4A8A" w:rsidP="00BE4A8A">
            <w:pPr>
              <w:rPr>
                <w:ins w:id="1311" w:author="Author"/>
                <w:rFonts w:asciiTheme="majorBidi" w:hAnsiTheme="majorBidi" w:cstheme="majorBidi"/>
              </w:rPr>
            </w:pPr>
            <w:ins w:id="1312" w:author="Author">
              <w:r>
                <w:rPr>
                  <w:rFonts w:asciiTheme="majorBidi" w:hAnsiTheme="majorBidi" w:cstheme="majorBidi"/>
                </w:rPr>
                <w:t xml:space="preserve">15, 30, 60, 120, 240 kHz; can be </w:t>
              </w:r>
              <w:proofErr w:type="gramStart"/>
              <w:r>
                <w:rPr>
                  <w:rFonts w:asciiTheme="majorBidi" w:hAnsiTheme="majorBidi" w:cstheme="majorBidi"/>
                </w:rPr>
                <w:t>channel-specific</w:t>
              </w:r>
              <w:proofErr w:type="gramEnd"/>
              <w:r>
                <w:rPr>
                  <w:rFonts w:asciiTheme="majorBidi" w:hAnsiTheme="majorBidi" w:cstheme="majorBidi"/>
                </w:rPr>
                <w:t>.</w:t>
              </w:r>
            </w:ins>
          </w:p>
        </w:tc>
        <w:tc>
          <w:tcPr>
            <w:tcW w:w="3690" w:type="dxa"/>
          </w:tcPr>
          <w:p w14:paraId="3A657FB4" w14:textId="2F198F3D" w:rsidR="00BE4A8A" w:rsidRDefault="00BE4A8A" w:rsidP="00BE4A8A">
            <w:pPr>
              <w:rPr>
                <w:ins w:id="1313" w:author="Author"/>
                <w:rFonts w:asciiTheme="majorBidi" w:hAnsiTheme="majorBidi" w:cstheme="majorBidi"/>
              </w:rPr>
            </w:pPr>
            <w:ins w:id="1314" w:author="Author">
              <w:r w:rsidRPr="001C68FE">
                <w:rPr>
                  <w:rFonts w:asciiTheme="majorBidi" w:hAnsiTheme="majorBidi" w:cstheme="majorBidi"/>
                </w:rPr>
                <w:t>3GPP TS 38.211, sec 4.2</w:t>
              </w:r>
            </w:ins>
          </w:p>
        </w:tc>
      </w:tr>
      <w:tr w:rsidR="00BE4A8A" w:rsidRPr="0065550B" w14:paraId="5E778DDA" w14:textId="77777777" w:rsidTr="008165A3">
        <w:trPr>
          <w:trHeight w:val="264"/>
          <w:ins w:id="1315" w:author="Author"/>
        </w:trPr>
        <w:tc>
          <w:tcPr>
            <w:tcW w:w="2782" w:type="dxa"/>
            <w:noWrap/>
          </w:tcPr>
          <w:p w14:paraId="598D9AF9" w14:textId="0298F32D" w:rsidR="00BE4A8A" w:rsidRDefault="00BE4A8A" w:rsidP="00BE4A8A">
            <w:pPr>
              <w:rPr>
                <w:ins w:id="1316" w:author="Author"/>
                <w:lang w:eastAsia="zh-CN"/>
              </w:rPr>
            </w:pPr>
            <w:ins w:id="1317" w:author="Author">
              <w:r>
                <w:rPr>
                  <w:lang w:eastAsia="zh-CN"/>
                </w:rPr>
                <w:t>Bandwidth Support</w:t>
              </w:r>
            </w:ins>
          </w:p>
        </w:tc>
        <w:tc>
          <w:tcPr>
            <w:tcW w:w="3240" w:type="dxa"/>
          </w:tcPr>
          <w:p w14:paraId="287F32B4" w14:textId="40B5BAEC" w:rsidR="00BE4A8A" w:rsidRDefault="00BE4A8A" w:rsidP="00BE4A8A">
            <w:pPr>
              <w:rPr>
                <w:ins w:id="1318" w:author="Author"/>
                <w:rFonts w:asciiTheme="majorBidi" w:hAnsiTheme="majorBidi" w:cstheme="majorBidi"/>
              </w:rPr>
            </w:pPr>
            <w:ins w:id="1319" w:author="Author">
              <w:r>
                <w:rPr>
                  <w:rFonts w:asciiTheme="majorBidi" w:hAnsiTheme="majorBidi" w:cstheme="majorBidi"/>
                </w:rPr>
                <w:t>5, 10, 15, … MHz</w:t>
              </w:r>
            </w:ins>
          </w:p>
        </w:tc>
        <w:tc>
          <w:tcPr>
            <w:tcW w:w="3690" w:type="dxa"/>
          </w:tcPr>
          <w:p w14:paraId="32C8DA9D" w14:textId="16D0C4B5" w:rsidR="00BE4A8A" w:rsidRDefault="00BE4A8A" w:rsidP="00BE4A8A">
            <w:pPr>
              <w:rPr>
                <w:ins w:id="1320" w:author="Author"/>
                <w:rFonts w:asciiTheme="majorBidi" w:hAnsiTheme="majorBidi" w:cstheme="majorBidi"/>
              </w:rPr>
            </w:pPr>
            <w:ins w:id="1321" w:author="Author">
              <w:r w:rsidRPr="001C68FE">
                <w:rPr>
                  <w:rFonts w:asciiTheme="majorBidi" w:hAnsiTheme="majorBidi" w:cstheme="majorBidi"/>
                </w:rPr>
                <w:t>3GPP TS 38.</w:t>
              </w:r>
              <w:r>
                <w:rPr>
                  <w:rFonts w:asciiTheme="majorBidi" w:hAnsiTheme="majorBidi" w:cstheme="majorBidi"/>
                </w:rPr>
                <w:t>104</w:t>
              </w:r>
              <w:r w:rsidRPr="001C68FE">
                <w:rPr>
                  <w:rFonts w:asciiTheme="majorBidi" w:hAnsiTheme="majorBidi" w:cstheme="majorBidi"/>
                </w:rPr>
                <w:t xml:space="preserve">, sec </w:t>
              </w:r>
              <w:r>
                <w:rPr>
                  <w:rFonts w:asciiTheme="majorBidi" w:hAnsiTheme="majorBidi" w:cstheme="majorBidi"/>
                </w:rPr>
                <w:t>5.3</w:t>
              </w:r>
            </w:ins>
          </w:p>
        </w:tc>
      </w:tr>
      <w:tr w:rsidR="00BE4A8A" w:rsidRPr="0065550B" w14:paraId="070B87B0" w14:textId="77777777" w:rsidTr="008165A3">
        <w:trPr>
          <w:trHeight w:val="264"/>
        </w:trPr>
        <w:tc>
          <w:tcPr>
            <w:tcW w:w="2782" w:type="dxa"/>
            <w:noWrap/>
            <w:hideMark/>
          </w:tcPr>
          <w:p w14:paraId="4294AB03" w14:textId="24F50556" w:rsidR="00BE4A8A" w:rsidRPr="0065550B" w:rsidRDefault="00BE4A8A" w:rsidP="00BE4A8A">
            <w:pPr>
              <w:rPr>
                <w:rFonts w:asciiTheme="majorBidi" w:hAnsiTheme="majorBidi" w:cstheme="majorBidi"/>
              </w:rPr>
            </w:pPr>
            <w:r>
              <w:rPr>
                <w:lang w:eastAsia="zh-CN"/>
              </w:rPr>
              <w:t>PUSCH UCI Multiplexing</w:t>
            </w:r>
          </w:p>
        </w:tc>
        <w:tc>
          <w:tcPr>
            <w:tcW w:w="3240" w:type="dxa"/>
            <w:hideMark/>
          </w:tcPr>
          <w:p w14:paraId="5C71779E" w14:textId="59D9BFDE" w:rsidR="00BE4A8A" w:rsidRPr="0065550B" w:rsidRDefault="00BE4A8A" w:rsidP="00BE4A8A">
            <w:pPr>
              <w:rPr>
                <w:rFonts w:asciiTheme="majorBidi" w:hAnsiTheme="majorBidi" w:cstheme="majorBidi"/>
              </w:rPr>
            </w:pPr>
            <w:r>
              <w:rPr>
                <w:rFonts w:asciiTheme="majorBidi" w:hAnsiTheme="majorBidi" w:cstheme="majorBidi"/>
              </w:rPr>
              <w:t xml:space="preserve">Supported or not </w:t>
            </w:r>
          </w:p>
        </w:tc>
        <w:tc>
          <w:tcPr>
            <w:tcW w:w="3690" w:type="dxa"/>
            <w:hideMark/>
          </w:tcPr>
          <w:p w14:paraId="0806C6F6" w14:textId="75CD5C7D" w:rsidR="00BE4A8A" w:rsidRPr="0065550B" w:rsidRDefault="00BE4A8A" w:rsidP="00BE4A8A">
            <w:pPr>
              <w:rPr>
                <w:rFonts w:asciiTheme="majorBidi" w:hAnsiTheme="majorBidi" w:cstheme="majorBidi"/>
              </w:rPr>
            </w:pPr>
            <w:r>
              <w:rPr>
                <w:rFonts w:asciiTheme="majorBidi" w:hAnsiTheme="majorBidi" w:cstheme="majorBidi"/>
              </w:rPr>
              <w:t>3GPP TS 38.212, sec 6.3.2</w:t>
            </w:r>
          </w:p>
        </w:tc>
      </w:tr>
      <w:tr w:rsidR="00BE4A8A" w:rsidRPr="0065550B" w14:paraId="15E30A96" w14:textId="77777777" w:rsidTr="008165A3">
        <w:trPr>
          <w:trHeight w:val="55"/>
        </w:trPr>
        <w:tc>
          <w:tcPr>
            <w:tcW w:w="2782" w:type="dxa"/>
            <w:noWrap/>
            <w:hideMark/>
          </w:tcPr>
          <w:p w14:paraId="606126E1" w14:textId="168BF92A" w:rsidR="00BE4A8A" w:rsidRPr="0065550B" w:rsidRDefault="00BE4A8A" w:rsidP="00BE4A8A">
            <w:pPr>
              <w:rPr>
                <w:rFonts w:asciiTheme="majorBidi" w:hAnsiTheme="majorBidi" w:cstheme="majorBidi"/>
              </w:rPr>
            </w:pPr>
            <w:r>
              <w:rPr>
                <w:lang w:eastAsia="zh-CN"/>
              </w:rPr>
              <w:t>PUSCH Frequency Hopping</w:t>
            </w:r>
          </w:p>
        </w:tc>
        <w:tc>
          <w:tcPr>
            <w:tcW w:w="3240" w:type="dxa"/>
            <w:hideMark/>
          </w:tcPr>
          <w:p w14:paraId="0A1D6B92" w14:textId="4C543B7F" w:rsidR="00BE4A8A" w:rsidRPr="0065550B" w:rsidRDefault="00BE4A8A" w:rsidP="00BE4A8A">
            <w:pPr>
              <w:rPr>
                <w:rFonts w:asciiTheme="majorBidi" w:hAnsiTheme="majorBidi" w:cstheme="majorBidi"/>
              </w:rPr>
            </w:pPr>
            <w:r>
              <w:rPr>
                <w:rFonts w:asciiTheme="majorBidi" w:hAnsiTheme="majorBidi" w:cstheme="majorBidi"/>
              </w:rPr>
              <w:t xml:space="preserve">Supported or not </w:t>
            </w:r>
          </w:p>
        </w:tc>
        <w:tc>
          <w:tcPr>
            <w:tcW w:w="3690" w:type="dxa"/>
            <w:hideMark/>
          </w:tcPr>
          <w:p w14:paraId="25B46DBF" w14:textId="484F64D5" w:rsidR="00BE4A8A" w:rsidRPr="0065550B" w:rsidRDefault="00BE4A8A" w:rsidP="00BE4A8A">
            <w:pPr>
              <w:rPr>
                <w:rFonts w:asciiTheme="majorBidi" w:hAnsiTheme="majorBidi" w:cstheme="majorBidi"/>
              </w:rPr>
            </w:pPr>
            <w:r w:rsidRPr="006B1831">
              <w:rPr>
                <w:rFonts w:asciiTheme="majorBidi" w:hAnsiTheme="majorBidi" w:cstheme="majorBidi"/>
              </w:rPr>
              <w:t>3GPP TS 38.21</w:t>
            </w:r>
            <w:r>
              <w:rPr>
                <w:rFonts w:asciiTheme="majorBidi" w:hAnsiTheme="majorBidi" w:cstheme="majorBidi"/>
              </w:rPr>
              <w:t>4</w:t>
            </w:r>
            <w:r w:rsidRPr="006B1831">
              <w:rPr>
                <w:rFonts w:asciiTheme="majorBidi" w:hAnsiTheme="majorBidi" w:cstheme="majorBidi"/>
              </w:rPr>
              <w:t>, sec 6.3</w:t>
            </w:r>
          </w:p>
        </w:tc>
      </w:tr>
      <w:tr w:rsidR="00BE4A8A" w:rsidRPr="0065550B" w14:paraId="0B35B691" w14:textId="77777777" w:rsidTr="008165A3">
        <w:trPr>
          <w:trHeight w:val="55"/>
        </w:trPr>
        <w:tc>
          <w:tcPr>
            <w:tcW w:w="2782" w:type="dxa"/>
            <w:noWrap/>
          </w:tcPr>
          <w:p w14:paraId="4219D9EF" w14:textId="6D8F1EBB" w:rsidR="00BE4A8A" w:rsidRDefault="00BE4A8A" w:rsidP="00BE4A8A">
            <w:pPr>
              <w:rPr>
                <w:lang w:eastAsia="zh-CN"/>
              </w:rPr>
            </w:pPr>
            <w:r>
              <w:rPr>
                <w:bCs/>
                <w:lang w:val="en-CA" w:eastAsia="zh-CN"/>
              </w:rPr>
              <w:t>PUSCH DM-RS Configuration Type</w:t>
            </w:r>
          </w:p>
        </w:tc>
        <w:tc>
          <w:tcPr>
            <w:tcW w:w="3240" w:type="dxa"/>
          </w:tcPr>
          <w:p w14:paraId="74CA7D90" w14:textId="7F82F747" w:rsidR="00BE4A8A" w:rsidRDefault="00BE4A8A" w:rsidP="00BE4A8A">
            <w:pPr>
              <w:rPr>
                <w:lang w:eastAsia="zh-CN"/>
              </w:rPr>
            </w:pPr>
            <w:r>
              <w:rPr>
                <w:lang w:eastAsia="zh-CN"/>
              </w:rPr>
              <w:t xml:space="preserve">1 or 2 </w:t>
            </w:r>
          </w:p>
        </w:tc>
        <w:tc>
          <w:tcPr>
            <w:tcW w:w="3690" w:type="dxa"/>
          </w:tcPr>
          <w:p w14:paraId="173FF20E" w14:textId="26B9FDEE" w:rsidR="00BE4A8A" w:rsidRDefault="00BE4A8A" w:rsidP="00BE4A8A">
            <w:pPr>
              <w:rPr>
                <w:rFonts w:asciiTheme="majorBidi" w:hAnsiTheme="majorBidi" w:cstheme="majorBidi"/>
              </w:rPr>
            </w:pPr>
            <w:r>
              <w:rPr>
                <w:rFonts w:asciiTheme="majorBidi" w:hAnsiTheme="majorBidi" w:cstheme="majorBidi"/>
              </w:rPr>
              <w:t xml:space="preserve">3GPP TS 38.211, sec </w:t>
            </w:r>
            <w:r w:rsidRPr="006B1831">
              <w:rPr>
                <w:rFonts w:asciiTheme="majorBidi" w:hAnsiTheme="majorBidi" w:cstheme="majorBidi"/>
              </w:rPr>
              <w:t>6.4.1.1.3</w:t>
            </w:r>
          </w:p>
        </w:tc>
      </w:tr>
      <w:tr w:rsidR="00BE4A8A" w:rsidRPr="0065550B" w14:paraId="7DA24A42" w14:textId="77777777" w:rsidTr="008165A3">
        <w:trPr>
          <w:trHeight w:val="55"/>
        </w:trPr>
        <w:tc>
          <w:tcPr>
            <w:tcW w:w="2782" w:type="dxa"/>
            <w:noWrap/>
          </w:tcPr>
          <w:p w14:paraId="26A983FC" w14:textId="518D14D3" w:rsidR="00BE4A8A" w:rsidRDefault="00BE4A8A" w:rsidP="00BE4A8A">
            <w:pPr>
              <w:rPr>
                <w:lang w:eastAsia="zh-CN"/>
              </w:rPr>
            </w:pPr>
            <w:r>
              <w:rPr>
                <w:bCs/>
                <w:lang w:val="en-CA" w:eastAsia="zh-CN"/>
              </w:rPr>
              <w:t>PUSCH DM-RS Max Length</w:t>
            </w:r>
          </w:p>
        </w:tc>
        <w:tc>
          <w:tcPr>
            <w:tcW w:w="3240" w:type="dxa"/>
          </w:tcPr>
          <w:p w14:paraId="503933F0" w14:textId="5E556656" w:rsidR="00BE4A8A" w:rsidRDefault="00BE4A8A" w:rsidP="00BE4A8A">
            <w:pPr>
              <w:rPr>
                <w:lang w:eastAsia="zh-CN"/>
              </w:rPr>
            </w:pPr>
            <w:r>
              <w:rPr>
                <w:lang w:eastAsia="zh-CN"/>
              </w:rPr>
              <w:t xml:space="preserve">1 or 2 </w:t>
            </w:r>
          </w:p>
        </w:tc>
        <w:tc>
          <w:tcPr>
            <w:tcW w:w="3690" w:type="dxa"/>
          </w:tcPr>
          <w:p w14:paraId="3D8A4C6A" w14:textId="0AE61F32" w:rsidR="00BE4A8A" w:rsidRDefault="00BE4A8A" w:rsidP="00BE4A8A">
            <w:pPr>
              <w:rPr>
                <w:rFonts w:asciiTheme="majorBidi" w:hAnsiTheme="majorBidi" w:cstheme="majorBidi"/>
              </w:rPr>
            </w:pPr>
            <w:r>
              <w:rPr>
                <w:rFonts w:asciiTheme="majorBidi" w:hAnsiTheme="majorBidi" w:cstheme="majorBidi"/>
              </w:rPr>
              <w:t xml:space="preserve">3GPP TS 38.211, sec </w:t>
            </w:r>
            <w:r w:rsidRPr="006B1831">
              <w:rPr>
                <w:rFonts w:asciiTheme="majorBidi" w:hAnsiTheme="majorBidi" w:cstheme="majorBidi"/>
              </w:rPr>
              <w:t>6.4.1.1.3</w:t>
            </w:r>
          </w:p>
        </w:tc>
      </w:tr>
      <w:tr w:rsidR="00BE4A8A" w:rsidRPr="0065550B" w14:paraId="1178E8C6" w14:textId="77777777" w:rsidTr="008165A3">
        <w:trPr>
          <w:trHeight w:val="55"/>
        </w:trPr>
        <w:tc>
          <w:tcPr>
            <w:tcW w:w="2782" w:type="dxa"/>
            <w:noWrap/>
          </w:tcPr>
          <w:p w14:paraId="5607B851" w14:textId="61036D5B" w:rsidR="00BE4A8A" w:rsidRDefault="00BE4A8A" w:rsidP="00BE4A8A">
            <w:pPr>
              <w:rPr>
                <w:bCs/>
                <w:lang w:val="en-CA" w:eastAsia="zh-CN"/>
              </w:rPr>
            </w:pPr>
            <w:r>
              <w:rPr>
                <w:bCs/>
                <w:lang w:val="en-CA" w:eastAsia="zh-CN"/>
              </w:rPr>
              <w:t>PUSCH Mapping Type</w:t>
            </w:r>
          </w:p>
        </w:tc>
        <w:tc>
          <w:tcPr>
            <w:tcW w:w="3240" w:type="dxa"/>
          </w:tcPr>
          <w:p w14:paraId="0136DC76" w14:textId="0D43E1B7" w:rsidR="00BE4A8A" w:rsidRDefault="00BE4A8A" w:rsidP="00BE4A8A">
            <w:pPr>
              <w:rPr>
                <w:lang w:eastAsia="zh-CN"/>
              </w:rPr>
            </w:pPr>
            <w:r>
              <w:rPr>
                <w:lang w:eastAsia="zh-CN"/>
              </w:rPr>
              <w:t xml:space="preserve">A or B </w:t>
            </w:r>
          </w:p>
        </w:tc>
        <w:tc>
          <w:tcPr>
            <w:tcW w:w="3690" w:type="dxa"/>
          </w:tcPr>
          <w:p w14:paraId="30B456F6" w14:textId="3CC77AFC" w:rsidR="00BE4A8A" w:rsidRDefault="00BE4A8A" w:rsidP="00BE4A8A">
            <w:pPr>
              <w:rPr>
                <w:rFonts w:asciiTheme="majorBidi" w:hAnsiTheme="majorBidi" w:cstheme="majorBidi"/>
              </w:rPr>
            </w:pPr>
            <w:r>
              <w:rPr>
                <w:rFonts w:asciiTheme="majorBidi" w:hAnsiTheme="majorBidi" w:cstheme="majorBidi"/>
              </w:rPr>
              <w:t xml:space="preserve">3GPP TS 38.211, sec </w:t>
            </w:r>
            <w:r w:rsidRPr="006B1831">
              <w:rPr>
                <w:rFonts w:asciiTheme="majorBidi" w:hAnsiTheme="majorBidi" w:cstheme="majorBidi"/>
              </w:rPr>
              <w:t>6.4.1.1.3</w:t>
            </w:r>
          </w:p>
        </w:tc>
      </w:tr>
      <w:tr w:rsidR="00BE4A8A" w:rsidRPr="0065550B" w14:paraId="35D4B1C6" w14:textId="77777777" w:rsidTr="008165A3">
        <w:trPr>
          <w:trHeight w:val="55"/>
        </w:trPr>
        <w:tc>
          <w:tcPr>
            <w:tcW w:w="2782" w:type="dxa"/>
            <w:noWrap/>
          </w:tcPr>
          <w:p w14:paraId="6686A4E5" w14:textId="548514F1" w:rsidR="00BE4A8A" w:rsidRDefault="00BE4A8A" w:rsidP="00BE4A8A">
            <w:pPr>
              <w:rPr>
                <w:bCs/>
                <w:lang w:val="en-CA" w:eastAsia="zh-CN"/>
              </w:rPr>
            </w:pPr>
            <w:r>
              <w:rPr>
                <w:lang w:eastAsia="zh-CN"/>
              </w:rPr>
              <w:t>PUSCH Waveform</w:t>
            </w:r>
          </w:p>
        </w:tc>
        <w:tc>
          <w:tcPr>
            <w:tcW w:w="3240" w:type="dxa"/>
          </w:tcPr>
          <w:p w14:paraId="5670C6C9" w14:textId="0036CF40" w:rsidR="00BE4A8A" w:rsidRDefault="00BE4A8A" w:rsidP="00BE4A8A">
            <w:pPr>
              <w:rPr>
                <w:lang w:eastAsia="zh-CN"/>
              </w:rPr>
            </w:pPr>
            <w:r>
              <w:rPr>
                <w:rFonts w:asciiTheme="majorBidi" w:hAnsiTheme="majorBidi" w:cstheme="majorBidi"/>
              </w:rPr>
              <w:t xml:space="preserve">CP-OFDM or DFT-S-OFDM </w:t>
            </w:r>
          </w:p>
        </w:tc>
        <w:tc>
          <w:tcPr>
            <w:tcW w:w="3690" w:type="dxa"/>
          </w:tcPr>
          <w:p w14:paraId="3F86EA3B" w14:textId="70EB656E" w:rsidR="00BE4A8A" w:rsidRDefault="00BE4A8A" w:rsidP="00BE4A8A">
            <w:pPr>
              <w:rPr>
                <w:rFonts w:asciiTheme="majorBidi" w:hAnsiTheme="majorBidi" w:cstheme="majorBidi"/>
              </w:rPr>
            </w:pPr>
            <w:r>
              <w:rPr>
                <w:rFonts w:asciiTheme="majorBidi" w:hAnsiTheme="majorBidi" w:cstheme="majorBidi"/>
              </w:rPr>
              <w:t xml:space="preserve">3GPP TS 38.211, sec </w:t>
            </w:r>
            <w:r w:rsidRPr="006B1831">
              <w:rPr>
                <w:rFonts w:asciiTheme="majorBidi" w:hAnsiTheme="majorBidi" w:cstheme="majorBidi"/>
              </w:rPr>
              <w:t>6.3.1.4</w:t>
            </w:r>
          </w:p>
        </w:tc>
      </w:tr>
      <w:tr w:rsidR="00C478C7" w:rsidRPr="0065550B" w14:paraId="150EC820" w14:textId="77777777" w:rsidTr="008165A3">
        <w:trPr>
          <w:trHeight w:val="55"/>
          <w:ins w:id="1322" w:author="Author"/>
        </w:trPr>
        <w:tc>
          <w:tcPr>
            <w:tcW w:w="2782" w:type="dxa"/>
            <w:noWrap/>
          </w:tcPr>
          <w:p w14:paraId="1802FF53" w14:textId="34B5D727" w:rsidR="00C478C7" w:rsidRDefault="00C478C7" w:rsidP="00C478C7">
            <w:pPr>
              <w:rPr>
                <w:ins w:id="1323" w:author="Author"/>
                <w:lang w:eastAsia="zh-CN"/>
              </w:rPr>
            </w:pPr>
            <w:ins w:id="1324" w:author="Author">
              <w:r>
                <w:rPr>
                  <w:bCs/>
                  <w:lang w:val="en-CA" w:eastAsia="zh-CN"/>
                </w:rPr>
                <w:t xml:space="preserve">PUSCH CBG </w:t>
              </w:r>
              <w:proofErr w:type="spellStart"/>
              <w:r>
                <w:rPr>
                  <w:bCs/>
                  <w:lang w:val="en-CA" w:eastAsia="zh-CN"/>
                </w:rPr>
                <w:t>ReTx</w:t>
              </w:r>
              <w:proofErr w:type="spellEnd"/>
            </w:ins>
          </w:p>
        </w:tc>
        <w:tc>
          <w:tcPr>
            <w:tcW w:w="3240" w:type="dxa"/>
          </w:tcPr>
          <w:p w14:paraId="4609D730" w14:textId="7F7A9B8C" w:rsidR="00C478C7" w:rsidRDefault="00C478C7" w:rsidP="00C478C7">
            <w:pPr>
              <w:rPr>
                <w:ins w:id="1325" w:author="Author"/>
                <w:rFonts w:asciiTheme="majorBidi" w:hAnsiTheme="majorBidi" w:cstheme="majorBidi"/>
              </w:rPr>
            </w:pPr>
            <w:ins w:id="1326" w:author="Author">
              <w:r>
                <w:rPr>
                  <w:lang w:eastAsia="zh-CN"/>
                </w:rPr>
                <w:t>Supported or not</w:t>
              </w:r>
            </w:ins>
          </w:p>
        </w:tc>
        <w:tc>
          <w:tcPr>
            <w:tcW w:w="3690" w:type="dxa"/>
          </w:tcPr>
          <w:p w14:paraId="02912395" w14:textId="1564FDAC" w:rsidR="00C478C7" w:rsidRDefault="00C478C7" w:rsidP="00C478C7">
            <w:pPr>
              <w:rPr>
                <w:ins w:id="1327" w:author="Author"/>
                <w:rFonts w:asciiTheme="majorBidi" w:hAnsiTheme="majorBidi" w:cstheme="majorBidi"/>
              </w:rPr>
            </w:pPr>
            <w:ins w:id="1328" w:author="Author">
              <w:r>
                <w:rPr>
                  <w:rFonts w:asciiTheme="majorBidi" w:hAnsiTheme="majorBidi" w:cstheme="majorBidi"/>
                </w:rPr>
                <w:t xml:space="preserve">3GPP TS 38.212, sec </w:t>
              </w:r>
              <w:r w:rsidRPr="002D1CFE">
                <w:rPr>
                  <w:rFonts w:asciiTheme="majorBidi" w:hAnsiTheme="majorBidi" w:cstheme="majorBidi"/>
                </w:rPr>
                <w:t>5.4.2.1</w:t>
              </w:r>
              <w:r>
                <w:rPr>
                  <w:rFonts w:asciiTheme="majorBidi" w:hAnsiTheme="majorBidi" w:cstheme="majorBidi"/>
                </w:rPr>
                <w:t xml:space="preserve">, </w:t>
              </w:r>
              <w:r w:rsidR="00106855" w:rsidRPr="00106855">
                <w:rPr>
                  <w:rFonts w:asciiTheme="majorBidi" w:hAnsiTheme="majorBidi" w:cstheme="majorBidi"/>
                </w:rPr>
                <w:t>7.3.1.1.2</w:t>
              </w:r>
            </w:ins>
          </w:p>
        </w:tc>
      </w:tr>
      <w:tr w:rsidR="00B92E93" w:rsidRPr="0065550B" w14:paraId="25855129" w14:textId="77777777" w:rsidTr="008165A3">
        <w:trPr>
          <w:trHeight w:val="55"/>
          <w:ins w:id="1329" w:author="Author"/>
        </w:trPr>
        <w:tc>
          <w:tcPr>
            <w:tcW w:w="2782" w:type="dxa"/>
            <w:noWrap/>
          </w:tcPr>
          <w:p w14:paraId="28BACF5C" w14:textId="4AB4F110" w:rsidR="00B92E93" w:rsidRDefault="00B92E93" w:rsidP="00B92E93">
            <w:pPr>
              <w:rPr>
                <w:ins w:id="1330" w:author="Author"/>
                <w:bCs/>
                <w:lang w:val="en-CA" w:eastAsia="zh-CN"/>
              </w:rPr>
            </w:pPr>
            <w:ins w:id="1331" w:author="Author">
              <w:r>
                <w:rPr>
                  <w:bCs/>
                  <w:lang w:val="en-CA" w:eastAsia="zh-CN"/>
                </w:rPr>
                <w:t>PUSCH PT-RS support</w:t>
              </w:r>
            </w:ins>
          </w:p>
        </w:tc>
        <w:tc>
          <w:tcPr>
            <w:tcW w:w="3240" w:type="dxa"/>
          </w:tcPr>
          <w:p w14:paraId="21B1C3FB" w14:textId="673C197F" w:rsidR="00B92E93" w:rsidRDefault="00B92E93" w:rsidP="00B92E93">
            <w:pPr>
              <w:rPr>
                <w:ins w:id="1332" w:author="Author"/>
                <w:lang w:eastAsia="zh-CN"/>
              </w:rPr>
            </w:pPr>
            <w:ins w:id="1333" w:author="Author">
              <w:r>
                <w:rPr>
                  <w:lang w:eastAsia="zh-CN"/>
                </w:rPr>
                <w:t>Support for PT-RS</w:t>
              </w:r>
            </w:ins>
          </w:p>
        </w:tc>
        <w:tc>
          <w:tcPr>
            <w:tcW w:w="3690" w:type="dxa"/>
          </w:tcPr>
          <w:p w14:paraId="3BB83991" w14:textId="58D03997" w:rsidR="00B92E93" w:rsidRDefault="00B92E93" w:rsidP="00B92E93">
            <w:pPr>
              <w:rPr>
                <w:ins w:id="1334" w:author="Author"/>
                <w:rFonts w:asciiTheme="majorBidi" w:hAnsiTheme="majorBidi" w:cstheme="majorBidi"/>
              </w:rPr>
            </w:pPr>
            <w:ins w:id="1335" w:author="Author">
              <w:r>
                <w:rPr>
                  <w:rFonts w:asciiTheme="majorBidi" w:hAnsiTheme="majorBidi" w:cstheme="majorBidi"/>
                </w:rPr>
                <w:t xml:space="preserve">3GPP TS 38.211, sec </w:t>
              </w:r>
              <w:r w:rsidR="00454457">
                <w:rPr>
                  <w:rFonts w:asciiTheme="majorBidi" w:hAnsiTheme="majorBidi" w:cstheme="majorBidi"/>
                </w:rPr>
                <w:t>6</w:t>
              </w:r>
              <w:r>
                <w:rPr>
                  <w:rFonts w:asciiTheme="majorBidi" w:hAnsiTheme="majorBidi" w:cstheme="majorBidi"/>
                </w:rPr>
                <w:t>.4.1.2</w:t>
              </w:r>
            </w:ins>
          </w:p>
        </w:tc>
      </w:tr>
      <w:tr w:rsidR="00B92E93" w:rsidRPr="0065550B" w14:paraId="586B6498" w14:textId="77777777" w:rsidTr="008165A3">
        <w:trPr>
          <w:trHeight w:val="55"/>
          <w:ins w:id="1336" w:author="Author"/>
        </w:trPr>
        <w:tc>
          <w:tcPr>
            <w:tcW w:w="2782" w:type="dxa"/>
            <w:noWrap/>
          </w:tcPr>
          <w:p w14:paraId="767896BE" w14:textId="51730C9D" w:rsidR="00B92E93" w:rsidRDefault="008E4948" w:rsidP="00B92E93">
            <w:pPr>
              <w:rPr>
                <w:ins w:id="1337" w:author="Author"/>
                <w:bCs/>
                <w:lang w:val="en-CA" w:eastAsia="zh-CN"/>
              </w:rPr>
            </w:pPr>
            <w:ins w:id="1338" w:author="Author">
              <w:r>
                <w:rPr>
                  <w:bCs/>
                  <w:lang w:val="en-CA" w:eastAsia="zh-CN"/>
                </w:rPr>
                <w:t xml:space="preserve">PUSCH </w:t>
              </w:r>
              <w:r w:rsidR="00B92E93" w:rsidRPr="00E63131">
                <w:rPr>
                  <w:bCs/>
                  <w:lang w:val="en-CA" w:eastAsia="zh-CN"/>
                </w:rPr>
                <w:t>Aggregation</w:t>
              </w:r>
              <w:r>
                <w:rPr>
                  <w:bCs/>
                  <w:lang w:val="en-CA" w:eastAsia="zh-CN"/>
                </w:rPr>
                <w:t xml:space="preserve"> </w:t>
              </w:r>
              <w:r w:rsidR="00B92E93" w:rsidRPr="00E63131">
                <w:rPr>
                  <w:bCs/>
                  <w:lang w:val="en-CA" w:eastAsia="zh-CN"/>
                </w:rPr>
                <w:t>Factor</w:t>
              </w:r>
            </w:ins>
          </w:p>
        </w:tc>
        <w:tc>
          <w:tcPr>
            <w:tcW w:w="3240" w:type="dxa"/>
          </w:tcPr>
          <w:p w14:paraId="0B3BF655" w14:textId="43DAB996" w:rsidR="00B92E93" w:rsidRDefault="00652A98" w:rsidP="00B92E93">
            <w:pPr>
              <w:rPr>
                <w:ins w:id="1339" w:author="Author"/>
                <w:lang w:eastAsia="zh-CN"/>
              </w:rPr>
            </w:pPr>
            <w:ins w:id="1340" w:author="Author">
              <w:r>
                <w:rPr>
                  <w:lang w:eastAsia="zh-CN"/>
                </w:rPr>
                <w:t>1</w:t>
              </w:r>
              <w:r w:rsidR="00454457">
                <w:rPr>
                  <w:lang w:eastAsia="zh-CN"/>
                </w:rPr>
                <w:t>-</w:t>
              </w:r>
              <w:r>
                <w:rPr>
                  <w:lang w:eastAsia="zh-CN"/>
                </w:rPr>
                <w:t>8 or not supported</w:t>
              </w:r>
            </w:ins>
          </w:p>
        </w:tc>
        <w:tc>
          <w:tcPr>
            <w:tcW w:w="3690" w:type="dxa"/>
          </w:tcPr>
          <w:p w14:paraId="1665BF5F" w14:textId="317A820E" w:rsidR="00B92E93" w:rsidRDefault="008E4948" w:rsidP="00B92E93">
            <w:pPr>
              <w:rPr>
                <w:ins w:id="1341" w:author="Author"/>
                <w:rFonts w:asciiTheme="majorBidi" w:hAnsiTheme="majorBidi" w:cstheme="majorBidi"/>
              </w:rPr>
            </w:pPr>
            <w:ins w:id="1342" w:author="Author">
              <w:r>
                <w:rPr>
                  <w:rFonts w:asciiTheme="majorBidi" w:hAnsiTheme="majorBidi" w:cstheme="majorBidi"/>
                </w:rPr>
                <w:t xml:space="preserve">3GPP TS </w:t>
              </w:r>
              <w:r w:rsidRPr="008E4948">
                <w:rPr>
                  <w:rFonts w:asciiTheme="majorBidi" w:hAnsiTheme="majorBidi" w:cstheme="majorBidi"/>
                </w:rPr>
                <w:t xml:space="preserve">38.214, </w:t>
              </w:r>
              <w:r w:rsidR="009153A6">
                <w:rPr>
                  <w:rFonts w:asciiTheme="majorBidi" w:hAnsiTheme="majorBidi" w:cstheme="majorBidi"/>
                </w:rPr>
                <w:t>sec</w:t>
              </w:r>
              <w:r w:rsidRPr="008E4948">
                <w:rPr>
                  <w:rFonts w:asciiTheme="majorBidi" w:hAnsiTheme="majorBidi" w:cstheme="majorBidi"/>
                </w:rPr>
                <w:t xml:space="preserve"> 6.1.2.1</w:t>
              </w:r>
            </w:ins>
          </w:p>
        </w:tc>
      </w:tr>
      <w:tr w:rsidR="00900B6F" w:rsidRPr="0065550B" w14:paraId="7ABFD019" w14:textId="77777777" w:rsidTr="008165A3">
        <w:trPr>
          <w:trHeight w:val="55"/>
          <w:ins w:id="1343" w:author="Author"/>
        </w:trPr>
        <w:tc>
          <w:tcPr>
            <w:tcW w:w="2782" w:type="dxa"/>
            <w:noWrap/>
          </w:tcPr>
          <w:p w14:paraId="0DD97305" w14:textId="5BCB5CD8" w:rsidR="00900B6F" w:rsidRDefault="00900B6F" w:rsidP="00B92E93">
            <w:pPr>
              <w:rPr>
                <w:ins w:id="1344" w:author="Author"/>
                <w:bCs/>
                <w:lang w:val="en-CA" w:eastAsia="zh-CN"/>
              </w:rPr>
            </w:pPr>
            <w:ins w:id="1345" w:author="Author">
              <w:r>
                <w:rPr>
                  <w:bCs/>
                  <w:lang w:val="en-CA" w:eastAsia="zh-CN"/>
                </w:rPr>
                <w:t>PUSCH LBRM Support</w:t>
              </w:r>
            </w:ins>
          </w:p>
        </w:tc>
        <w:tc>
          <w:tcPr>
            <w:tcW w:w="3240" w:type="dxa"/>
          </w:tcPr>
          <w:p w14:paraId="6A1E520B" w14:textId="22344B8D" w:rsidR="00900B6F" w:rsidRDefault="00900B6F" w:rsidP="00B92E93">
            <w:pPr>
              <w:rPr>
                <w:ins w:id="1346" w:author="Author"/>
                <w:lang w:eastAsia="zh-CN"/>
              </w:rPr>
            </w:pPr>
            <w:ins w:id="1347" w:author="Author">
              <w:r>
                <w:rPr>
                  <w:lang w:eastAsia="zh-CN"/>
                </w:rPr>
                <w:t>Supported or not</w:t>
              </w:r>
            </w:ins>
          </w:p>
        </w:tc>
        <w:tc>
          <w:tcPr>
            <w:tcW w:w="3690" w:type="dxa"/>
          </w:tcPr>
          <w:p w14:paraId="283E57EC" w14:textId="50B9A01D" w:rsidR="00900B6F" w:rsidRDefault="009153A6" w:rsidP="00B92E93">
            <w:pPr>
              <w:rPr>
                <w:ins w:id="1348" w:author="Author"/>
                <w:rFonts w:asciiTheme="majorBidi" w:hAnsiTheme="majorBidi" w:cstheme="majorBidi"/>
              </w:rPr>
            </w:pPr>
            <w:ins w:id="1349" w:author="Author">
              <w:r w:rsidRPr="009153A6">
                <w:rPr>
                  <w:rFonts w:asciiTheme="majorBidi" w:hAnsiTheme="majorBidi" w:cstheme="majorBidi"/>
                </w:rPr>
                <w:t>3GPP TS 38.212, sec 5.4.2.1</w:t>
              </w:r>
            </w:ins>
          </w:p>
        </w:tc>
      </w:tr>
      <w:tr w:rsidR="00B92E93" w:rsidRPr="0065550B" w14:paraId="3E4B0177" w14:textId="77777777" w:rsidTr="008165A3">
        <w:trPr>
          <w:trHeight w:val="55"/>
        </w:trPr>
        <w:tc>
          <w:tcPr>
            <w:tcW w:w="2782" w:type="dxa"/>
            <w:noWrap/>
          </w:tcPr>
          <w:p w14:paraId="3BB4D8B0" w14:textId="508CA084" w:rsidR="00B92E93" w:rsidRDefault="00B92E93" w:rsidP="00B92E93">
            <w:pPr>
              <w:rPr>
                <w:bCs/>
                <w:lang w:val="en-CA" w:eastAsia="zh-CN"/>
              </w:rPr>
            </w:pPr>
            <w:r>
              <w:rPr>
                <w:lang w:eastAsia="zh-CN"/>
              </w:rPr>
              <w:t>PUCCH Formats</w:t>
            </w:r>
          </w:p>
        </w:tc>
        <w:tc>
          <w:tcPr>
            <w:tcW w:w="3240" w:type="dxa"/>
          </w:tcPr>
          <w:p w14:paraId="23E9B706" w14:textId="784F1168" w:rsidR="00B92E93" w:rsidRDefault="00B92E93" w:rsidP="00B92E93">
            <w:pPr>
              <w:rPr>
                <w:lang w:eastAsia="zh-CN"/>
              </w:rPr>
            </w:pPr>
            <w:r>
              <w:rPr>
                <w:lang w:eastAsia="zh-CN"/>
              </w:rPr>
              <w:t xml:space="preserve">0, 1, 2, 3 or 4 </w:t>
            </w:r>
          </w:p>
        </w:tc>
        <w:tc>
          <w:tcPr>
            <w:tcW w:w="3690" w:type="dxa"/>
          </w:tcPr>
          <w:p w14:paraId="581F27E9" w14:textId="1F45F070" w:rsidR="00B92E93" w:rsidRDefault="00B92E93" w:rsidP="00B92E93">
            <w:pPr>
              <w:rPr>
                <w:rFonts w:asciiTheme="majorBidi" w:hAnsiTheme="majorBidi" w:cstheme="majorBidi"/>
              </w:rPr>
            </w:pPr>
            <w:r>
              <w:rPr>
                <w:rFonts w:asciiTheme="majorBidi" w:hAnsiTheme="majorBidi" w:cstheme="majorBidi"/>
              </w:rPr>
              <w:t xml:space="preserve">3GPP TS 38.211, sec </w:t>
            </w:r>
            <w:r w:rsidRPr="006B1831">
              <w:rPr>
                <w:rFonts w:asciiTheme="majorBidi" w:hAnsiTheme="majorBidi" w:cstheme="majorBidi"/>
              </w:rPr>
              <w:t>6.3.2</w:t>
            </w:r>
          </w:p>
        </w:tc>
      </w:tr>
      <w:tr w:rsidR="00B92E93" w:rsidRPr="0065550B" w14:paraId="26269F7E" w14:textId="77777777" w:rsidTr="008165A3">
        <w:trPr>
          <w:trHeight w:val="55"/>
        </w:trPr>
        <w:tc>
          <w:tcPr>
            <w:tcW w:w="2782" w:type="dxa"/>
            <w:noWrap/>
          </w:tcPr>
          <w:p w14:paraId="5E841AAE" w14:textId="2852AB33" w:rsidR="00B92E93" w:rsidRDefault="00B92E93" w:rsidP="00B92E93">
            <w:pPr>
              <w:rPr>
                <w:bCs/>
                <w:lang w:val="en-CA" w:eastAsia="zh-CN"/>
              </w:rPr>
            </w:pPr>
            <w:r>
              <w:rPr>
                <w:bCs/>
                <w:lang w:val="en-CA" w:eastAsia="zh-CN"/>
              </w:rPr>
              <w:t>PUCCH Group and Sequence Hopping</w:t>
            </w:r>
          </w:p>
        </w:tc>
        <w:tc>
          <w:tcPr>
            <w:tcW w:w="3240" w:type="dxa"/>
          </w:tcPr>
          <w:p w14:paraId="0D0066FF" w14:textId="316E92F5" w:rsidR="00B92E93" w:rsidRDefault="00B92E93" w:rsidP="00B92E93">
            <w:pPr>
              <w:rPr>
                <w:lang w:eastAsia="zh-CN"/>
              </w:rPr>
            </w:pPr>
            <w:r>
              <w:rPr>
                <w:bCs/>
                <w:lang w:val="en-CA" w:eastAsia="zh-CN"/>
              </w:rPr>
              <w:t xml:space="preserve">Group, sequence or neither </w:t>
            </w:r>
          </w:p>
        </w:tc>
        <w:tc>
          <w:tcPr>
            <w:tcW w:w="3690" w:type="dxa"/>
          </w:tcPr>
          <w:p w14:paraId="637BF9AF" w14:textId="143AB270" w:rsidR="00B92E93" w:rsidRDefault="00B92E93" w:rsidP="00B92E93">
            <w:pPr>
              <w:rPr>
                <w:rFonts w:asciiTheme="majorBidi" w:hAnsiTheme="majorBidi" w:cstheme="majorBidi"/>
              </w:rPr>
            </w:pPr>
            <w:r>
              <w:rPr>
                <w:rFonts w:asciiTheme="majorBidi" w:hAnsiTheme="majorBidi" w:cstheme="majorBidi"/>
              </w:rPr>
              <w:t xml:space="preserve">3GPP TS 38.211, sec </w:t>
            </w:r>
            <w:r w:rsidRPr="006B1831">
              <w:rPr>
                <w:rFonts w:asciiTheme="majorBidi" w:hAnsiTheme="majorBidi" w:cstheme="majorBidi"/>
              </w:rPr>
              <w:t>6.3.2.2</w:t>
            </w:r>
          </w:p>
        </w:tc>
      </w:tr>
      <w:tr w:rsidR="00CC0CA1" w:rsidRPr="0065550B" w14:paraId="399204A4" w14:textId="77777777" w:rsidTr="008165A3">
        <w:trPr>
          <w:trHeight w:val="55"/>
          <w:ins w:id="1350" w:author="Author"/>
        </w:trPr>
        <w:tc>
          <w:tcPr>
            <w:tcW w:w="2782" w:type="dxa"/>
            <w:noWrap/>
          </w:tcPr>
          <w:p w14:paraId="735995AD" w14:textId="66043648" w:rsidR="00CC0CA1" w:rsidRDefault="00DC77DA" w:rsidP="00B92E93">
            <w:pPr>
              <w:rPr>
                <w:ins w:id="1351" w:author="Author"/>
                <w:bCs/>
                <w:lang w:val="en-CA" w:eastAsia="zh-CN"/>
              </w:rPr>
            </w:pPr>
            <w:ins w:id="1352" w:author="Author">
              <w:r>
                <w:rPr>
                  <w:bCs/>
                  <w:lang w:val="en-CA" w:eastAsia="zh-CN"/>
                </w:rPr>
                <w:t xml:space="preserve">PUCCHs per </w:t>
              </w:r>
              <w:proofErr w:type="spellStart"/>
              <w:r>
                <w:rPr>
                  <w:bCs/>
                  <w:lang w:val="en-CA" w:eastAsia="zh-CN"/>
                </w:rPr>
                <w:t>Slort</w:t>
              </w:r>
              <w:proofErr w:type="spellEnd"/>
            </w:ins>
          </w:p>
        </w:tc>
        <w:tc>
          <w:tcPr>
            <w:tcW w:w="3240" w:type="dxa"/>
          </w:tcPr>
          <w:p w14:paraId="4ED00EF3" w14:textId="21BD221F" w:rsidR="00CC0CA1" w:rsidRDefault="00DC77DA" w:rsidP="00B92E93">
            <w:pPr>
              <w:rPr>
                <w:ins w:id="1353" w:author="Author"/>
                <w:bCs/>
                <w:lang w:val="en-CA" w:eastAsia="zh-CN"/>
              </w:rPr>
            </w:pPr>
            <w:ins w:id="1354" w:author="Author">
              <w:r>
                <w:rPr>
                  <w:bCs/>
                  <w:lang w:val="en-CA" w:eastAsia="zh-CN"/>
                </w:rPr>
                <w:t>Max number of PUCCH Resources per slot</w:t>
              </w:r>
            </w:ins>
          </w:p>
        </w:tc>
        <w:tc>
          <w:tcPr>
            <w:tcW w:w="3690" w:type="dxa"/>
          </w:tcPr>
          <w:p w14:paraId="1EDA58EB" w14:textId="3ECC675F" w:rsidR="00CC0CA1" w:rsidRDefault="00DC77DA" w:rsidP="00B92E93">
            <w:pPr>
              <w:rPr>
                <w:ins w:id="1355" w:author="Author"/>
                <w:rFonts w:asciiTheme="majorBidi" w:hAnsiTheme="majorBidi" w:cstheme="majorBidi"/>
              </w:rPr>
            </w:pPr>
            <w:proofErr w:type="spellStart"/>
            <w:ins w:id="1356"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DB2695" w:rsidRPr="0065550B" w14:paraId="6A1BADCC" w14:textId="77777777" w:rsidTr="008165A3">
        <w:trPr>
          <w:trHeight w:val="55"/>
          <w:ins w:id="1357" w:author="Author"/>
        </w:trPr>
        <w:tc>
          <w:tcPr>
            <w:tcW w:w="2782" w:type="dxa"/>
            <w:noWrap/>
          </w:tcPr>
          <w:p w14:paraId="1FAF3C47" w14:textId="40BFAA4C" w:rsidR="00DB2695" w:rsidRDefault="00DB2695" w:rsidP="00DB2695">
            <w:pPr>
              <w:rPr>
                <w:ins w:id="1358" w:author="Author"/>
                <w:bCs/>
                <w:lang w:val="en-CA" w:eastAsia="zh-CN"/>
              </w:rPr>
            </w:pPr>
            <w:ins w:id="1359" w:author="Author">
              <w:r>
                <w:rPr>
                  <w:bCs/>
                  <w:lang w:val="en-CA" w:eastAsia="zh-CN"/>
                </w:rPr>
                <w:t>PU</w:t>
              </w:r>
              <w:r w:rsidR="00A55286">
                <w:rPr>
                  <w:bCs/>
                  <w:lang w:val="en-CA" w:eastAsia="zh-CN"/>
                </w:rPr>
                <w:t>C</w:t>
              </w:r>
              <w:r>
                <w:rPr>
                  <w:bCs/>
                  <w:lang w:val="en-CA" w:eastAsia="zh-CN"/>
                </w:rPr>
                <w:t xml:space="preserve">CH </w:t>
              </w:r>
              <w:r w:rsidRPr="00E63131">
                <w:rPr>
                  <w:bCs/>
                  <w:lang w:val="en-CA" w:eastAsia="zh-CN"/>
                </w:rPr>
                <w:t>Aggregation</w:t>
              </w:r>
              <w:r>
                <w:rPr>
                  <w:bCs/>
                  <w:lang w:val="en-CA" w:eastAsia="zh-CN"/>
                </w:rPr>
                <w:t xml:space="preserve"> </w:t>
              </w:r>
              <w:r w:rsidRPr="00E63131">
                <w:rPr>
                  <w:bCs/>
                  <w:lang w:val="en-CA" w:eastAsia="zh-CN"/>
                </w:rPr>
                <w:t>Factor</w:t>
              </w:r>
            </w:ins>
          </w:p>
        </w:tc>
        <w:tc>
          <w:tcPr>
            <w:tcW w:w="3240" w:type="dxa"/>
          </w:tcPr>
          <w:p w14:paraId="20A83E2C" w14:textId="6C21BFC9" w:rsidR="00DB2695" w:rsidRDefault="00DB2695" w:rsidP="00DB2695">
            <w:pPr>
              <w:rPr>
                <w:ins w:id="1360" w:author="Author"/>
                <w:bCs/>
                <w:lang w:val="en-CA" w:eastAsia="zh-CN"/>
              </w:rPr>
            </w:pPr>
            <w:ins w:id="1361" w:author="Author">
              <w:r>
                <w:rPr>
                  <w:lang w:eastAsia="zh-CN"/>
                </w:rPr>
                <w:t xml:space="preserve">Supported or not (formats </w:t>
              </w:r>
              <w:r w:rsidR="00A55286">
                <w:rPr>
                  <w:lang w:eastAsia="zh-CN"/>
                </w:rPr>
                <w:t>1, 3, 4)</w:t>
              </w:r>
            </w:ins>
          </w:p>
        </w:tc>
        <w:tc>
          <w:tcPr>
            <w:tcW w:w="3690" w:type="dxa"/>
          </w:tcPr>
          <w:p w14:paraId="7165D14F" w14:textId="2DE99087" w:rsidR="00DB2695" w:rsidRDefault="00DB2695" w:rsidP="00DB2695">
            <w:pPr>
              <w:rPr>
                <w:ins w:id="1362" w:author="Author"/>
                <w:rFonts w:asciiTheme="majorBidi" w:hAnsiTheme="majorBidi" w:cstheme="majorBidi"/>
              </w:rPr>
            </w:pPr>
          </w:p>
        </w:tc>
      </w:tr>
      <w:tr w:rsidR="00DB2695" w:rsidRPr="0065550B" w14:paraId="726F70E3" w14:textId="77777777" w:rsidTr="008165A3">
        <w:trPr>
          <w:trHeight w:val="55"/>
        </w:trPr>
        <w:tc>
          <w:tcPr>
            <w:tcW w:w="2782" w:type="dxa"/>
            <w:noWrap/>
          </w:tcPr>
          <w:p w14:paraId="32C17459" w14:textId="0A5877F3" w:rsidR="00DB2695" w:rsidRDefault="00DB2695" w:rsidP="00DB2695">
            <w:pPr>
              <w:rPr>
                <w:bCs/>
                <w:lang w:val="en-CA" w:eastAsia="zh-CN"/>
              </w:rPr>
            </w:pPr>
            <w:r>
              <w:rPr>
                <w:bCs/>
                <w:lang w:val="en-CA" w:eastAsia="zh-CN"/>
              </w:rPr>
              <w:t>SRS usage support</w:t>
            </w:r>
          </w:p>
        </w:tc>
        <w:tc>
          <w:tcPr>
            <w:tcW w:w="3240" w:type="dxa"/>
          </w:tcPr>
          <w:p w14:paraId="4299506D" w14:textId="014EADFC" w:rsidR="00DB2695" w:rsidRPr="0057639A" w:rsidRDefault="00DB2695" w:rsidP="00DB2695">
            <w:pPr>
              <w:rPr>
                <w:lang w:val="en-CA" w:eastAsia="zh-CN"/>
              </w:rPr>
            </w:pPr>
            <w:proofErr w:type="spellStart"/>
            <w:r w:rsidRPr="00296223">
              <w:rPr>
                <w:lang w:val="en-CA" w:eastAsia="zh-CN"/>
              </w:rPr>
              <w:t>beamManagement</w:t>
            </w:r>
            <w:proofErr w:type="spellEnd"/>
            <w:r>
              <w:rPr>
                <w:lang w:val="en-CA" w:eastAsia="zh-CN"/>
              </w:rPr>
              <w:t xml:space="preserve">, </w:t>
            </w:r>
            <w:r w:rsidRPr="00296223">
              <w:rPr>
                <w:lang w:val="en-CA" w:eastAsia="zh-CN"/>
              </w:rPr>
              <w:t>codebook</w:t>
            </w:r>
            <w:r>
              <w:rPr>
                <w:lang w:val="en-CA" w:eastAsia="zh-CN"/>
              </w:rPr>
              <w:t xml:space="preserve">, </w:t>
            </w:r>
            <w:proofErr w:type="spellStart"/>
            <w:r w:rsidRPr="00296223">
              <w:rPr>
                <w:lang w:val="en-CA" w:eastAsia="zh-CN"/>
              </w:rPr>
              <w:t>nonCodebook</w:t>
            </w:r>
            <w:proofErr w:type="spellEnd"/>
            <w:r>
              <w:rPr>
                <w:lang w:val="en-CA" w:eastAsia="zh-CN"/>
              </w:rPr>
              <w:t xml:space="preserve">, </w:t>
            </w:r>
            <w:proofErr w:type="spellStart"/>
            <w:r w:rsidRPr="00296223">
              <w:rPr>
                <w:lang w:val="en-CA" w:eastAsia="zh-CN"/>
              </w:rPr>
              <w:t>antennaSwitching</w:t>
            </w:r>
            <w:proofErr w:type="spellEnd"/>
          </w:p>
        </w:tc>
        <w:tc>
          <w:tcPr>
            <w:tcW w:w="3690" w:type="dxa"/>
          </w:tcPr>
          <w:p w14:paraId="0EAF3420" w14:textId="7F2AB1F8" w:rsidR="00DB2695" w:rsidRDefault="00DB2695" w:rsidP="00DB2695">
            <w:pPr>
              <w:rPr>
                <w:rFonts w:asciiTheme="majorBidi" w:hAnsiTheme="majorBidi" w:cstheme="majorBidi"/>
              </w:rPr>
            </w:pPr>
            <w:r>
              <w:rPr>
                <w:rFonts w:asciiTheme="majorBidi" w:hAnsiTheme="majorBidi" w:cstheme="majorBidi"/>
              </w:rPr>
              <w:t xml:space="preserve">3GPP TS 38.214, sec </w:t>
            </w:r>
            <w:r w:rsidRPr="00A31050">
              <w:rPr>
                <w:rFonts w:asciiTheme="majorBidi" w:hAnsiTheme="majorBidi" w:cstheme="majorBidi"/>
              </w:rPr>
              <w:t>6.2.1</w:t>
            </w:r>
          </w:p>
        </w:tc>
      </w:tr>
      <w:tr w:rsidR="00FF5B5D" w:rsidRPr="0065550B" w14:paraId="0136ED58" w14:textId="77777777" w:rsidTr="008165A3">
        <w:trPr>
          <w:trHeight w:val="55"/>
          <w:ins w:id="1363" w:author="Author"/>
        </w:trPr>
        <w:tc>
          <w:tcPr>
            <w:tcW w:w="2782" w:type="dxa"/>
            <w:noWrap/>
          </w:tcPr>
          <w:p w14:paraId="73086B22" w14:textId="05CEDD59" w:rsidR="00FF5B5D" w:rsidRDefault="003F0C3C" w:rsidP="00DB2695">
            <w:pPr>
              <w:rPr>
                <w:ins w:id="1364" w:author="Author"/>
                <w:bCs/>
                <w:lang w:val="en-CA" w:eastAsia="zh-CN"/>
              </w:rPr>
            </w:pPr>
            <w:ins w:id="1365" w:author="Author">
              <w:r>
                <w:rPr>
                  <w:bCs/>
                  <w:lang w:val="en-CA" w:eastAsia="zh-CN"/>
                </w:rPr>
                <w:t>SRS Report RB subsampling</w:t>
              </w:r>
            </w:ins>
          </w:p>
        </w:tc>
        <w:tc>
          <w:tcPr>
            <w:tcW w:w="3240" w:type="dxa"/>
          </w:tcPr>
          <w:p w14:paraId="2502F349" w14:textId="6DB8883B" w:rsidR="00FF5B5D" w:rsidRPr="00296223" w:rsidRDefault="003F0C3C" w:rsidP="00DB2695">
            <w:pPr>
              <w:rPr>
                <w:ins w:id="1366" w:author="Author"/>
                <w:lang w:val="en-CA" w:eastAsia="zh-CN"/>
              </w:rPr>
            </w:pPr>
            <w:ins w:id="1367" w:author="Author">
              <w:r>
                <w:rPr>
                  <w:lang w:val="en-CA" w:eastAsia="zh-CN"/>
                </w:rPr>
                <w:t>RB resolution for SRS reports</w:t>
              </w:r>
            </w:ins>
          </w:p>
        </w:tc>
        <w:tc>
          <w:tcPr>
            <w:tcW w:w="3690" w:type="dxa"/>
          </w:tcPr>
          <w:p w14:paraId="7D3BFBC7" w14:textId="3F7D6B61" w:rsidR="00FF5B5D" w:rsidRDefault="003F0C3C" w:rsidP="00DB2695">
            <w:pPr>
              <w:rPr>
                <w:ins w:id="1368" w:author="Author"/>
                <w:rFonts w:asciiTheme="majorBidi" w:hAnsiTheme="majorBidi" w:cstheme="majorBidi"/>
              </w:rPr>
            </w:pPr>
            <w:proofErr w:type="spellStart"/>
            <w:ins w:id="1369"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FA1CCD" w:rsidRPr="0065550B" w14:paraId="190248E0" w14:textId="77777777" w:rsidTr="008165A3">
        <w:trPr>
          <w:trHeight w:val="55"/>
          <w:ins w:id="1370" w:author="Author"/>
        </w:trPr>
        <w:tc>
          <w:tcPr>
            <w:tcW w:w="2782" w:type="dxa"/>
            <w:noWrap/>
          </w:tcPr>
          <w:p w14:paraId="2D414604" w14:textId="1CBE7029" w:rsidR="00FA1CCD" w:rsidRDefault="00FA1CCD" w:rsidP="00FA1CCD">
            <w:pPr>
              <w:rPr>
                <w:ins w:id="1371" w:author="Author"/>
                <w:bCs/>
                <w:lang w:val="en-CA" w:eastAsia="zh-CN"/>
              </w:rPr>
            </w:pPr>
            <w:ins w:id="1372" w:author="Author">
              <w:r>
                <w:rPr>
                  <w:bCs/>
                  <w:lang w:val="en-CA" w:eastAsia="zh-CN"/>
                </w:rPr>
                <w:t>SRS Reports per Slot</w:t>
              </w:r>
            </w:ins>
          </w:p>
        </w:tc>
        <w:tc>
          <w:tcPr>
            <w:tcW w:w="3240" w:type="dxa"/>
          </w:tcPr>
          <w:p w14:paraId="3C27C51F" w14:textId="1E0A31A4" w:rsidR="00FA1CCD" w:rsidRDefault="00FA1CCD" w:rsidP="00FA1CCD">
            <w:pPr>
              <w:rPr>
                <w:ins w:id="1373" w:author="Author"/>
                <w:lang w:val="en-CA" w:eastAsia="zh-CN"/>
              </w:rPr>
            </w:pPr>
            <w:ins w:id="1374" w:author="Author">
              <w:r>
                <w:rPr>
                  <w:lang w:val="en-CA" w:eastAsia="zh-CN"/>
                </w:rPr>
                <w:t>Maximum number of SRS reports per slot</w:t>
              </w:r>
            </w:ins>
          </w:p>
        </w:tc>
        <w:tc>
          <w:tcPr>
            <w:tcW w:w="3690" w:type="dxa"/>
          </w:tcPr>
          <w:p w14:paraId="5CC1FC8B" w14:textId="780F4932" w:rsidR="00FA1CCD" w:rsidRPr="00FA1CCD" w:rsidRDefault="00FA1CCD" w:rsidP="00FA1CCD">
            <w:pPr>
              <w:rPr>
                <w:ins w:id="1375" w:author="Author"/>
                <w:rFonts w:asciiTheme="majorBidi" w:hAnsiTheme="majorBidi" w:cstheme="majorBidi"/>
              </w:rPr>
            </w:pPr>
            <w:proofErr w:type="spellStart"/>
            <w:ins w:id="1376"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F0157D" w:rsidRPr="0065550B" w14:paraId="0D6941CC" w14:textId="77777777" w:rsidTr="008165A3">
        <w:trPr>
          <w:trHeight w:val="55"/>
          <w:ins w:id="1377" w:author="Author"/>
        </w:trPr>
        <w:tc>
          <w:tcPr>
            <w:tcW w:w="2782" w:type="dxa"/>
            <w:noWrap/>
          </w:tcPr>
          <w:p w14:paraId="034C6D9C" w14:textId="64B3A480" w:rsidR="00F0157D" w:rsidRDefault="00F0157D" w:rsidP="00FA1CCD">
            <w:pPr>
              <w:rPr>
                <w:ins w:id="1378" w:author="Author"/>
                <w:bCs/>
                <w:lang w:val="en-CA" w:eastAsia="zh-CN"/>
              </w:rPr>
            </w:pPr>
            <w:ins w:id="1379" w:author="Author">
              <w:r>
                <w:rPr>
                  <w:bCs/>
                  <w:lang w:val="en-CA" w:eastAsia="zh-CN"/>
                </w:rPr>
                <w:t>SRS: Max number ports per UE</w:t>
              </w:r>
            </w:ins>
          </w:p>
        </w:tc>
        <w:tc>
          <w:tcPr>
            <w:tcW w:w="3240" w:type="dxa"/>
          </w:tcPr>
          <w:p w14:paraId="2615B085" w14:textId="6C4B4E6E" w:rsidR="00F0157D" w:rsidRDefault="00F0157D" w:rsidP="00FA1CCD">
            <w:pPr>
              <w:rPr>
                <w:ins w:id="1380" w:author="Author"/>
                <w:lang w:val="en-CA" w:eastAsia="zh-CN"/>
              </w:rPr>
            </w:pPr>
            <w:ins w:id="1381" w:author="Author">
              <w:r>
                <w:rPr>
                  <w:lang w:val="en-CA" w:eastAsia="zh-CN"/>
                </w:rPr>
                <w:t>Maximum number of ports to sample per UE</w:t>
              </w:r>
            </w:ins>
          </w:p>
        </w:tc>
        <w:tc>
          <w:tcPr>
            <w:tcW w:w="3690" w:type="dxa"/>
          </w:tcPr>
          <w:p w14:paraId="28B12474" w14:textId="77777777" w:rsidR="00F0157D" w:rsidRDefault="00AC2EB5" w:rsidP="00FA1CCD">
            <w:pPr>
              <w:rPr>
                <w:ins w:id="1382" w:author="Author"/>
                <w:rFonts w:asciiTheme="majorBidi" w:hAnsiTheme="majorBidi" w:cstheme="majorBidi"/>
              </w:rPr>
            </w:pPr>
            <w:proofErr w:type="spellStart"/>
            <w:ins w:id="1383" w:author="Author">
              <w:r>
                <w:rPr>
                  <w:rFonts w:asciiTheme="majorBidi" w:hAnsiTheme="majorBidi" w:cstheme="majorBidi"/>
                </w:rPr>
                <w:t>Partily</w:t>
              </w:r>
              <w:proofErr w:type="spellEnd"/>
              <w:r>
                <w:rPr>
                  <w:rFonts w:asciiTheme="majorBidi" w:hAnsiTheme="majorBidi" w:cstheme="majorBidi"/>
                </w:rPr>
                <w:t xml:space="preserve"> outside the scope of 3GPP</w:t>
              </w:r>
            </w:ins>
          </w:p>
          <w:p w14:paraId="2921B6A9" w14:textId="27BCA524" w:rsidR="00AC2EB5" w:rsidRPr="00AC2EB5" w:rsidRDefault="00AC2EB5" w:rsidP="00FA1CCD">
            <w:pPr>
              <w:rPr>
                <w:ins w:id="1384" w:author="Author"/>
                <w:rFonts w:asciiTheme="majorBidi" w:hAnsiTheme="majorBidi" w:cstheme="majorBidi"/>
              </w:rPr>
            </w:pPr>
            <w:ins w:id="1385" w:author="Author">
              <w:r w:rsidRPr="004310CF">
                <w:rPr>
                  <w:rFonts w:asciiTheme="majorBidi" w:eastAsia="Times New Roman" w:hAnsiTheme="majorBidi" w:cstheme="majorBidi"/>
                  <w:color w:val="000000"/>
                  <w:lang w:eastAsia="zh-CN" w:bidi="he-IL"/>
                </w:rPr>
                <w:t>3GPP TS 38.211, sec 6.4.1.4.1</w:t>
              </w:r>
            </w:ins>
          </w:p>
        </w:tc>
      </w:tr>
      <w:tr w:rsidR="00192C2C" w:rsidRPr="0065550B" w14:paraId="6ECE6804" w14:textId="77777777" w:rsidTr="008165A3">
        <w:trPr>
          <w:trHeight w:val="55"/>
          <w:ins w:id="1386" w:author="Author"/>
        </w:trPr>
        <w:tc>
          <w:tcPr>
            <w:tcW w:w="2782" w:type="dxa"/>
            <w:noWrap/>
          </w:tcPr>
          <w:p w14:paraId="62550663" w14:textId="02BFF4AC" w:rsidR="00192C2C" w:rsidRDefault="00192C2C" w:rsidP="00FA1CCD">
            <w:pPr>
              <w:rPr>
                <w:ins w:id="1387" w:author="Author"/>
                <w:bCs/>
                <w:lang w:val="en-CA" w:eastAsia="zh-CN"/>
              </w:rPr>
            </w:pPr>
            <w:ins w:id="1388" w:author="Author">
              <w:r>
                <w:rPr>
                  <w:bCs/>
                  <w:lang w:val="en-CA" w:eastAsia="zh-CN"/>
                </w:rPr>
                <w:t>SRS C</w:t>
              </w:r>
              <w:r w:rsidR="00674E0A">
                <w:rPr>
                  <w:bCs/>
                  <w:lang w:val="en-CA" w:eastAsia="zh-CN"/>
                </w:rPr>
                <w:t>o</w:t>
              </w:r>
              <w:r>
                <w:rPr>
                  <w:bCs/>
                  <w:lang w:val="en-CA" w:eastAsia="zh-CN"/>
                </w:rPr>
                <w:t>nfigurations</w:t>
              </w:r>
            </w:ins>
          </w:p>
        </w:tc>
        <w:tc>
          <w:tcPr>
            <w:tcW w:w="3240" w:type="dxa"/>
          </w:tcPr>
          <w:p w14:paraId="40FC34EA" w14:textId="41696E0F" w:rsidR="00192C2C" w:rsidRDefault="00175177" w:rsidP="00FA1CCD">
            <w:pPr>
              <w:rPr>
                <w:ins w:id="1389" w:author="Author"/>
                <w:lang w:val="en-CA" w:eastAsia="zh-CN"/>
              </w:rPr>
            </w:pPr>
            <w:ins w:id="1390" w:author="Author">
              <w:r>
                <w:rPr>
                  <w:lang w:val="en-CA" w:eastAsia="zh-CN"/>
                </w:rPr>
                <w:t>Capabilities</w:t>
              </w:r>
              <w:r w:rsidR="00192C2C">
                <w:rPr>
                  <w:lang w:val="en-CA" w:eastAsia="zh-CN"/>
                </w:rPr>
                <w:t xml:space="preserve"> regarding SRS configurations:</w:t>
              </w:r>
            </w:ins>
          </w:p>
          <w:p w14:paraId="757EB764" w14:textId="23545E44" w:rsidR="00192C2C" w:rsidRDefault="00192C2C" w:rsidP="00192C2C">
            <w:pPr>
              <w:pStyle w:val="ListParagraph"/>
              <w:numPr>
                <w:ilvl w:val="0"/>
                <w:numId w:val="51"/>
              </w:numPr>
              <w:rPr>
                <w:ins w:id="1391" w:author="Author"/>
                <w:lang w:val="en-CA" w:eastAsia="zh-CN"/>
              </w:rPr>
            </w:pPr>
            <w:ins w:id="1392" w:author="Author">
              <w:r>
                <w:rPr>
                  <w:lang w:val="en-CA" w:eastAsia="zh-CN"/>
                </w:rPr>
                <w:lastRenderedPageBreak/>
                <w:t xml:space="preserve">Support </w:t>
              </w:r>
              <w:proofErr w:type="spellStart"/>
              <w:r>
                <w:rPr>
                  <w:lang w:val="en-CA" w:eastAsia="zh-CN"/>
                </w:rPr>
                <w:t>fo</w:t>
              </w:r>
              <w:proofErr w:type="spellEnd"/>
              <w:r>
                <w:rPr>
                  <w:lang w:val="en-CA" w:eastAsia="zh-CN"/>
                </w:rPr>
                <w:t xml:space="preserve"> consecutive SRS symbols</w:t>
              </w:r>
            </w:ins>
          </w:p>
          <w:p w14:paraId="6151178F" w14:textId="77777777" w:rsidR="00192C2C" w:rsidRDefault="00192C2C" w:rsidP="00192C2C">
            <w:pPr>
              <w:pStyle w:val="ListParagraph"/>
              <w:numPr>
                <w:ilvl w:val="0"/>
                <w:numId w:val="51"/>
              </w:numPr>
              <w:rPr>
                <w:ins w:id="1393" w:author="Author"/>
                <w:lang w:val="en-CA" w:eastAsia="zh-CN"/>
              </w:rPr>
            </w:pPr>
            <w:ins w:id="1394" w:author="Author">
              <w:r>
                <w:rPr>
                  <w:lang w:val="en-CA" w:eastAsia="zh-CN"/>
                </w:rPr>
                <w:t>SRS hopping</w:t>
              </w:r>
            </w:ins>
          </w:p>
          <w:p w14:paraId="32FC25FE" w14:textId="4638C5FD" w:rsidR="00192C2C" w:rsidRDefault="00192C2C" w:rsidP="00192C2C">
            <w:pPr>
              <w:pStyle w:val="ListParagraph"/>
              <w:numPr>
                <w:ilvl w:val="0"/>
                <w:numId w:val="51"/>
              </w:numPr>
              <w:rPr>
                <w:ins w:id="1395" w:author="Author"/>
                <w:lang w:val="en-CA" w:eastAsia="zh-CN"/>
              </w:rPr>
            </w:pPr>
            <w:ins w:id="1396" w:author="Author">
              <w:r>
                <w:rPr>
                  <w:lang w:val="en-CA" w:eastAsia="zh-CN"/>
                </w:rPr>
                <w:t>Comb Size</w:t>
              </w:r>
            </w:ins>
          </w:p>
          <w:p w14:paraId="5CCC438C" w14:textId="77777777" w:rsidR="00192C2C" w:rsidRDefault="00192C2C" w:rsidP="00192C2C">
            <w:pPr>
              <w:pStyle w:val="ListParagraph"/>
              <w:numPr>
                <w:ilvl w:val="0"/>
                <w:numId w:val="51"/>
              </w:numPr>
              <w:rPr>
                <w:ins w:id="1397" w:author="Author"/>
                <w:lang w:val="en-CA" w:eastAsia="zh-CN"/>
              </w:rPr>
            </w:pPr>
            <w:ins w:id="1398" w:author="Author">
              <w:r>
                <w:rPr>
                  <w:lang w:val="en-CA" w:eastAsia="zh-CN"/>
                </w:rPr>
                <w:t>Cyclic shifts</w:t>
              </w:r>
            </w:ins>
          </w:p>
          <w:p w14:paraId="72E2DF00" w14:textId="65345D05" w:rsidR="00674E0A" w:rsidRPr="00175177" w:rsidRDefault="00674E0A" w:rsidP="00175177">
            <w:pPr>
              <w:pStyle w:val="ListParagraph"/>
              <w:numPr>
                <w:ilvl w:val="0"/>
                <w:numId w:val="51"/>
              </w:numPr>
              <w:rPr>
                <w:ins w:id="1399" w:author="Author"/>
                <w:lang w:val="en-CA" w:eastAsia="zh-CN"/>
              </w:rPr>
            </w:pPr>
            <w:ins w:id="1400" w:author="Author">
              <w:r>
                <w:rPr>
                  <w:lang w:val="en-CA" w:eastAsia="zh-CN"/>
                </w:rPr>
                <w:t>Symbols per slot</w:t>
              </w:r>
            </w:ins>
          </w:p>
        </w:tc>
        <w:tc>
          <w:tcPr>
            <w:tcW w:w="3690" w:type="dxa"/>
          </w:tcPr>
          <w:p w14:paraId="0491F771" w14:textId="41C6F01D" w:rsidR="00192C2C" w:rsidRDefault="00175177" w:rsidP="00FA1CCD">
            <w:pPr>
              <w:rPr>
                <w:ins w:id="1401" w:author="Author"/>
                <w:rFonts w:asciiTheme="majorBidi" w:hAnsiTheme="majorBidi" w:cstheme="majorBidi"/>
              </w:rPr>
            </w:pPr>
            <w:ins w:id="1402" w:author="Author">
              <w:r>
                <w:rPr>
                  <w:rFonts w:asciiTheme="majorBidi" w:hAnsiTheme="majorBidi" w:cstheme="majorBidi"/>
                </w:rPr>
                <w:lastRenderedPageBreak/>
                <w:t>3GPP TS 38.211, s</w:t>
              </w:r>
              <w:r w:rsidRPr="00175177">
                <w:rPr>
                  <w:rFonts w:asciiTheme="majorBidi" w:hAnsiTheme="majorBidi" w:cstheme="majorBidi"/>
                </w:rPr>
                <w:t>ec 6.4.1.4</w:t>
              </w:r>
            </w:ins>
          </w:p>
        </w:tc>
      </w:tr>
      <w:tr w:rsidR="00175177" w:rsidRPr="0065550B" w14:paraId="70BD4233" w14:textId="77777777" w:rsidTr="008165A3">
        <w:trPr>
          <w:trHeight w:val="55"/>
          <w:ins w:id="1403" w:author="Author"/>
        </w:trPr>
        <w:tc>
          <w:tcPr>
            <w:tcW w:w="2782" w:type="dxa"/>
            <w:noWrap/>
          </w:tcPr>
          <w:p w14:paraId="1CFE2FA0" w14:textId="67B1DDB9" w:rsidR="00175177" w:rsidRDefault="00175177" w:rsidP="00FA1CCD">
            <w:pPr>
              <w:rPr>
                <w:ins w:id="1404" w:author="Author"/>
                <w:bCs/>
                <w:lang w:val="en-CA" w:eastAsia="zh-CN"/>
              </w:rPr>
            </w:pPr>
            <w:ins w:id="1405" w:author="Author">
              <w:r>
                <w:rPr>
                  <w:bCs/>
                  <w:lang w:val="en-CA" w:eastAsia="zh-CN"/>
                </w:rPr>
                <w:t>SRS distribution</w:t>
              </w:r>
            </w:ins>
          </w:p>
        </w:tc>
        <w:tc>
          <w:tcPr>
            <w:tcW w:w="3240" w:type="dxa"/>
          </w:tcPr>
          <w:p w14:paraId="7F1DE1A9" w14:textId="77777777" w:rsidR="00175177" w:rsidRDefault="00175177" w:rsidP="00FA1CCD">
            <w:pPr>
              <w:rPr>
                <w:ins w:id="1406" w:author="Author"/>
                <w:lang w:val="en-CA" w:eastAsia="zh-CN"/>
              </w:rPr>
            </w:pPr>
            <w:proofErr w:type="spellStart"/>
            <w:ins w:id="1407" w:author="Author">
              <w:r>
                <w:rPr>
                  <w:lang w:val="en-CA" w:eastAsia="zh-CN"/>
                </w:rPr>
                <w:t>Capabiliuties</w:t>
              </w:r>
              <w:proofErr w:type="spellEnd"/>
              <w:r>
                <w:rPr>
                  <w:lang w:val="en-CA" w:eastAsia="zh-CN"/>
                </w:rPr>
                <w:t xml:space="preserve"> regarding SRS </w:t>
              </w:r>
              <w:r w:rsidR="00EB4E98">
                <w:rPr>
                  <w:lang w:val="en-CA" w:eastAsia="zh-CN"/>
                </w:rPr>
                <w:t>occurrence in time:</w:t>
              </w:r>
            </w:ins>
          </w:p>
          <w:p w14:paraId="04430CC8" w14:textId="1DBCF974" w:rsidR="00EB4E98" w:rsidRDefault="00EB4E98" w:rsidP="00EB4E98">
            <w:pPr>
              <w:pStyle w:val="ListParagraph"/>
              <w:numPr>
                <w:ilvl w:val="0"/>
                <w:numId w:val="51"/>
              </w:numPr>
              <w:rPr>
                <w:ins w:id="1408" w:author="Author"/>
                <w:lang w:val="en-CA" w:eastAsia="zh-CN"/>
              </w:rPr>
            </w:pPr>
            <w:ins w:id="1409" w:author="Author">
              <w:r>
                <w:rPr>
                  <w:lang w:val="en-CA" w:eastAsia="zh-CN"/>
                </w:rPr>
                <w:t>Periodicity</w:t>
              </w:r>
            </w:ins>
          </w:p>
          <w:p w14:paraId="3AD169A8" w14:textId="77777777" w:rsidR="00EB4E98" w:rsidRDefault="00EB4E98" w:rsidP="00EB4E98">
            <w:pPr>
              <w:pStyle w:val="ListParagraph"/>
              <w:numPr>
                <w:ilvl w:val="0"/>
                <w:numId w:val="51"/>
              </w:numPr>
              <w:rPr>
                <w:ins w:id="1410" w:author="Author"/>
                <w:lang w:val="en-CA" w:eastAsia="zh-CN"/>
              </w:rPr>
            </w:pPr>
            <w:ins w:id="1411" w:author="Author">
              <w:r>
                <w:rPr>
                  <w:lang w:val="en-CA" w:eastAsia="zh-CN"/>
                </w:rPr>
                <w:t>Duty Cycle</w:t>
              </w:r>
            </w:ins>
          </w:p>
          <w:p w14:paraId="546238C6" w14:textId="77777777" w:rsidR="00870C94" w:rsidRDefault="00870C94" w:rsidP="00EB4E98">
            <w:pPr>
              <w:pStyle w:val="ListParagraph"/>
              <w:numPr>
                <w:ilvl w:val="0"/>
                <w:numId w:val="51"/>
              </w:numPr>
              <w:rPr>
                <w:ins w:id="1412" w:author="Author"/>
                <w:lang w:val="en-CA" w:eastAsia="zh-CN"/>
              </w:rPr>
            </w:pPr>
            <w:ins w:id="1413" w:author="Author">
              <w:r>
                <w:rPr>
                  <w:lang w:val="en-CA" w:eastAsia="zh-CN"/>
                </w:rPr>
                <w:t xml:space="preserve">Bitmap of </w:t>
              </w:r>
              <w:proofErr w:type="spellStart"/>
              <w:r>
                <w:rPr>
                  <w:lang w:val="en-CA" w:eastAsia="zh-CN"/>
                </w:rPr>
                <w:t>symbopls</w:t>
              </w:r>
              <w:proofErr w:type="spellEnd"/>
              <w:r>
                <w:rPr>
                  <w:lang w:val="en-CA" w:eastAsia="zh-CN"/>
                </w:rPr>
                <w:t xml:space="preserve"> per slot</w:t>
              </w:r>
            </w:ins>
          </w:p>
          <w:p w14:paraId="5E75D222" w14:textId="4B79F9F5" w:rsidR="005C6882" w:rsidRPr="006271F0" w:rsidRDefault="005C6882" w:rsidP="005C6882">
            <w:pPr>
              <w:pStyle w:val="ListParagraph"/>
              <w:numPr>
                <w:ilvl w:val="0"/>
                <w:numId w:val="51"/>
              </w:numPr>
              <w:rPr>
                <w:ins w:id="1414" w:author="Author"/>
                <w:lang w:val="en-CA" w:eastAsia="zh-CN"/>
              </w:rPr>
            </w:pPr>
            <w:ins w:id="1415" w:author="Author">
              <w:r>
                <w:rPr>
                  <w:lang w:val="en-CA" w:eastAsia="zh-CN"/>
                </w:rPr>
                <w:t>Symbols per slot</w:t>
              </w:r>
            </w:ins>
          </w:p>
        </w:tc>
        <w:tc>
          <w:tcPr>
            <w:tcW w:w="3690" w:type="dxa"/>
          </w:tcPr>
          <w:p w14:paraId="32F971FF" w14:textId="77777777" w:rsidR="00175177" w:rsidRDefault="005C6882" w:rsidP="00FA1CCD">
            <w:pPr>
              <w:rPr>
                <w:ins w:id="1416" w:author="Author"/>
                <w:rFonts w:asciiTheme="majorBidi" w:hAnsiTheme="majorBidi" w:cstheme="majorBidi"/>
              </w:rPr>
            </w:pPr>
            <w:ins w:id="1417" w:author="Author">
              <w:r>
                <w:rPr>
                  <w:rFonts w:asciiTheme="majorBidi" w:hAnsiTheme="majorBidi" w:cstheme="majorBidi"/>
                </w:rPr>
                <w:t>3GPP TS 38.211, s</w:t>
              </w:r>
              <w:r w:rsidRPr="00175177">
                <w:rPr>
                  <w:rFonts w:asciiTheme="majorBidi" w:hAnsiTheme="majorBidi" w:cstheme="majorBidi"/>
                </w:rPr>
                <w:t>ec 6.4.1.4</w:t>
              </w:r>
            </w:ins>
          </w:p>
          <w:p w14:paraId="690B475A" w14:textId="4CFDC8F0" w:rsidR="005C6882" w:rsidRDefault="005C6882" w:rsidP="00FA1CCD">
            <w:pPr>
              <w:rPr>
                <w:ins w:id="1418" w:author="Author"/>
                <w:rFonts w:asciiTheme="majorBidi" w:hAnsiTheme="majorBidi" w:cstheme="majorBidi"/>
              </w:rPr>
            </w:pPr>
            <w:ins w:id="1419" w:author="Author">
              <w:r>
                <w:rPr>
                  <w:rFonts w:asciiTheme="majorBidi" w:hAnsiTheme="majorBidi" w:cstheme="majorBidi"/>
                </w:rPr>
                <w:t>Partl</w:t>
              </w:r>
              <w:r w:rsidR="006271F0">
                <w:rPr>
                  <w:rFonts w:asciiTheme="majorBidi" w:hAnsiTheme="majorBidi" w:cstheme="majorBidi"/>
                </w:rPr>
                <w:t>y</w:t>
              </w:r>
              <w:r>
                <w:rPr>
                  <w:rFonts w:asciiTheme="majorBidi" w:hAnsiTheme="majorBidi" w:cstheme="majorBidi"/>
                </w:rPr>
                <w:t xml:space="preserve"> outside 3GPP Scope</w:t>
              </w:r>
            </w:ins>
          </w:p>
        </w:tc>
      </w:tr>
      <w:tr w:rsidR="00FA1CCD" w:rsidRPr="0065550B" w14:paraId="7CAE034B" w14:textId="77777777" w:rsidTr="008165A3">
        <w:trPr>
          <w:trHeight w:val="55"/>
        </w:trPr>
        <w:tc>
          <w:tcPr>
            <w:tcW w:w="2782" w:type="dxa"/>
            <w:noWrap/>
          </w:tcPr>
          <w:p w14:paraId="06993DFF" w14:textId="78E62E03" w:rsidR="00FA1CCD" w:rsidRDefault="00FA1CCD" w:rsidP="00FA1CCD">
            <w:pPr>
              <w:rPr>
                <w:bCs/>
                <w:lang w:val="en-CA" w:eastAsia="zh-CN"/>
              </w:rPr>
            </w:pPr>
            <w:r>
              <w:rPr>
                <w:bCs/>
                <w:lang w:val="en-CA" w:eastAsia="zh-CN"/>
              </w:rPr>
              <w:t>PRACH Formats</w:t>
            </w:r>
          </w:p>
        </w:tc>
        <w:tc>
          <w:tcPr>
            <w:tcW w:w="3240" w:type="dxa"/>
          </w:tcPr>
          <w:p w14:paraId="3FEC0DDE" w14:textId="690831C8" w:rsidR="00FA1CCD" w:rsidRPr="00296223" w:rsidRDefault="00FA1CCD" w:rsidP="00FA1CCD">
            <w:pPr>
              <w:rPr>
                <w:lang w:val="en-CA" w:eastAsia="zh-CN"/>
              </w:rPr>
            </w:pPr>
            <w:r>
              <w:rPr>
                <w:lang w:val="en-CA" w:eastAsia="zh-CN"/>
              </w:rPr>
              <w:t>0-3, A1-3, B1-4, C0-1</w:t>
            </w:r>
          </w:p>
        </w:tc>
        <w:tc>
          <w:tcPr>
            <w:tcW w:w="3690" w:type="dxa"/>
          </w:tcPr>
          <w:p w14:paraId="5DDCDA42" w14:textId="3FD82247" w:rsidR="00FA1CCD" w:rsidRDefault="00FA1CCD" w:rsidP="00FA1CCD">
            <w:pPr>
              <w:rPr>
                <w:rFonts w:asciiTheme="majorBidi" w:hAnsiTheme="majorBidi" w:cstheme="majorBidi"/>
              </w:rPr>
            </w:pPr>
            <w:r>
              <w:rPr>
                <w:rFonts w:asciiTheme="majorBidi" w:hAnsiTheme="majorBidi" w:cstheme="majorBidi"/>
              </w:rPr>
              <w:t xml:space="preserve">3GPP TS 38.211, sec </w:t>
            </w:r>
            <w:r w:rsidRPr="00A31050">
              <w:rPr>
                <w:rFonts w:asciiTheme="majorBidi" w:hAnsiTheme="majorBidi" w:cstheme="majorBidi"/>
              </w:rPr>
              <w:t>6.3.3</w:t>
            </w:r>
          </w:p>
        </w:tc>
      </w:tr>
      <w:tr w:rsidR="00FA1CCD" w:rsidRPr="0065550B" w14:paraId="5D4CBE16" w14:textId="77777777" w:rsidTr="008165A3">
        <w:trPr>
          <w:trHeight w:val="55"/>
          <w:ins w:id="1420" w:author="Author"/>
        </w:trPr>
        <w:tc>
          <w:tcPr>
            <w:tcW w:w="2782" w:type="dxa"/>
            <w:noWrap/>
          </w:tcPr>
          <w:p w14:paraId="380D1283" w14:textId="2131220A" w:rsidR="00FA1CCD" w:rsidRDefault="00FA1CCD" w:rsidP="00FA1CCD">
            <w:pPr>
              <w:rPr>
                <w:ins w:id="1421" w:author="Author"/>
                <w:bCs/>
                <w:lang w:val="en-CA" w:eastAsia="zh-CN"/>
              </w:rPr>
            </w:pPr>
            <w:ins w:id="1422" w:author="Author">
              <w:r>
                <w:rPr>
                  <w:bCs/>
                  <w:lang w:val="en-CA" w:eastAsia="zh-CN"/>
                </w:rPr>
                <w:t>PRACH Restricted Sets</w:t>
              </w:r>
            </w:ins>
          </w:p>
        </w:tc>
        <w:tc>
          <w:tcPr>
            <w:tcW w:w="3240" w:type="dxa"/>
          </w:tcPr>
          <w:p w14:paraId="688C0846" w14:textId="3CB1B876" w:rsidR="00FA1CCD" w:rsidRDefault="00FA1CCD" w:rsidP="00FA1CCD">
            <w:pPr>
              <w:rPr>
                <w:ins w:id="1423" w:author="Author"/>
                <w:lang w:val="en-CA" w:eastAsia="zh-CN"/>
              </w:rPr>
            </w:pPr>
            <w:ins w:id="1424" w:author="Author">
              <w:r>
                <w:rPr>
                  <w:lang w:val="en-CA" w:eastAsia="zh-CN"/>
                </w:rPr>
                <w:t>Type A, B, none</w:t>
              </w:r>
            </w:ins>
          </w:p>
        </w:tc>
        <w:tc>
          <w:tcPr>
            <w:tcW w:w="3690" w:type="dxa"/>
          </w:tcPr>
          <w:p w14:paraId="5F2659B8" w14:textId="0AF86DA0" w:rsidR="00FA1CCD" w:rsidRDefault="00FA1CCD" w:rsidP="00FA1CCD">
            <w:pPr>
              <w:rPr>
                <w:ins w:id="1425" w:author="Author"/>
                <w:rFonts w:asciiTheme="majorBidi" w:hAnsiTheme="majorBidi" w:cstheme="majorBidi"/>
              </w:rPr>
            </w:pPr>
            <w:ins w:id="1426" w:author="Author">
              <w:r>
                <w:rPr>
                  <w:rFonts w:asciiTheme="majorBidi" w:hAnsiTheme="majorBidi" w:cstheme="majorBidi"/>
                </w:rPr>
                <w:t xml:space="preserve">3GPP TS 38.211, sec </w:t>
              </w:r>
              <w:r w:rsidRPr="00A31050">
                <w:rPr>
                  <w:rFonts w:asciiTheme="majorBidi" w:hAnsiTheme="majorBidi" w:cstheme="majorBidi"/>
                </w:rPr>
                <w:t>6.3.3</w:t>
              </w:r>
            </w:ins>
          </w:p>
        </w:tc>
      </w:tr>
      <w:tr w:rsidR="00FA1CCD" w:rsidRPr="0065550B" w14:paraId="0D974327" w14:textId="77777777" w:rsidTr="008165A3">
        <w:trPr>
          <w:trHeight w:val="55"/>
          <w:ins w:id="1427" w:author="Author"/>
        </w:trPr>
        <w:tc>
          <w:tcPr>
            <w:tcW w:w="2782" w:type="dxa"/>
            <w:noWrap/>
          </w:tcPr>
          <w:p w14:paraId="22F98B08" w14:textId="3F07BAD2" w:rsidR="00FA1CCD" w:rsidRDefault="00FA1CCD" w:rsidP="00FA1CCD">
            <w:pPr>
              <w:rPr>
                <w:ins w:id="1428" w:author="Author"/>
                <w:bCs/>
                <w:lang w:val="en-CA" w:eastAsia="zh-CN"/>
              </w:rPr>
            </w:pPr>
            <w:ins w:id="1429" w:author="Author">
              <w:r>
                <w:rPr>
                  <w:bCs/>
                  <w:lang w:val="en-CA" w:eastAsia="zh-CN"/>
                </w:rPr>
                <w:t>PRACH FD Occasions Per Slot</w:t>
              </w:r>
            </w:ins>
          </w:p>
        </w:tc>
        <w:tc>
          <w:tcPr>
            <w:tcW w:w="3240" w:type="dxa"/>
          </w:tcPr>
          <w:p w14:paraId="5A576528" w14:textId="7FD1CAAB" w:rsidR="00FA1CCD" w:rsidRDefault="00FA1CCD" w:rsidP="00FA1CCD">
            <w:pPr>
              <w:rPr>
                <w:ins w:id="1430" w:author="Author"/>
                <w:lang w:val="en-CA" w:eastAsia="zh-CN"/>
              </w:rPr>
            </w:pPr>
            <w:proofErr w:type="spellStart"/>
            <w:ins w:id="1431" w:author="Author">
              <w:r>
                <w:rPr>
                  <w:lang w:val="en-CA" w:eastAsia="zh-CN"/>
                </w:rPr>
                <w:t>Pper</w:t>
              </w:r>
              <w:proofErr w:type="spellEnd"/>
              <w:r>
                <w:rPr>
                  <w:lang w:val="en-CA" w:eastAsia="zh-CN"/>
                </w:rPr>
                <w:t xml:space="preserve"> configuration</w:t>
              </w:r>
            </w:ins>
          </w:p>
        </w:tc>
        <w:tc>
          <w:tcPr>
            <w:tcW w:w="3690" w:type="dxa"/>
          </w:tcPr>
          <w:p w14:paraId="65D092A9" w14:textId="18AFE5F9" w:rsidR="00FA1CCD" w:rsidRDefault="00FA1CCD" w:rsidP="00FA1CCD">
            <w:pPr>
              <w:rPr>
                <w:ins w:id="1432" w:author="Author"/>
                <w:rFonts w:asciiTheme="majorBidi" w:hAnsiTheme="majorBidi" w:cstheme="majorBidi"/>
              </w:rPr>
            </w:pPr>
            <w:ins w:id="1433" w:author="Author">
              <w:r>
                <w:rPr>
                  <w:szCs w:val="18"/>
                </w:rPr>
                <w:t>3GPP TS 38.211, sec 6.3.3.2</w:t>
              </w:r>
            </w:ins>
          </w:p>
        </w:tc>
      </w:tr>
      <w:tr w:rsidR="00FA1CCD" w:rsidRPr="0065550B" w14:paraId="744AB68D" w14:textId="77777777" w:rsidTr="008165A3">
        <w:trPr>
          <w:trHeight w:val="55"/>
          <w:ins w:id="1434" w:author="Author"/>
        </w:trPr>
        <w:tc>
          <w:tcPr>
            <w:tcW w:w="2782" w:type="dxa"/>
            <w:noWrap/>
          </w:tcPr>
          <w:p w14:paraId="524EBEF7" w14:textId="25D2850F" w:rsidR="00FA1CCD" w:rsidRDefault="00FA1CCD" w:rsidP="00FA1CCD">
            <w:pPr>
              <w:rPr>
                <w:ins w:id="1435" w:author="Author"/>
                <w:bCs/>
                <w:lang w:val="en-CA" w:eastAsia="zh-CN"/>
              </w:rPr>
            </w:pPr>
            <w:ins w:id="1436" w:author="Author">
              <w:r>
                <w:rPr>
                  <w:bCs/>
                  <w:lang w:val="en-CA" w:eastAsia="zh-CN"/>
                </w:rPr>
                <w:t>PRACH Configurations</w:t>
              </w:r>
            </w:ins>
          </w:p>
        </w:tc>
        <w:tc>
          <w:tcPr>
            <w:tcW w:w="3240" w:type="dxa"/>
          </w:tcPr>
          <w:p w14:paraId="3200E0CC" w14:textId="0E3F9281" w:rsidR="00FA1CCD" w:rsidRDefault="00FA1CCD" w:rsidP="00FA1CCD">
            <w:pPr>
              <w:rPr>
                <w:ins w:id="1437" w:author="Author"/>
                <w:lang w:val="en-CA" w:eastAsia="zh-CN"/>
              </w:rPr>
            </w:pPr>
            <w:ins w:id="1438" w:author="Author">
              <w:r>
                <w:rPr>
                  <w:lang w:val="en-CA" w:eastAsia="zh-CN"/>
                </w:rPr>
                <w:t>Max number of PRACH configurations</w:t>
              </w:r>
            </w:ins>
          </w:p>
        </w:tc>
        <w:tc>
          <w:tcPr>
            <w:tcW w:w="3690" w:type="dxa"/>
          </w:tcPr>
          <w:p w14:paraId="66BCCE7E" w14:textId="54778FC9" w:rsidR="00FA1CCD" w:rsidRDefault="00FA1CCD" w:rsidP="00FA1CCD">
            <w:pPr>
              <w:rPr>
                <w:ins w:id="1439" w:author="Author"/>
                <w:szCs w:val="18"/>
              </w:rPr>
            </w:pPr>
            <w:ins w:id="1440" w:author="Author">
              <w:r>
                <w:rPr>
                  <w:szCs w:val="18"/>
                </w:rPr>
                <w:t>3GPP TS 38.331, 6.3.2</w:t>
              </w:r>
            </w:ins>
          </w:p>
        </w:tc>
      </w:tr>
      <w:tr w:rsidR="00FA1CCD" w:rsidRPr="0065550B" w14:paraId="7FC6FDB6" w14:textId="77777777" w:rsidTr="008165A3">
        <w:trPr>
          <w:trHeight w:val="55"/>
          <w:ins w:id="1441" w:author="Author"/>
        </w:trPr>
        <w:tc>
          <w:tcPr>
            <w:tcW w:w="2782" w:type="dxa"/>
            <w:noWrap/>
          </w:tcPr>
          <w:p w14:paraId="52CE5C61" w14:textId="5D4CC16F" w:rsidR="00FA1CCD" w:rsidRDefault="00FA1CCD" w:rsidP="00FA1CCD">
            <w:pPr>
              <w:rPr>
                <w:ins w:id="1442" w:author="Author"/>
                <w:bCs/>
                <w:lang w:val="en-CA" w:eastAsia="zh-CN"/>
              </w:rPr>
            </w:pPr>
            <w:ins w:id="1443" w:author="Author">
              <w:r>
                <w:rPr>
                  <w:bCs/>
                  <w:lang w:val="en-CA" w:eastAsia="zh-CN"/>
                </w:rPr>
                <w:t>PRACH ROs per slot</w:t>
              </w:r>
            </w:ins>
          </w:p>
        </w:tc>
        <w:tc>
          <w:tcPr>
            <w:tcW w:w="3240" w:type="dxa"/>
          </w:tcPr>
          <w:p w14:paraId="51BAC6C2" w14:textId="4D82BD2F" w:rsidR="00FA1CCD" w:rsidRDefault="00FA1CCD" w:rsidP="00FA1CCD">
            <w:pPr>
              <w:rPr>
                <w:ins w:id="1444" w:author="Author"/>
                <w:lang w:val="en-CA" w:eastAsia="zh-CN"/>
              </w:rPr>
            </w:pPr>
            <w:ins w:id="1445" w:author="Author">
              <w:r>
                <w:rPr>
                  <w:lang w:val="en-CA" w:eastAsia="zh-CN"/>
                </w:rPr>
                <w:t>Max number of Time and Frequency domain ROs per slot, across all configurations</w:t>
              </w:r>
            </w:ins>
          </w:p>
        </w:tc>
        <w:tc>
          <w:tcPr>
            <w:tcW w:w="3690" w:type="dxa"/>
          </w:tcPr>
          <w:p w14:paraId="0567F24C" w14:textId="36367364" w:rsidR="00FA1CCD" w:rsidRDefault="00FA1CCD" w:rsidP="00FA1CCD">
            <w:pPr>
              <w:rPr>
                <w:ins w:id="1446" w:author="Author"/>
                <w:szCs w:val="18"/>
              </w:rPr>
            </w:pPr>
            <w:proofErr w:type="spellStart"/>
            <w:ins w:id="1447"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FA1CCD" w:rsidRPr="0065550B" w14:paraId="362EA19A" w14:textId="77777777" w:rsidTr="008165A3">
        <w:trPr>
          <w:trHeight w:val="55"/>
          <w:ins w:id="1448" w:author="Author"/>
        </w:trPr>
        <w:tc>
          <w:tcPr>
            <w:tcW w:w="2782" w:type="dxa"/>
            <w:noWrap/>
          </w:tcPr>
          <w:p w14:paraId="0EB34DD7" w14:textId="6071BE6C" w:rsidR="00FA1CCD" w:rsidRDefault="00FA1CCD" w:rsidP="00FA1CCD">
            <w:pPr>
              <w:rPr>
                <w:ins w:id="1449" w:author="Author"/>
                <w:bCs/>
                <w:lang w:val="en-CA" w:eastAsia="zh-CN"/>
              </w:rPr>
            </w:pPr>
            <w:ins w:id="1450" w:author="Author">
              <w:r>
                <w:rPr>
                  <w:bCs/>
                  <w:lang w:val="en-CA" w:eastAsia="zh-CN"/>
                </w:rPr>
                <w:t>PRACH Root Processing Rate</w:t>
              </w:r>
            </w:ins>
          </w:p>
        </w:tc>
        <w:tc>
          <w:tcPr>
            <w:tcW w:w="3240" w:type="dxa"/>
          </w:tcPr>
          <w:p w14:paraId="0FBDEC4D" w14:textId="729EAD7C" w:rsidR="00FA1CCD" w:rsidRDefault="00FA1CCD" w:rsidP="00FA1CCD">
            <w:pPr>
              <w:rPr>
                <w:ins w:id="1451" w:author="Author"/>
                <w:lang w:val="en-CA" w:eastAsia="zh-CN"/>
              </w:rPr>
            </w:pPr>
            <w:ins w:id="1452" w:author="Author">
              <w:r>
                <w:rPr>
                  <w:lang w:val="en-CA" w:eastAsia="zh-CN"/>
                </w:rPr>
                <w:t xml:space="preserve">Number of roots that can be processed per unit of time. Can be per preamble </w:t>
              </w:r>
              <w:proofErr w:type="spellStart"/>
              <w:r>
                <w:rPr>
                  <w:lang w:val="en-CA" w:eastAsia="zh-CN"/>
                </w:rPr>
                <w:t>foramt</w:t>
              </w:r>
              <w:proofErr w:type="spellEnd"/>
            </w:ins>
          </w:p>
        </w:tc>
        <w:tc>
          <w:tcPr>
            <w:tcW w:w="3690" w:type="dxa"/>
          </w:tcPr>
          <w:p w14:paraId="041F0C7C" w14:textId="4F7680FD" w:rsidR="00FA1CCD" w:rsidRPr="000657A7" w:rsidRDefault="00FA1CCD" w:rsidP="00FA1CCD">
            <w:pPr>
              <w:rPr>
                <w:ins w:id="1453" w:author="Author"/>
                <w:rFonts w:asciiTheme="majorBidi" w:hAnsiTheme="majorBidi" w:cstheme="majorBidi"/>
              </w:rPr>
            </w:pPr>
            <w:proofErr w:type="spellStart"/>
            <w:ins w:id="1454"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FA1CCD" w:rsidRPr="0065550B" w14:paraId="5A8CBCF0" w14:textId="77777777" w:rsidTr="008165A3">
        <w:trPr>
          <w:trHeight w:val="55"/>
          <w:ins w:id="1455" w:author="Author"/>
        </w:trPr>
        <w:tc>
          <w:tcPr>
            <w:tcW w:w="2782" w:type="dxa"/>
            <w:noWrap/>
          </w:tcPr>
          <w:p w14:paraId="3092DC42" w14:textId="31250690" w:rsidR="00FA1CCD" w:rsidRDefault="00FA1CCD" w:rsidP="00FA1CCD">
            <w:pPr>
              <w:rPr>
                <w:ins w:id="1456" w:author="Author"/>
                <w:bCs/>
                <w:lang w:val="en-CA" w:eastAsia="zh-CN"/>
              </w:rPr>
            </w:pPr>
            <w:ins w:id="1457" w:author="Author">
              <w:r>
                <w:rPr>
                  <w:bCs/>
                  <w:lang w:val="en-CA" w:eastAsia="zh-CN"/>
                </w:rPr>
                <w:t>PRACH ROs Queue Size</w:t>
              </w:r>
            </w:ins>
          </w:p>
        </w:tc>
        <w:tc>
          <w:tcPr>
            <w:tcW w:w="3240" w:type="dxa"/>
          </w:tcPr>
          <w:p w14:paraId="0D18A878" w14:textId="5A97B00C" w:rsidR="00FA1CCD" w:rsidRDefault="00FA1CCD" w:rsidP="00FA1CCD">
            <w:pPr>
              <w:rPr>
                <w:ins w:id="1458" w:author="Author"/>
                <w:lang w:val="en-CA" w:eastAsia="zh-CN"/>
              </w:rPr>
            </w:pPr>
            <w:ins w:id="1459" w:author="Author">
              <w:r>
                <w:rPr>
                  <w:lang w:val="en-CA" w:eastAsia="zh-CN"/>
                </w:rPr>
                <w:t xml:space="preserve">The </w:t>
              </w:r>
              <w:proofErr w:type="spellStart"/>
              <w:r>
                <w:rPr>
                  <w:lang w:val="en-CA" w:eastAsia="zh-CN"/>
                </w:rPr>
                <w:t>maxmum</w:t>
              </w:r>
              <w:proofErr w:type="spellEnd"/>
              <w:r>
                <w:rPr>
                  <w:lang w:val="en-CA" w:eastAsia="zh-CN"/>
                </w:rPr>
                <w:t xml:space="preserve"> queue size for processing Rach Occasions</w:t>
              </w:r>
            </w:ins>
          </w:p>
        </w:tc>
        <w:tc>
          <w:tcPr>
            <w:tcW w:w="3690" w:type="dxa"/>
          </w:tcPr>
          <w:p w14:paraId="0603CAEE" w14:textId="658B55C1" w:rsidR="00FA1CCD" w:rsidRPr="00C1096E" w:rsidRDefault="00FA1CCD" w:rsidP="00FA1CCD">
            <w:pPr>
              <w:rPr>
                <w:ins w:id="1460" w:author="Author"/>
                <w:rFonts w:asciiTheme="majorBidi" w:hAnsiTheme="majorBidi" w:cstheme="majorBidi"/>
              </w:rPr>
            </w:pPr>
            <w:proofErr w:type="spellStart"/>
            <w:ins w:id="1461"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FA1CCD" w:rsidRPr="0065550B" w14:paraId="3DEAC349" w14:textId="77777777" w:rsidTr="008165A3">
        <w:trPr>
          <w:trHeight w:val="55"/>
          <w:ins w:id="1462" w:author="Author"/>
        </w:trPr>
        <w:tc>
          <w:tcPr>
            <w:tcW w:w="2782" w:type="dxa"/>
            <w:noWrap/>
          </w:tcPr>
          <w:p w14:paraId="165192E5" w14:textId="4E9D3A52" w:rsidR="00FA1CCD" w:rsidRDefault="00FA1CCD" w:rsidP="00FA1CCD">
            <w:pPr>
              <w:rPr>
                <w:ins w:id="1463" w:author="Author"/>
                <w:bCs/>
                <w:lang w:val="en-CA" w:eastAsia="zh-CN"/>
              </w:rPr>
            </w:pPr>
            <w:ins w:id="1464" w:author="Author">
              <w:r>
                <w:rPr>
                  <w:bCs/>
                  <w:lang w:val="en-CA" w:eastAsia="zh-CN"/>
                </w:rPr>
                <w:t xml:space="preserve">UCI Part1 </w:t>
              </w:r>
              <w:r w:rsidRPr="00E23FC3">
                <w:rPr>
                  <w:bCs/>
                  <w:lang w:val="en-CA" w:eastAsia="zh-CN"/>
                </w:rPr>
                <w:sym w:font="Wingdings" w:char="F0E0"/>
              </w:r>
              <w:r>
                <w:rPr>
                  <w:bCs/>
                  <w:lang w:val="en-CA" w:eastAsia="zh-CN"/>
                </w:rPr>
                <w:t xml:space="preserve"> Part2 Maps</w:t>
              </w:r>
            </w:ins>
          </w:p>
        </w:tc>
        <w:tc>
          <w:tcPr>
            <w:tcW w:w="3240" w:type="dxa"/>
          </w:tcPr>
          <w:p w14:paraId="527D1E54" w14:textId="3C966115" w:rsidR="00FA1CCD" w:rsidRDefault="00FA1CCD" w:rsidP="00FA1CCD">
            <w:pPr>
              <w:rPr>
                <w:ins w:id="1465" w:author="Author"/>
                <w:lang w:val="en-CA" w:eastAsia="zh-CN"/>
              </w:rPr>
            </w:pPr>
            <w:ins w:id="1466" w:author="Author">
              <w:r>
                <w:rPr>
                  <w:lang w:val="en-CA" w:eastAsia="zh-CN"/>
                </w:rPr>
                <w:t>Limitations regarding to the storage of UCI Part1</w:t>
              </w:r>
              <w:r w:rsidRPr="00E23FC3">
                <w:rPr>
                  <w:lang w:val="en-CA" w:eastAsia="zh-CN"/>
                </w:rPr>
                <w:sym w:font="Wingdings" w:char="F0E0"/>
              </w:r>
              <w:r>
                <w:rPr>
                  <w:lang w:val="en-CA" w:eastAsia="zh-CN"/>
                </w:rPr>
                <w:t>Part2 maps</w:t>
              </w:r>
            </w:ins>
          </w:p>
        </w:tc>
        <w:tc>
          <w:tcPr>
            <w:tcW w:w="3690" w:type="dxa"/>
          </w:tcPr>
          <w:p w14:paraId="25014CC4" w14:textId="4FFB16AB" w:rsidR="00FA1CCD" w:rsidRDefault="00FA1CCD" w:rsidP="00FA1CCD">
            <w:pPr>
              <w:rPr>
                <w:ins w:id="1467" w:author="Author"/>
                <w:rFonts w:asciiTheme="majorBidi" w:hAnsiTheme="majorBidi" w:cstheme="majorBidi"/>
                <w:lang w:val="fr-FR"/>
              </w:rPr>
            </w:pPr>
            <w:proofErr w:type="spellStart"/>
            <w:ins w:id="1468"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FA1CCD" w:rsidRPr="0065550B" w14:paraId="0152A9E7" w14:textId="77777777" w:rsidTr="008165A3">
        <w:trPr>
          <w:trHeight w:val="55"/>
          <w:ins w:id="1469" w:author="Author"/>
        </w:trPr>
        <w:tc>
          <w:tcPr>
            <w:tcW w:w="2782" w:type="dxa"/>
            <w:noWrap/>
          </w:tcPr>
          <w:p w14:paraId="32F08ABB" w14:textId="78238092" w:rsidR="00FA1CCD" w:rsidRDefault="00FA1CCD" w:rsidP="00FA1CCD">
            <w:pPr>
              <w:rPr>
                <w:ins w:id="1470" w:author="Author"/>
                <w:bCs/>
                <w:lang w:val="en-CA" w:eastAsia="zh-CN"/>
              </w:rPr>
            </w:pPr>
            <w:ins w:id="1471" w:author="Author">
              <w:r>
                <w:rPr>
                  <w:bCs/>
                  <w:lang w:val="en-CA" w:eastAsia="zh-CN"/>
                </w:rPr>
                <w:t>UL MIMO: SDM &amp; Bandwidth joint support</w:t>
              </w:r>
            </w:ins>
          </w:p>
        </w:tc>
        <w:tc>
          <w:tcPr>
            <w:tcW w:w="3240" w:type="dxa"/>
          </w:tcPr>
          <w:p w14:paraId="5106E5F9" w14:textId="484F1B2C" w:rsidR="00FA1CCD" w:rsidRDefault="00FA1CCD" w:rsidP="00FA1CCD">
            <w:pPr>
              <w:rPr>
                <w:ins w:id="1472" w:author="Author"/>
                <w:lang w:val="en-CA" w:eastAsia="zh-CN"/>
              </w:rPr>
            </w:pPr>
            <w:ins w:id="1473" w:author="Author">
              <w:r>
                <w:rPr>
                  <w:lang w:val="en-CA" w:eastAsia="zh-CN"/>
                </w:rPr>
                <w:t>Support for forming joint precoders across bandwidth, and across baseband antenna ports.</w:t>
              </w:r>
            </w:ins>
          </w:p>
        </w:tc>
        <w:tc>
          <w:tcPr>
            <w:tcW w:w="3690" w:type="dxa"/>
          </w:tcPr>
          <w:p w14:paraId="10B16A96" w14:textId="1DD231FD" w:rsidR="00FA1CCD" w:rsidRDefault="00FA1CCD" w:rsidP="00FA1CCD">
            <w:pPr>
              <w:rPr>
                <w:ins w:id="1474" w:author="Author"/>
                <w:rFonts w:asciiTheme="majorBidi" w:hAnsiTheme="majorBidi" w:cstheme="majorBidi"/>
              </w:rPr>
            </w:pPr>
            <w:proofErr w:type="spellStart"/>
            <w:ins w:id="1475"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FA1CCD" w:rsidRPr="0065550B" w14:paraId="244E1373" w14:textId="77777777" w:rsidTr="008165A3">
        <w:trPr>
          <w:trHeight w:val="55"/>
          <w:ins w:id="1476" w:author="Author"/>
        </w:trPr>
        <w:tc>
          <w:tcPr>
            <w:tcW w:w="2782" w:type="dxa"/>
            <w:noWrap/>
          </w:tcPr>
          <w:p w14:paraId="4B3C8B9F" w14:textId="26CADAC6" w:rsidR="00FA1CCD" w:rsidRDefault="00FA1CCD" w:rsidP="00FA1CCD">
            <w:pPr>
              <w:rPr>
                <w:ins w:id="1477" w:author="Author"/>
                <w:bCs/>
                <w:lang w:val="en-CA" w:eastAsia="zh-CN"/>
              </w:rPr>
            </w:pPr>
            <w:ins w:id="1478" w:author="Author">
              <w:r>
                <w:rPr>
                  <w:bCs/>
                  <w:lang w:val="en-CA" w:eastAsia="zh-CN"/>
                </w:rPr>
                <w:t>UL MIMO: Maximum number of layers</w:t>
              </w:r>
            </w:ins>
          </w:p>
        </w:tc>
        <w:tc>
          <w:tcPr>
            <w:tcW w:w="3240" w:type="dxa"/>
          </w:tcPr>
          <w:p w14:paraId="6CC53EF5" w14:textId="03EF2CF3" w:rsidR="00FA1CCD" w:rsidRDefault="00FA1CCD" w:rsidP="00FA1CCD">
            <w:pPr>
              <w:rPr>
                <w:ins w:id="1479" w:author="Author"/>
                <w:lang w:val="en-CA" w:eastAsia="zh-CN"/>
              </w:rPr>
            </w:pPr>
            <w:ins w:id="1480" w:author="Author">
              <w:r>
                <w:rPr>
                  <w:lang w:val="en-CA" w:eastAsia="zh-CN"/>
                </w:rPr>
                <w:t xml:space="preserve">The </w:t>
              </w:r>
              <w:proofErr w:type="spellStart"/>
              <w:r>
                <w:rPr>
                  <w:lang w:val="en-CA" w:eastAsia="zh-CN"/>
                </w:rPr>
                <w:t>maxmum</w:t>
              </w:r>
              <w:proofErr w:type="spellEnd"/>
              <w:r>
                <w:rPr>
                  <w:lang w:val="en-CA" w:eastAsia="zh-CN"/>
                </w:rPr>
                <w:t xml:space="preserve"> number of layers that can be multiplexed (can be channel specific)</w:t>
              </w:r>
            </w:ins>
          </w:p>
        </w:tc>
        <w:tc>
          <w:tcPr>
            <w:tcW w:w="3690" w:type="dxa"/>
          </w:tcPr>
          <w:p w14:paraId="660D38EF" w14:textId="099C0E25" w:rsidR="00FA1CCD" w:rsidRDefault="00FA1CCD" w:rsidP="00FA1CCD">
            <w:pPr>
              <w:rPr>
                <w:ins w:id="1481" w:author="Author"/>
                <w:rFonts w:asciiTheme="majorBidi" w:hAnsiTheme="majorBidi" w:cstheme="majorBidi"/>
              </w:rPr>
            </w:pPr>
            <w:proofErr w:type="spellStart"/>
            <w:ins w:id="1482" w:author="Author">
              <w:r>
                <w:rPr>
                  <w:rFonts w:asciiTheme="majorBidi" w:hAnsiTheme="majorBidi" w:cstheme="majorBidi"/>
                  <w:lang w:val="fr-FR"/>
                </w:rPr>
                <w:t>Outside</w:t>
              </w:r>
              <w:proofErr w:type="spellEnd"/>
              <w:r>
                <w:rPr>
                  <w:rFonts w:asciiTheme="majorBidi" w:hAnsiTheme="majorBidi" w:cstheme="majorBidi"/>
                  <w:lang w:val="fr-FR"/>
                </w:rPr>
                <w:t xml:space="preserve"> scope of 3GPP</w:t>
              </w:r>
            </w:ins>
          </w:p>
        </w:tc>
      </w:tr>
      <w:tr w:rsidR="00FA1CCD" w:rsidRPr="0065550B" w14:paraId="5E8B4C99" w14:textId="77777777" w:rsidTr="008165A3">
        <w:trPr>
          <w:trHeight w:val="55"/>
        </w:trPr>
        <w:tc>
          <w:tcPr>
            <w:tcW w:w="2782" w:type="dxa"/>
            <w:noWrap/>
          </w:tcPr>
          <w:p w14:paraId="384A9652" w14:textId="77777777" w:rsidR="00FA1CCD" w:rsidRDefault="00FA1CCD" w:rsidP="00FA1CCD">
            <w:pPr>
              <w:rPr>
                <w:bCs/>
                <w:lang w:val="en-CA" w:eastAsia="zh-CN"/>
              </w:rPr>
            </w:pPr>
            <w:r>
              <w:rPr>
                <w:bCs/>
                <w:lang w:val="en-CA" w:eastAsia="zh-CN"/>
              </w:rPr>
              <w:t>…</w:t>
            </w:r>
          </w:p>
        </w:tc>
        <w:tc>
          <w:tcPr>
            <w:tcW w:w="3240" w:type="dxa"/>
          </w:tcPr>
          <w:p w14:paraId="2075AA52" w14:textId="77777777" w:rsidR="00FA1CCD" w:rsidRDefault="00FA1CCD" w:rsidP="00FA1CCD">
            <w:pPr>
              <w:rPr>
                <w:lang w:eastAsia="zh-CN"/>
              </w:rPr>
            </w:pPr>
            <w:r>
              <w:rPr>
                <w:lang w:eastAsia="zh-CN"/>
              </w:rPr>
              <w:t>…</w:t>
            </w:r>
          </w:p>
        </w:tc>
        <w:tc>
          <w:tcPr>
            <w:tcW w:w="3690" w:type="dxa"/>
          </w:tcPr>
          <w:p w14:paraId="5D13E028" w14:textId="77777777" w:rsidR="00FA1CCD" w:rsidRDefault="00FA1CCD" w:rsidP="00FA1CCD">
            <w:pPr>
              <w:rPr>
                <w:rFonts w:asciiTheme="majorBidi" w:hAnsiTheme="majorBidi" w:cstheme="majorBidi"/>
              </w:rPr>
            </w:pPr>
            <w:r>
              <w:rPr>
                <w:rFonts w:asciiTheme="majorBidi" w:hAnsiTheme="majorBidi" w:cstheme="majorBidi"/>
              </w:rPr>
              <w:t>…</w:t>
            </w:r>
          </w:p>
        </w:tc>
      </w:tr>
    </w:tbl>
    <w:p w14:paraId="21068345" w14:textId="77777777" w:rsidR="00CB0D55" w:rsidRDefault="00CB0D55" w:rsidP="00CB0D55"/>
    <w:p w14:paraId="11E6A0F2" w14:textId="4B1185CA" w:rsidR="00CB0D55" w:rsidRDefault="00CB0D55" w:rsidP="00CB0D55">
      <w:pPr>
        <w:pStyle w:val="Heading3"/>
      </w:pPr>
      <w:bookmarkStart w:id="1483" w:name="_Toc86871619"/>
      <w:r>
        <w:t>P</w:t>
      </w:r>
      <w:r w:rsidR="005B3184">
        <w:t>U</w:t>
      </w:r>
      <w:r>
        <w:t>SCH Channel Model</w:t>
      </w:r>
      <w:bookmarkEnd w:id="1483"/>
    </w:p>
    <w:p w14:paraId="05C45406" w14:textId="64FCCEAE" w:rsidR="00FA7A26" w:rsidRDefault="00FA7A26" w:rsidP="00FA7A26">
      <w:pPr>
        <w:rPr>
          <w:lang w:val="en-GB" w:eastAsia="zh-CN"/>
        </w:rPr>
      </w:pPr>
      <w:proofErr w:type="gramStart"/>
      <w:r>
        <w:rPr>
          <w:lang w:val="en-GB" w:eastAsia="zh-CN"/>
        </w:rPr>
        <w:t>Similarly</w:t>
      </w:r>
      <w:proofErr w:type="gramEnd"/>
      <w:r>
        <w:rPr>
          <w:lang w:val="en-GB" w:eastAsia="zh-CN"/>
        </w:rPr>
        <w:t xml:space="preserve"> to the O-RAN AAL </w:t>
      </w:r>
      <w:proofErr w:type="spellStart"/>
      <w:r>
        <w:rPr>
          <w:lang w:val="en-GB" w:eastAsia="zh-CN"/>
        </w:rPr>
        <w:t>GAnP</w:t>
      </w:r>
      <w:proofErr w:type="spellEnd"/>
      <w:r>
        <w:rPr>
          <w:lang w:val="en-GB" w:eastAsia="zh-CN"/>
        </w:rPr>
        <w:t xml:space="preserve"> document </w:t>
      </w:r>
      <w:r>
        <w:rPr>
          <w:lang w:val="en-GB" w:eastAsia="zh-CN"/>
        </w:rPr>
        <w:fldChar w:fldCharType="begin"/>
      </w:r>
      <w:r>
        <w:rPr>
          <w:lang w:val="en-GB" w:eastAsia="zh-CN"/>
        </w:rPr>
        <w:instrText xml:space="preserve"> REF _Ref71106698 \r \h </w:instrText>
      </w:r>
      <w:r>
        <w:rPr>
          <w:lang w:val="en-GB" w:eastAsia="zh-CN"/>
        </w:rPr>
      </w:r>
      <w:r>
        <w:rPr>
          <w:lang w:val="en-GB" w:eastAsia="zh-CN"/>
        </w:rPr>
        <w:fldChar w:fldCharType="separate"/>
      </w:r>
      <w:r>
        <w:rPr>
          <w:lang w:val="en-GB" w:eastAsia="zh-CN"/>
        </w:rPr>
        <w:t>[7]</w:t>
      </w:r>
      <w:r>
        <w:rPr>
          <w:lang w:val="en-GB" w:eastAsia="zh-CN"/>
        </w:rPr>
        <w:fldChar w:fldCharType="end"/>
      </w:r>
      <w:r>
        <w:rPr>
          <w:lang w:val="en-GB" w:eastAsia="zh-CN"/>
        </w:rPr>
        <w:t xml:space="preserve"> for the P</w:t>
      </w:r>
      <w:r w:rsidR="00820063">
        <w:rPr>
          <w:lang w:val="en-GB" w:eastAsia="zh-CN"/>
        </w:rPr>
        <w:t>U</w:t>
      </w:r>
      <w:r>
        <w:rPr>
          <w:lang w:val="en-GB" w:eastAsia="zh-CN"/>
        </w:rPr>
        <w:t>SCH H</w:t>
      </w:r>
      <w:ins w:id="1484" w:author="Author">
        <w:r w:rsidR="00C86F18">
          <w:rPr>
            <w:lang w:val="en-GB" w:eastAsia="zh-CN"/>
          </w:rPr>
          <w:t>igh-</w:t>
        </w:r>
      </w:ins>
      <w:del w:id="1485" w:author="Author">
        <w:r w:rsidDel="00C86F18">
          <w:rPr>
            <w:lang w:val="en-GB" w:eastAsia="zh-CN"/>
          </w:rPr>
          <w:delText xml:space="preserve">I </w:delText>
        </w:r>
      </w:del>
      <w:r>
        <w:rPr>
          <w:lang w:val="en-GB" w:eastAsia="zh-CN"/>
        </w:rPr>
        <w:t>PHY Profile, the P</w:t>
      </w:r>
      <w:r w:rsidR="00DF2E8A">
        <w:rPr>
          <w:lang w:val="en-GB" w:eastAsia="zh-CN"/>
        </w:rPr>
        <w:t>U</w:t>
      </w:r>
      <w:r>
        <w:rPr>
          <w:lang w:val="en-GB" w:eastAsia="zh-CN"/>
        </w:rPr>
        <w:t xml:space="preserve">SCH Channel model of the </w:t>
      </w:r>
      <w:r>
        <w:t xml:space="preserve">AAL </w:t>
      </w:r>
      <w:r w:rsidR="00DF2E8A">
        <w:t>UPLINK</w:t>
      </w:r>
      <w:r>
        <w:t xml:space="preserve"> </w:t>
      </w:r>
      <w:del w:id="1486" w:author="Author">
        <w:r w:rsidDel="00C86F18">
          <w:delText xml:space="preserve">HI </w:delText>
        </w:r>
      </w:del>
      <w:ins w:id="1487" w:author="Author">
        <w:r w:rsidR="00C86F18">
          <w:t>High-</w:t>
        </w:r>
      </w:ins>
      <w:r>
        <w:t>PHY Profile</w:t>
      </w:r>
      <w:r>
        <w:rPr>
          <w:lang w:val="en-GB" w:eastAsia="zh-CN"/>
        </w:rPr>
        <w:t xml:space="preserve"> supports acceleration of P</w:t>
      </w:r>
      <w:r w:rsidR="00DF2E8A">
        <w:rPr>
          <w:lang w:val="en-GB" w:eastAsia="zh-CN"/>
        </w:rPr>
        <w:t>USCH</w:t>
      </w:r>
      <w:r>
        <w:rPr>
          <w:lang w:val="en-GB" w:eastAsia="zh-CN"/>
        </w:rPr>
        <w:t xml:space="preserve"> Data; per 3GPP, it also supports acceleration of the P</w:t>
      </w:r>
      <w:r w:rsidR="00DF2E8A">
        <w:rPr>
          <w:lang w:val="en-GB" w:eastAsia="zh-CN"/>
        </w:rPr>
        <w:t>U</w:t>
      </w:r>
      <w:r>
        <w:rPr>
          <w:lang w:val="en-GB" w:eastAsia="zh-CN"/>
        </w:rPr>
        <w:t xml:space="preserve">SCH </w:t>
      </w:r>
      <w:r w:rsidR="00DF2E8A">
        <w:rPr>
          <w:lang w:val="en-GB" w:eastAsia="zh-CN"/>
        </w:rPr>
        <w:t xml:space="preserve">DM-RS and </w:t>
      </w:r>
      <w:r>
        <w:rPr>
          <w:lang w:val="en-GB" w:eastAsia="zh-CN"/>
        </w:rPr>
        <w:t>PT-RS functionality.</w:t>
      </w:r>
    </w:p>
    <w:p w14:paraId="57D82EBD" w14:textId="5DC8E41D" w:rsidR="00FA7A26" w:rsidRPr="0057639A" w:rsidRDefault="00FA7A26" w:rsidP="00FA7A26">
      <w:pPr>
        <w:rPr>
          <w:lang w:eastAsia="zh-CN"/>
        </w:rPr>
      </w:pPr>
      <w:r>
        <w:t>The set of accelerated functions associated with the processing of P</w:t>
      </w:r>
      <w:r w:rsidR="007C1363">
        <w:t>U</w:t>
      </w:r>
      <w:r>
        <w:t>SCH TB(s) is as follows:</w:t>
      </w:r>
    </w:p>
    <w:p w14:paraId="6BADDC1A" w14:textId="543C9A88" w:rsidR="001B152B" w:rsidRDefault="001B152B" w:rsidP="001B152B">
      <w:pPr>
        <w:pStyle w:val="ListParagraph"/>
        <w:numPr>
          <w:ilvl w:val="0"/>
          <w:numId w:val="52"/>
        </w:numPr>
      </w:pPr>
      <w:r>
        <w:t>IQ decompression</w:t>
      </w:r>
      <w:r>
        <w:fldChar w:fldCharType="begin"/>
      </w:r>
      <w:r>
        <w:instrText xml:space="preserve"> NOTEREF _Ref54349526 \f \h </w:instrText>
      </w:r>
      <w:r>
        <w:fldChar w:fldCharType="separate"/>
      </w:r>
      <w:r w:rsidRPr="005D6AA7">
        <w:rPr>
          <w:rStyle w:val="FootnoteReference"/>
        </w:rPr>
        <w:t>1</w:t>
      </w:r>
      <w:r>
        <w:fldChar w:fldCharType="end"/>
      </w:r>
    </w:p>
    <w:p w14:paraId="07E1B70D" w14:textId="71A95761" w:rsidR="001B152B" w:rsidRDefault="001B152B" w:rsidP="001B152B">
      <w:pPr>
        <w:pStyle w:val="ListParagraph"/>
        <w:numPr>
          <w:ilvl w:val="0"/>
          <w:numId w:val="52"/>
        </w:numPr>
      </w:pPr>
      <w:r>
        <w:t>RE de-mapping</w:t>
      </w:r>
    </w:p>
    <w:p w14:paraId="088A0A5F" w14:textId="77283037" w:rsidR="00257838" w:rsidRDefault="00257838" w:rsidP="001B152B">
      <w:pPr>
        <w:pStyle w:val="ListParagraph"/>
        <w:numPr>
          <w:ilvl w:val="0"/>
          <w:numId w:val="52"/>
        </w:numPr>
      </w:pPr>
      <w:r>
        <w:t>Combining</w:t>
      </w:r>
    </w:p>
    <w:p w14:paraId="79382CE2" w14:textId="4023CDC5" w:rsidR="001B152B" w:rsidRDefault="001B152B" w:rsidP="001B152B">
      <w:pPr>
        <w:pStyle w:val="ListParagraph"/>
        <w:numPr>
          <w:ilvl w:val="0"/>
          <w:numId w:val="52"/>
        </w:numPr>
      </w:pPr>
      <w:r>
        <w:t>Channel estimation</w:t>
      </w:r>
      <w:r w:rsidR="00735286">
        <w:t xml:space="preserve"> (see DM-RS and PT-RS)</w:t>
      </w:r>
    </w:p>
    <w:p w14:paraId="7B1EDF05" w14:textId="74EB2E2D" w:rsidR="001B152B" w:rsidRDefault="001B152B" w:rsidP="001B152B">
      <w:pPr>
        <w:pStyle w:val="ListParagraph"/>
        <w:numPr>
          <w:ilvl w:val="0"/>
          <w:numId w:val="52"/>
        </w:numPr>
      </w:pPr>
      <w:r>
        <w:lastRenderedPageBreak/>
        <w:t>Channel equalization</w:t>
      </w:r>
      <w:r w:rsidR="00735286">
        <w:t xml:space="preserve"> (see DM-RS and PT-RS)</w:t>
      </w:r>
    </w:p>
    <w:p w14:paraId="6A5ECC02" w14:textId="64A4F8B4" w:rsidR="001B152B" w:rsidRDefault="001B152B" w:rsidP="001B152B">
      <w:pPr>
        <w:pStyle w:val="ListParagraph"/>
        <w:numPr>
          <w:ilvl w:val="0"/>
          <w:numId w:val="52"/>
        </w:numPr>
      </w:pPr>
      <w:r>
        <w:t>Transform precoding (optional- only required for DFT-s-OFDM waveform)</w:t>
      </w:r>
    </w:p>
    <w:p w14:paraId="51C5590B" w14:textId="08AB6530" w:rsidR="001B152B" w:rsidRDefault="001B152B" w:rsidP="001B152B">
      <w:pPr>
        <w:pStyle w:val="ListParagraph"/>
        <w:numPr>
          <w:ilvl w:val="0"/>
          <w:numId w:val="52"/>
        </w:numPr>
      </w:pPr>
      <w:r>
        <w:t>Demodulation</w:t>
      </w:r>
    </w:p>
    <w:p w14:paraId="1AF5DF8D" w14:textId="1FD9E887" w:rsidR="001B152B" w:rsidRDefault="001B152B" w:rsidP="001B152B">
      <w:pPr>
        <w:pStyle w:val="ListParagraph"/>
        <w:numPr>
          <w:ilvl w:val="0"/>
          <w:numId w:val="52"/>
        </w:numPr>
      </w:pPr>
      <w:r>
        <w:t>Descrambling</w:t>
      </w:r>
    </w:p>
    <w:p w14:paraId="658DF4EB" w14:textId="188FE0C7" w:rsidR="001B152B" w:rsidRDefault="001B152B" w:rsidP="001B152B">
      <w:pPr>
        <w:pStyle w:val="ListParagraph"/>
        <w:numPr>
          <w:ilvl w:val="0"/>
          <w:numId w:val="52"/>
        </w:numPr>
      </w:pPr>
      <w:r>
        <w:t>Rate de-matching</w:t>
      </w:r>
    </w:p>
    <w:p w14:paraId="11F9CD44" w14:textId="22524086" w:rsidR="001B152B" w:rsidRDefault="001B152B" w:rsidP="001B152B">
      <w:pPr>
        <w:pStyle w:val="ListParagraph"/>
        <w:numPr>
          <w:ilvl w:val="0"/>
          <w:numId w:val="52"/>
        </w:numPr>
      </w:pPr>
      <w:r>
        <w:t>LDPC decoding</w:t>
      </w:r>
    </w:p>
    <w:p w14:paraId="1BA5519A" w14:textId="0582600B" w:rsidR="001B152B" w:rsidRDefault="001B152B" w:rsidP="001B152B">
      <w:pPr>
        <w:pStyle w:val="ListParagraph"/>
        <w:numPr>
          <w:ilvl w:val="0"/>
          <w:numId w:val="52"/>
        </w:numPr>
      </w:pPr>
      <w:r>
        <w:t>CRC check</w:t>
      </w:r>
    </w:p>
    <w:p w14:paraId="7B06E0C7" w14:textId="1F4DAD1E" w:rsidR="009D6C33" w:rsidRDefault="00390C96" w:rsidP="004310CF">
      <w:pPr>
        <w:pStyle w:val="ListParagraph"/>
        <w:numPr>
          <w:ilvl w:val="0"/>
          <w:numId w:val="52"/>
        </w:numPr>
      </w:pPr>
      <w:r>
        <w:t xml:space="preserve">UCI </w:t>
      </w:r>
      <w:r w:rsidR="009D6C33">
        <w:t>Decoding</w:t>
      </w:r>
    </w:p>
    <w:p w14:paraId="16F88D23" w14:textId="77777777" w:rsidR="00FA7A26" w:rsidRDefault="00FA7A26" w:rsidP="00FA7A26"/>
    <w:p w14:paraId="584B3CDF" w14:textId="30780103" w:rsidR="00FA7A26" w:rsidRDefault="00FA7A26" w:rsidP="00FA7A26">
      <w:r>
        <w:t>The set of accelerated functions associated with the processing of P</w:t>
      </w:r>
      <w:r w:rsidR="000D42E6">
        <w:t>U</w:t>
      </w:r>
      <w:r>
        <w:t>SCH DM-RS is as follows:</w:t>
      </w:r>
    </w:p>
    <w:p w14:paraId="773F88ED" w14:textId="77777777" w:rsidR="00735286" w:rsidRDefault="00735286" w:rsidP="00735286">
      <w:pPr>
        <w:pStyle w:val="ListParagraph"/>
        <w:numPr>
          <w:ilvl w:val="0"/>
          <w:numId w:val="49"/>
        </w:numPr>
      </w:pPr>
      <w:r>
        <w:t>IQ decompression</w:t>
      </w:r>
      <w:r>
        <w:fldChar w:fldCharType="begin"/>
      </w:r>
      <w:r>
        <w:instrText xml:space="preserve"> NOTEREF _Ref54349526 \f \h </w:instrText>
      </w:r>
      <w:r>
        <w:fldChar w:fldCharType="separate"/>
      </w:r>
      <w:r w:rsidRPr="005D6AA7">
        <w:rPr>
          <w:rStyle w:val="FootnoteReference"/>
        </w:rPr>
        <w:t>1</w:t>
      </w:r>
      <w:r>
        <w:fldChar w:fldCharType="end"/>
      </w:r>
    </w:p>
    <w:p w14:paraId="5B74DFA3" w14:textId="472574F9" w:rsidR="00735286" w:rsidRDefault="00735286" w:rsidP="00735286">
      <w:pPr>
        <w:pStyle w:val="ListParagraph"/>
        <w:numPr>
          <w:ilvl w:val="0"/>
          <w:numId w:val="49"/>
        </w:numPr>
      </w:pPr>
      <w:r>
        <w:t>RE de-mapping</w:t>
      </w:r>
    </w:p>
    <w:p w14:paraId="3C4629B2" w14:textId="77777777" w:rsidR="00257838" w:rsidRDefault="00257838" w:rsidP="00257838">
      <w:pPr>
        <w:pStyle w:val="ListParagraph"/>
        <w:numPr>
          <w:ilvl w:val="0"/>
          <w:numId w:val="49"/>
        </w:numPr>
      </w:pPr>
      <w:r>
        <w:t>Combining</w:t>
      </w:r>
    </w:p>
    <w:p w14:paraId="7F35418A" w14:textId="17BB7602" w:rsidR="00FA7A26" w:rsidRDefault="00257838" w:rsidP="00FA7A26">
      <w:pPr>
        <w:pStyle w:val="ListParagraph"/>
        <w:numPr>
          <w:ilvl w:val="0"/>
          <w:numId w:val="49"/>
        </w:numPr>
      </w:pPr>
      <w:r>
        <w:t>Dem</w:t>
      </w:r>
      <w:r w:rsidR="00FA7A26">
        <w:t>odulation</w:t>
      </w:r>
    </w:p>
    <w:p w14:paraId="39204B69" w14:textId="0749566A" w:rsidR="00FA7A26" w:rsidRDefault="00CA4D3E" w:rsidP="00FA7A26">
      <w:pPr>
        <w:pStyle w:val="ListParagraph"/>
        <w:numPr>
          <w:ilvl w:val="0"/>
          <w:numId w:val="49"/>
        </w:numPr>
      </w:pPr>
      <w:r>
        <w:t>Sequence detection</w:t>
      </w:r>
    </w:p>
    <w:p w14:paraId="6E624146" w14:textId="77777777" w:rsidR="00FA7A26" w:rsidRDefault="00FA7A26" w:rsidP="00FA7A26"/>
    <w:p w14:paraId="4A6F1E87" w14:textId="1DCE58F4" w:rsidR="00FA7A26" w:rsidRDefault="00FA7A26" w:rsidP="00FA7A26">
      <w:r>
        <w:t>The set of accelerated functions associated with the processing of P</w:t>
      </w:r>
      <w:r w:rsidR="004A7FAC">
        <w:t>U</w:t>
      </w:r>
      <w:r>
        <w:t>SCH PT-RS is as follows:</w:t>
      </w:r>
    </w:p>
    <w:p w14:paraId="3341F6C6" w14:textId="77777777" w:rsidR="00224D92" w:rsidRDefault="00224D92" w:rsidP="00224D92">
      <w:pPr>
        <w:pStyle w:val="ListParagraph"/>
        <w:numPr>
          <w:ilvl w:val="0"/>
          <w:numId w:val="49"/>
        </w:numPr>
      </w:pPr>
      <w:r>
        <w:t>IQ decompression</w:t>
      </w:r>
      <w:r>
        <w:fldChar w:fldCharType="begin"/>
      </w:r>
      <w:r>
        <w:instrText xml:space="preserve"> NOTEREF _Ref54349526 \f \h </w:instrText>
      </w:r>
      <w:r>
        <w:fldChar w:fldCharType="separate"/>
      </w:r>
      <w:r w:rsidRPr="005D6AA7">
        <w:rPr>
          <w:rStyle w:val="FootnoteReference"/>
        </w:rPr>
        <w:t>1</w:t>
      </w:r>
      <w:r>
        <w:fldChar w:fldCharType="end"/>
      </w:r>
    </w:p>
    <w:p w14:paraId="04A4EB91" w14:textId="77777777" w:rsidR="00224D92" w:rsidRDefault="00224D92" w:rsidP="00224D92">
      <w:pPr>
        <w:pStyle w:val="ListParagraph"/>
        <w:numPr>
          <w:ilvl w:val="0"/>
          <w:numId w:val="49"/>
        </w:numPr>
      </w:pPr>
      <w:r>
        <w:t>RE de-mapping</w:t>
      </w:r>
    </w:p>
    <w:p w14:paraId="45EDC0CA" w14:textId="447354D3" w:rsidR="00224D92" w:rsidRDefault="00224D92" w:rsidP="00224D92">
      <w:pPr>
        <w:pStyle w:val="ListParagraph"/>
        <w:numPr>
          <w:ilvl w:val="0"/>
          <w:numId w:val="49"/>
        </w:numPr>
      </w:pPr>
      <w:r>
        <w:t>Combining</w:t>
      </w:r>
    </w:p>
    <w:p w14:paraId="178A0184" w14:textId="7F4D1F98" w:rsidR="001302BA" w:rsidRDefault="001302BA" w:rsidP="00224D92">
      <w:pPr>
        <w:pStyle w:val="ListParagraph"/>
        <w:numPr>
          <w:ilvl w:val="0"/>
          <w:numId w:val="49"/>
        </w:numPr>
      </w:pPr>
      <w:r>
        <w:t>Demodulation</w:t>
      </w:r>
    </w:p>
    <w:p w14:paraId="4D09D82E" w14:textId="37764178" w:rsidR="00224D92" w:rsidRDefault="00E2505B" w:rsidP="00224D92">
      <w:pPr>
        <w:pStyle w:val="ListParagraph"/>
        <w:numPr>
          <w:ilvl w:val="0"/>
          <w:numId w:val="49"/>
        </w:numPr>
      </w:pPr>
      <w:r>
        <w:t xml:space="preserve">Layer </w:t>
      </w:r>
      <w:proofErr w:type="spellStart"/>
      <w:r>
        <w:t>demapping</w:t>
      </w:r>
      <w:proofErr w:type="spellEnd"/>
    </w:p>
    <w:p w14:paraId="0DB72B8A" w14:textId="77777777" w:rsidR="00224D92" w:rsidRDefault="00224D92" w:rsidP="00224D92">
      <w:pPr>
        <w:pStyle w:val="ListParagraph"/>
        <w:numPr>
          <w:ilvl w:val="0"/>
          <w:numId w:val="49"/>
        </w:numPr>
      </w:pPr>
      <w:r>
        <w:t>Sequence detection</w:t>
      </w:r>
    </w:p>
    <w:p w14:paraId="1A8D2F9F" w14:textId="02A3EF3B" w:rsidR="00041D2A" w:rsidRPr="000962B3" w:rsidRDefault="00041D2A" w:rsidP="00041D2A">
      <w:pPr>
        <w:pStyle w:val="Heading4"/>
      </w:pPr>
      <w:r>
        <w:t xml:space="preserve">PUSCH </w:t>
      </w:r>
      <w:r w:rsidR="002B318E">
        <w:t xml:space="preserve">input and </w:t>
      </w:r>
      <w:r>
        <w:t xml:space="preserve">output for </w:t>
      </w:r>
      <w:del w:id="1488" w:author="Author">
        <w:r w:rsidDel="00A7030B">
          <w:delText xml:space="preserve">AAL </w:delText>
        </w:r>
        <w:r w:rsidR="003004C5" w:rsidDel="00A7030B">
          <w:delText>Uplink</w:delText>
        </w:r>
        <w:r w:rsidDel="00A7030B">
          <w:delText xml:space="preserve"> </w:delText>
        </w:r>
      </w:del>
      <w:proofErr w:type="spellStart"/>
      <w:ins w:id="1489" w:author="Author">
        <w:r w:rsidR="00A7030B">
          <w:t>AAL_UPLINK_</w:t>
        </w:r>
      </w:ins>
      <w:r>
        <w:t>H</w:t>
      </w:r>
      <w:ins w:id="1490" w:author="Author">
        <w:r w:rsidR="00C86F18">
          <w:t>igh</w:t>
        </w:r>
      </w:ins>
      <w:proofErr w:type="spellEnd"/>
      <w:del w:id="1491" w:author="Author">
        <w:r w:rsidDel="00C86F18">
          <w:delText xml:space="preserve">I </w:delText>
        </w:r>
      </w:del>
      <w:ins w:id="1492" w:author="Author">
        <w:r w:rsidR="00C86F18">
          <w:t>-</w:t>
        </w:r>
      </w:ins>
      <w:r>
        <w:t xml:space="preserve">PHY Profile </w:t>
      </w:r>
    </w:p>
    <w:p w14:paraId="65E00575" w14:textId="5A192CF7" w:rsidR="00101F7D" w:rsidRDefault="00041D2A" w:rsidP="00041D2A">
      <w:r>
        <w:t>The P</w:t>
      </w:r>
      <w:r w:rsidR="003004C5">
        <w:t>U</w:t>
      </w:r>
      <w:r>
        <w:t xml:space="preserve">SCH interface for the AAL </w:t>
      </w:r>
      <w:r w:rsidR="003004C5">
        <w:t>UPLINK</w:t>
      </w:r>
      <w:r>
        <w:t xml:space="preserve"> H</w:t>
      </w:r>
      <w:ins w:id="1493" w:author="Author">
        <w:r w:rsidR="00C86F18">
          <w:t>igh-</w:t>
        </w:r>
      </w:ins>
      <w:del w:id="1494" w:author="Author">
        <w:r w:rsidDel="00C86F18">
          <w:delText xml:space="preserve">I </w:delText>
        </w:r>
      </w:del>
      <w:r>
        <w:t>PHY profile shall work on a P</w:t>
      </w:r>
      <w:r w:rsidR="008650DB">
        <w:t>U</w:t>
      </w:r>
      <w:r>
        <w:t xml:space="preserve">SCH allocation basis. </w:t>
      </w:r>
    </w:p>
    <w:p w14:paraId="314E9586" w14:textId="0FCC3989" w:rsidR="00101F7D" w:rsidRDefault="00101F7D" w:rsidP="00041D2A">
      <w:r>
        <w:t xml:space="preserve">From Application, the PUSCH interface </w:t>
      </w:r>
      <w:r w:rsidR="00056269">
        <w:t xml:space="preserve">receives the </w:t>
      </w:r>
      <w:r>
        <w:t>associated parameters for the P</w:t>
      </w:r>
      <w:r w:rsidR="00056269">
        <w:t>U</w:t>
      </w:r>
      <w:r>
        <w:t>SCH allocation.</w:t>
      </w:r>
    </w:p>
    <w:p w14:paraId="7FDED371" w14:textId="77777777" w:rsidR="00AB5AF4" w:rsidRDefault="00041D2A" w:rsidP="00041D2A">
      <w:r>
        <w:t xml:space="preserve">The </w:t>
      </w:r>
      <w:r w:rsidR="008650DB">
        <w:t>out</w:t>
      </w:r>
      <w:r>
        <w:t>put data consists of</w:t>
      </w:r>
      <w:r w:rsidR="00AB5AF4">
        <w:t>:</w:t>
      </w:r>
    </w:p>
    <w:p w14:paraId="51828C3E" w14:textId="0AE85FB4" w:rsidR="00AB5AF4" w:rsidRDefault="00041D2A" w:rsidP="00AB5AF4">
      <w:pPr>
        <w:pStyle w:val="ListParagraph"/>
        <w:numPr>
          <w:ilvl w:val="0"/>
          <w:numId w:val="51"/>
        </w:numPr>
      </w:pPr>
      <w:r>
        <w:t xml:space="preserve">the </w:t>
      </w:r>
      <w:r w:rsidR="008650DB">
        <w:t>CRC status for the PUSCH codeword</w:t>
      </w:r>
      <w:r w:rsidR="00E760F4">
        <w:t>, as well as optionally for individual CBs</w:t>
      </w:r>
      <w:r w:rsidR="000A2635">
        <w:t>.</w:t>
      </w:r>
    </w:p>
    <w:p w14:paraId="57CA8AAB" w14:textId="756C2320" w:rsidR="00101F7D" w:rsidRDefault="008650DB" w:rsidP="00AB5AF4">
      <w:pPr>
        <w:pStyle w:val="ListParagraph"/>
        <w:numPr>
          <w:ilvl w:val="0"/>
          <w:numId w:val="51"/>
        </w:numPr>
      </w:pPr>
      <w:r>
        <w:t>in cases of successful CRC verification</w:t>
      </w:r>
      <w:r w:rsidR="00AB5AF4">
        <w:t>:</w:t>
      </w:r>
      <w:r>
        <w:t xml:space="preserve"> the </w:t>
      </w:r>
      <w:r w:rsidR="00041D2A">
        <w:t xml:space="preserve">TB(s) </w:t>
      </w:r>
      <w:r>
        <w:t>output of</w:t>
      </w:r>
      <w:r w:rsidR="00041D2A">
        <w:t xml:space="preserve"> the </w:t>
      </w:r>
      <w:r>
        <w:t>de</w:t>
      </w:r>
      <w:r w:rsidR="00041D2A">
        <w:t>coder</w:t>
      </w:r>
      <w:r w:rsidR="00101F7D">
        <w:t>.</w:t>
      </w:r>
    </w:p>
    <w:p w14:paraId="508C7125" w14:textId="2B5995CD" w:rsidR="00AB5AF4" w:rsidRDefault="00AB5AF4" w:rsidP="004310CF">
      <w:pPr>
        <w:pStyle w:val="ListParagraph"/>
        <w:numPr>
          <w:ilvl w:val="0"/>
          <w:numId w:val="51"/>
        </w:numPr>
      </w:pPr>
      <w:r>
        <w:t xml:space="preserve">In case of UCI inclusion: the </w:t>
      </w:r>
      <w:r w:rsidR="007575EE">
        <w:t>included UCI payload(s)</w:t>
      </w:r>
    </w:p>
    <w:p w14:paraId="2EA5FBC4" w14:textId="5213BC53" w:rsidR="00145CFA" w:rsidRDefault="00145CFA" w:rsidP="004310CF">
      <w:pPr>
        <w:pStyle w:val="Heading4"/>
      </w:pPr>
      <w:r>
        <w:t>P</w:t>
      </w:r>
      <w:r w:rsidR="008F18E5">
        <w:t>U</w:t>
      </w:r>
      <w:r>
        <w:t>SCH Parameters</w:t>
      </w:r>
    </w:p>
    <w:p w14:paraId="30B85948" w14:textId="77777777" w:rsidR="00145CFA" w:rsidRDefault="00145CFA" w:rsidP="00145CFA">
      <w:r>
        <w:t xml:space="preserve">The following parameters are required to be supported by the </w:t>
      </w:r>
      <w:proofErr w:type="spellStart"/>
      <w:r>
        <w:t>AALi</w:t>
      </w:r>
      <w:proofErr w:type="spellEnd"/>
      <w:r>
        <w:t xml:space="preserve"> implementation when offloading operations. Application shall supply all relevant parameters; for ease of reading, the parameters are organized per signal type: Data, DM-RS, PT-RS.</w:t>
      </w:r>
    </w:p>
    <w:p w14:paraId="3673E00D" w14:textId="5550CCCF" w:rsidR="00145CFA" w:rsidRPr="0057639A" w:rsidRDefault="00145CFA" w:rsidP="00145CFA">
      <w:pPr>
        <w:pStyle w:val="Heading5"/>
        <w:rPr>
          <w:b/>
          <w:bCs/>
        </w:rPr>
      </w:pPr>
      <w:r w:rsidRPr="0057639A">
        <w:rPr>
          <w:b/>
          <w:bCs/>
        </w:rPr>
        <w:t>P</w:t>
      </w:r>
      <w:r w:rsidR="00466E5C">
        <w:rPr>
          <w:b/>
          <w:bCs/>
        </w:rPr>
        <w:t>U</w:t>
      </w:r>
      <w:r w:rsidRPr="0057639A">
        <w:rPr>
          <w:b/>
          <w:bCs/>
        </w:rPr>
        <w:t>SCH Data Parameters</w:t>
      </w:r>
    </w:p>
    <w:p w14:paraId="166723DF" w14:textId="51228446" w:rsidR="00145CFA" w:rsidRDefault="00145CFA" w:rsidP="00145CFA">
      <w:pPr>
        <w:pStyle w:val="Caption"/>
        <w:keepNext/>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sidR="002B4B26">
        <w:rPr>
          <w:noProof/>
        </w:rPr>
        <w:t>12</w:t>
      </w:r>
      <w:r w:rsidR="001E481C">
        <w:rPr>
          <w:noProof/>
        </w:rPr>
        <w:fldChar w:fldCharType="end"/>
      </w:r>
      <w:r>
        <w:t>: P</w:t>
      </w:r>
      <w:r w:rsidR="00466E5C">
        <w:t>U</w:t>
      </w:r>
      <w:r>
        <w:t>SCH Data Parameters</w:t>
      </w:r>
    </w:p>
    <w:tbl>
      <w:tblPr>
        <w:tblStyle w:val="TableProfessional"/>
        <w:tblW w:w="9712" w:type="dxa"/>
        <w:tblLayout w:type="fixed"/>
        <w:tblLook w:val="0600" w:firstRow="0" w:lastRow="0" w:firstColumn="0" w:lastColumn="0" w:noHBand="1" w:noVBand="1"/>
      </w:tblPr>
      <w:tblGrid>
        <w:gridCol w:w="718"/>
        <w:gridCol w:w="2359"/>
        <w:gridCol w:w="3223"/>
        <w:gridCol w:w="3412"/>
      </w:tblGrid>
      <w:tr w:rsidR="00C93FDE" w:rsidRPr="003770E3" w14:paraId="151A9AAC" w14:textId="77777777" w:rsidTr="004310CF">
        <w:trPr>
          <w:trHeight w:val="375"/>
        </w:trPr>
        <w:tc>
          <w:tcPr>
            <w:tcW w:w="3077" w:type="dxa"/>
            <w:gridSpan w:val="2"/>
            <w:noWrap/>
            <w:hideMark/>
          </w:tcPr>
          <w:p w14:paraId="53357FAF" w14:textId="32AC44FA" w:rsidR="00C93FDE" w:rsidRPr="004310CF" w:rsidRDefault="00C93FDE" w:rsidP="00C93FDE">
            <w:pPr>
              <w:spacing w:after="0"/>
              <w:rPr>
                <w:rFonts w:asciiTheme="majorBidi" w:eastAsia="Times New Roman" w:hAnsiTheme="majorBidi" w:cstheme="majorBidi"/>
                <w:b/>
                <w:bCs/>
                <w:color w:val="000000"/>
                <w:lang w:eastAsia="zh-CN" w:bidi="he-IL"/>
              </w:rPr>
            </w:pPr>
            <w:r w:rsidRPr="004310CF">
              <w:rPr>
                <w:rFonts w:asciiTheme="majorBidi" w:hAnsiTheme="majorBidi" w:cstheme="majorBidi"/>
                <w:b/>
                <w:bCs/>
              </w:rPr>
              <w:t>AF parameters</w:t>
            </w:r>
          </w:p>
        </w:tc>
        <w:tc>
          <w:tcPr>
            <w:tcW w:w="3223" w:type="dxa"/>
            <w:hideMark/>
          </w:tcPr>
          <w:p w14:paraId="46704519" w14:textId="23394D51" w:rsidR="00C93FDE" w:rsidRPr="004310CF" w:rsidRDefault="00C93FDE" w:rsidP="00C93FDE">
            <w:pPr>
              <w:spacing w:after="0"/>
              <w:rPr>
                <w:rFonts w:asciiTheme="majorBidi" w:eastAsia="Times New Roman" w:hAnsiTheme="majorBidi" w:cstheme="majorBidi"/>
                <w:b/>
                <w:bCs/>
                <w:color w:val="000000"/>
                <w:lang w:eastAsia="zh-CN" w:bidi="he-IL"/>
              </w:rPr>
            </w:pPr>
            <w:r w:rsidRPr="004310CF">
              <w:rPr>
                <w:rFonts w:asciiTheme="majorBidi" w:hAnsiTheme="majorBidi" w:cstheme="majorBidi"/>
                <w:b/>
                <w:bCs/>
              </w:rPr>
              <w:t>Short summary (from 3GPP)</w:t>
            </w:r>
          </w:p>
        </w:tc>
        <w:tc>
          <w:tcPr>
            <w:tcW w:w="3412" w:type="dxa"/>
            <w:noWrap/>
            <w:hideMark/>
          </w:tcPr>
          <w:p w14:paraId="5C17B8D5" w14:textId="0E08C8FD" w:rsidR="00C93FDE" w:rsidRPr="004310CF" w:rsidRDefault="00C93FDE" w:rsidP="00C93FDE">
            <w:pPr>
              <w:spacing w:after="0"/>
              <w:rPr>
                <w:rFonts w:asciiTheme="majorBidi" w:eastAsia="Times New Roman" w:hAnsiTheme="majorBidi" w:cstheme="majorBidi"/>
                <w:b/>
                <w:bCs/>
                <w:color w:val="000000"/>
                <w:lang w:eastAsia="zh-CN" w:bidi="he-IL"/>
              </w:rPr>
            </w:pPr>
            <w:r w:rsidRPr="004310CF">
              <w:rPr>
                <w:rFonts w:asciiTheme="majorBidi" w:hAnsiTheme="majorBidi" w:cstheme="majorBidi"/>
                <w:b/>
                <w:bCs/>
              </w:rPr>
              <w:t>3GPP Spec Reference</w:t>
            </w:r>
          </w:p>
        </w:tc>
      </w:tr>
      <w:tr w:rsidR="00CD4B86" w:rsidRPr="003770E3" w14:paraId="68EFBF07" w14:textId="77777777" w:rsidTr="004310CF">
        <w:trPr>
          <w:trHeight w:val="300"/>
        </w:trPr>
        <w:tc>
          <w:tcPr>
            <w:tcW w:w="9712" w:type="dxa"/>
            <w:gridSpan w:val="4"/>
            <w:shd w:val="clear" w:color="auto" w:fill="D9D9D9" w:themeFill="background1" w:themeFillShade="D9"/>
            <w:noWrap/>
            <w:hideMark/>
          </w:tcPr>
          <w:p w14:paraId="31F396DF" w14:textId="4D29EF21" w:rsidR="00CD4B86" w:rsidRPr="004310CF" w:rsidRDefault="00FE7FA9"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MAC TB</w:t>
            </w:r>
          </w:p>
        </w:tc>
      </w:tr>
      <w:tr w:rsidR="00C93FDE" w:rsidRPr="003770E3" w14:paraId="74381C98" w14:textId="77777777" w:rsidTr="004310CF">
        <w:trPr>
          <w:trHeight w:val="300"/>
        </w:trPr>
        <w:tc>
          <w:tcPr>
            <w:tcW w:w="3077" w:type="dxa"/>
            <w:gridSpan w:val="2"/>
            <w:noWrap/>
            <w:hideMark/>
          </w:tcPr>
          <w:p w14:paraId="678E639D" w14:textId="77777777" w:rsidR="00C93FDE" w:rsidRPr="004310CF" w:rsidRDefault="00C93FDE"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TBS</w:t>
            </w:r>
          </w:p>
        </w:tc>
        <w:tc>
          <w:tcPr>
            <w:tcW w:w="3223" w:type="dxa"/>
            <w:hideMark/>
          </w:tcPr>
          <w:p w14:paraId="5C905F84" w14:textId="77777777" w:rsidR="00C93FDE" w:rsidRPr="004310CF" w:rsidRDefault="00C93FDE"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Transport block size. Computed at L2.</w:t>
            </w:r>
          </w:p>
        </w:tc>
        <w:tc>
          <w:tcPr>
            <w:tcW w:w="3412" w:type="dxa"/>
            <w:noWrap/>
            <w:hideMark/>
          </w:tcPr>
          <w:p w14:paraId="29AD30DB" w14:textId="77777777" w:rsidR="00C93FDE" w:rsidRPr="004310CF" w:rsidRDefault="00C93FDE"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sec 6.1.4.2</w:t>
            </w:r>
          </w:p>
        </w:tc>
      </w:tr>
      <w:tr w:rsidR="00C93FDE" w:rsidRPr="003770E3" w14:paraId="3BBD0959" w14:textId="77777777" w:rsidTr="004310CF">
        <w:trPr>
          <w:trHeight w:val="300"/>
        </w:trPr>
        <w:tc>
          <w:tcPr>
            <w:tcW w:w="3077" w:type="dxa"/>
            <w:gridSpan w:val="2"/>
            <w:noWrap/>
            <w:hideMark/>
          </w:tcPr>
          <w:p w14:paraId="559CFC5C" w14:textId="2D8A6635" w:rsidR="00C93FDE" w:rsidRPr="004310CF" w:rsidRDefault="00614329" w:rsidP="003770E3">
            <w:pPr>
              <w:spacing w:after="0"/>
              <w:rPr>
                <w:rFonts w:asciiTheme="majorBidi" w:eastAsia="Times New Roman" w:hAnsiTheme="majorBidi" w:cstheme="majorBidi"/>
                <w:lang w:eastAsia="zh-CN" w:bidi="he-IL"/>
              </w:rPr>
            </w:pPr>
            <w:r w:rsidRPr="00614329">
              <w:rPr>
                <w:rFonts w:asciiTheme="majorBidi" w:eastAsia="Wingdings" w:hAnsiTheme="majorBidi" w:cstheme="majorBidi"/>
                <w:lang w:eastAsia="zh-CN" w:bidi="he-IL"/>
              </w:rPr>
              <w:sym w:font="Wingdings" w:char="F0DF"/>
            </w:r>
            <w:r w:rsidR="00C93FDE" w:rsidRPr="004310CF">
              <w:rPr>
                <w:rFonts w:asciiTheme="majorBidi" w:eastAsia="Times New Roman" w:hAnsiTheme="majorBidi" w:cstheme="majorBidi"/>
                <w:lang w:eastAsia="zh-CN" w:bidi="he-IL"/>
              </w:rPr>
              <w:t xml:space="preserve"> TB (if TB CRC passes)</w:t>
            </w:r>
          </w:p>
        </w:tc>
        <w:tc>
          <w:tcPr>
            <w:tcW w:w="3223" w:type="dxa"/>
            <w:hideMark/>
          </w:tcPr>
          <w:p w14:paraId="028A3795" w14:textId="5E8AF15F" w:rsidR="00C93FDE" w:rsidRPr="004310CF" w:rsidRDefault="00C93FDE" w:rsidP="003770E3">
            <w:pPr>
              <w:spacing w:after="0"/>
              <w:rPr>
                <w:rFonts w:asciiTheme="majorBidi" w:eastAsia="Times New Roman" w:hAnsiTheme="majorBidi" w:cstheme="majorBidi"/>
                <w:color w:val="FF0000"/>
                <w:lang w:eastAsia="zh-CN" w:bidi="he-IL"/>
              </w:rPr>
            </w:pPr>
            <w:r w:rsidRPr="004310CF">
              <w:rPr>
                <w:rFonts w:asciiTheme="majorBidi" w:eastAsia="Times New Roman" w:hAnsiTheme="majorBidi" w:cstheme="majorBidi"/>
                <w:color w:val="FF0000"/>
                <w:lang w:eastAsia="zh-CN" w:bidi="he-IL"/>
              </w:rPr>
              <w:t>This is an output</w:t>
            </w:r>
            <w:r w:rsidR="004273D1" w:rsidRPr="004310CF">
              <w:rPr>
                <w:rFonts w:asciiTheme="majorBidi" w:eastAsia="Times New Roman" w:hAnsiTheme="majorBidi" w:cstheme="majorBidi"/>
                <w:color w:val="FF0000"/>
                <w:lang w:eastAsia="zh-CN" w:bidi="he-IL"/>
              </w:rPr>
              <w:t>: the TB correspo</w:t>
            </w:r>
            <w:del w:id="1495" w:author="Author">
              <w:r w:rsidR="004273D1" w:rsidRPr="004310CF" w:rsidDel="00657124">
                <w:rPr>
                  <w:rFonts w:asciiTheme="majorBidi" w:eastAsia="Times New Roman" w:hAnsiTheme="majorBidi" w:cstheme="majorBidi"/>
                  <w:color w:val="FF0000"/>
                  <w:lang w:eastAsia="zh-CN" w:bidi="he-IL"/>
                </w:rPr>
                <w:delText>i</w:delText>
              </w:r>
            </w:del>
            <w:r w:rsidR="004273D1" w:rsidRPr="004310CF">
              <w:rPr>
                <w:rFonts w:asciiTheme="majorBidi" w:eastAsia="Times New Roman" w:hAnsiTheme="majorBidi" w:cstheme="majorBidi"/>
                <w:color w:val="FF0000"/>
                <w:lang w:eastAsia="zh-CN" w:bidi="he-IL"/>
              </w:rPr>
              <w:t>nding t</w:t>
            </w:r>
            <w:r w:rsidR="004A4A85" w:rsidRPr="004310CF">
              <w:rPr>
                <w:rFonts w:asciiTheme="majorBidi" w:eastAsia="Times New Roman" w:hAnsiTheme="majorBidi" w:cstheme="majorBidi"/>
                <w:color w:val="FF0000"/>
                <w:lang w:eastAsia="zh-CN" w:bidi="he-IL"/>
              </w:rPr>
              <w:t>o</w:t>
            </w:r>
            <w:r w:rsidR="004273D1" w:rsidRPr="004310CF">
              <w:rPr>
                <w:rFonts w:asciiTheme="majorBidi" w:eastAsia="Times New Roman" w:hAnsiTheme="majorBidi" w:cstheme="majorBidi"/>
                <w:color w:val="FF0000"/>
                <w:lang w:eastAsia="zh-CN" w:bidi="he-IL"/>
              </w:rPr>
              <w:t xml:space="preserve"> the PUSCH codeword</w:t>
            </w:r>
          </w:p>
        </w:tc>
        <w:tc>
          <w:tcPr>
            <w:tcW w:w="3412" w:type="dxa"/>
            <w:noWrap/>
            <w:hideMark/>
          </w:tcPr>
          <w:p w14:paraId="0B8300A9" w14:textId="77777777" w:rsidR="00C93FDE" w:rsidRPr="004310CF" w:rsidRDefault="00C93FDE" w:rsidP="003770E3">
            <w:pPr>
              <w:spacing w:after="0"/>
              <w:rPr>
                <w:rFonts w:asciiTheme="majorBidi" w:eastAsia="Times New Roman" w:hAnsiTheme="majorBidi" w:cstheme="majorBidi"/>
                <w:lang w:eastAsia="zh-CN" w:bidi="he-IL"/>
              </w:rPr>
            </w:pPr>
          </w:p>
        </w:tc>
      </w:tr>
      <w:tr w:rsidR="00CD4B86" w:rsidRPr="003770E3" w14:paraId="3CF94E1E" w14:textId="77777777" w:rsidTr="004310CF">
        <w:trPr>
          <w:trHeight w:val="300"/>
        </w:trPr>
        <w:tc>
          <w:tcPr>
            <w:tcW w:w="9712" w:type="dxa"/>
            <w:gridSpan w:val="4"/>
            <w:shd w:val="clear" w:color="auto" w:fill="D9D9D9" w:themeFill="background1" w:themeFillShade="D9"/>
            <w:noWrap/>
            <w:hideMark/>
          </w:tcPr>
          <w:p w14:paraId="7C46A372" w14:textId="1DB637B5" w:rsidR="00CD4B86" w:rsidRPr="004310CF" w:rsidRDefault="00FE7FA9"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UCI detection (if relevant)</w:t>
            </w:r>
          </w:p>
        </w:tc>
      </w:tr>
      <w:tr w:rsidR="004273D1" w:rsidRPr="003770E3" w14:paraId="446DFCC7" w14:textId="77777777" w:rsidTr="004310CF">
        <w:trPr>
          <w:trHeight w:val="300"/>
        </w:trPr>
        <w:tc>
          <w:tcPr>
            <w:tcW w:w="3077" w:type="dxa"/>
            <w:gridSpan w:val="2"/>
            <w:noWrap/>
            <w:hideMark/>
          </w:tcPr>
          <w:p w14:paraId="2087809D" w14:textId="77777777" w:rsidR="004273D1" w:rsidRPr="004310CF" w:rsidRDefault="004273D1"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lastRenderedPageBreak/>
              <w:t>UCI part 1 size</w:t>
            </w:r>
          </w:p>
        </w:tc>
        <w:tc>
          <w:tcPr>
            <w:tcW w:w="3223" w:type="dxa"/>
            <w:hideMark/>
          </w:tcPr>
          <w:p w14:paraId="095DD8A3" w14:textId="77777777" w:rsidR="004273D1" w:rsidRPr="004310CF" w:rsidRDefault="004273D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Size of UCI part 1 (or single UCI)</w:t>
            </w:r>
          </w:p>
        </w:tc>
        <w:tc>
          <w:tcPr>
            <w:tcW w:w="3412" w:type="dxa"/>
            <w:noWrap/>
            <w:hideMark/>
          </w:tcPr>
          <w:p w14:paraId="704C9145" w14:textId="77777777" w:rsidR="004273D1" w:rsidRPr="004310CF" w:rsidRDefault="004273D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3GPP TS 38.212, sec 6.3.2.4 </w:t>
            </w:r>
          </w:p>
        </w:tc>
      </w:tr>
      <w:tr w:rsidR="004273D1" w:rsidRPr="003770E3" w14:paraId="2CED499C" w14:textId="77777777" w:rsidTr="004310CF">
        <w:trPr>
          <w:trHeight w:val="600"/>
        </w:trPr>
        <w:tc>
          <w:tcPr>
            <w:tcW w:w="3077" w:type="dxa"/>
            <w:gridSpan w:val="2"/>
            <w:noWrap/>
            <w:hideMark/>
          </w:tcPr>
          <w:p w14:paraId="3E595ADB" w14:textId="77777777" w:rsidR="004273D1" w:rsidRPr="004310CF" w:rsidRDefault="004273D1" w:rsidP="003770E3">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alphaScaling</w:t>
            </w:r>
            <w:proofErr w:type="spellEnd"/>
          </w:p>
        </w:tc>
        <w:tc>
          <w:tcPr>
            <w:tcW w:w="3223" w:type="dxa"/>
            <w:hideMark/>
          </w:tcPr>
          <w:p w14:paraId="04FF4E91" w14:textId="77777777" w:rsidR="004273D1" w:rsidRPr="004310CF" w:rsidRDefault="004273D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Needed to computer number of coded symbols per layer</w:t>
            </w:r>
          </w:p>
        </w:tc>
        <w:tc>
          <w:tcPr>
            <w:tcW w:w="3412" w:type="dxa"/>
            <w:noWrap/>
            <w:hideMark/>
          </w:tcPr>
          <w:p w14:paraId="5175BD55" w14:textId="77777777" w:rsidR="004273D1" w:rsidRPr="004310CF" w:rsidRDefault="004273D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3GPP TS 38.212, sec 6.3.2.4 </w:t>
            </w:r>
          </w:p>
        </w:tc>
      </w:tr>
      <w:tr w:rsidR="004273D1" w:rsidRPr="003770E3" w14:paraId="0B959201" w14:textId="77777777" w:rsidTr="004310CF">
        <w:trPr>
          <w:trHeight w:val="300"/>
        </w:trPr>
        <w:tc>
          <w:tcPr>
            <w:tcW w:w="3077" w:type="dxa"/>
            <w:gridSpan w:val="2"/>
            <w:noWrap/>
            <w:hideMark/>
          </w:tcPr>
          <w:p w14:paraId="42BD05E9" w14:textId="77777777" w:rsidR="004273D1" w:rsidRPr="004310CF" w:rsidRDefault="004273D1" w:rsidP="003770E3">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harqAckBitLength</w:t>
            </w:r>
            <w:proofErr w:type="spellEnd"/>
          </w:p>
        </w:tc>
        <w:tc>
          <w:tcPr>
            <w:tcW w:w="3223" w:type="dxa"/>
            <w:hideMark/>
          </w:tcPr>
          <w:p w14:paraId="689894F5" w14:textId="77777777" w:rsidR="004273D1" w:rsidRPr="004310CF" w:rsidRDefault="004273D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Number of HARQ-ACK bits </w:t>
            </w:r>
          </w:p>
        </w:tc>
        <w:tc>
          <w:tcPr>
            <w:tcW w:w="3412" w:type="dxa"/>
            <w:noWrap/>
            <w:hideMark/>
          </w:tcPr>
          <w:p w14:paraId="409768A0" w14:textId="77777777" w:rsidR="004273D1" w:rsidRPr="004310CF" w:rsidRDefault="004273D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3GPP TS 38.212, sec 6.3.2.4 </w:t>
            </w:r>
          </w:p>
        </w:tc>
      </w:tr>
      <w:tr w:rsidR="004273D1" w:rsidRPr="003770E3" w14:paraId="1127FA1F" w14:textId="77777777" w:rsidTr="004310CF">
        <w:trPr>
          <w:trHeight w:val="300"/>
        </w:trPr>
        <w:tc>
          <w:tcPr>
            <w:tcW w:w="3077" w:type="dxa"/>
            <w:gridSpan w:val="2"/>
            <w:noWrap/>
            <w:hideMark/>
          </w:tcPr>
          <w:p w14:paraId="48255959" w14:textId="696E45E9" w:rsidR="004273D1" w:rsidRPr="004310CF" w:rsidRDefault="004273D1" w:rsidP="003770E3">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betaOffsetHarq</w:t>
            </w:r>
            <w:proofErr w:type="spellEnd"/>
            <w:ins w:id="1496" w:author="Author">
              <w:r w:rsidR="00F25694">
                <w:rPr>
                  <w:rFonts w:asciiTheme="majorBidi" w:eastAsia="Times New Roman" w:hAnsiTheme="majorBidi" w:cstheme="majorBidi"/>
                  <w:lang w:eastAsia="zh-CN" w:bidi="he-IL"/>
                </w:rPr>
                <w:t xml:space="preserve"> or </w:t>
              </w:r>
              <w:r w:rsidR="007C0A94">
                <w:rPr>
                  <w:rFonts w:asciiTheme="majorBidi" w:eastAsia="Times New Roman" w:hAnsiTheme="majorBidi" w:cstheme="majorBidi"/>
                  <w:lang w:eastAsia="zh-CN" w:bidi="he-IL"/>
                </w:rPr>
                <w:t>Q’_{ACK}</w:t>
              </w:r>
            </w:ins>
          </w:p>
        </w:tc>
        <w:tc>
          <w:tcPr>
            <w:tcW w:w="3223" w:type="dxa"/>
            <w:hideMark/>
          </w:tcPr>
          <w:p w14:paraId="3B97BAA5" w14:textId="669AFB14" w:rsidR="004273D1" w:rsidRDefault="00EB3A0B" w:rsidP="003770E3">
            <w:pPr>
              <w:spacing w:after="0"/>
              <w:rPr>
                <w:ins w:id="1497" w:author="Author"/>
                <w:rFonts w:asciiTheme="majorBidi" w:eastAsia="Times New Roman" w:hAnsiTheme="majorBidi" w:cstheme="majorBidi"/>
                <w:color w:val="000000"/>
                <w:lang w:eastAsia="zh-CN" w:bidi="he-IL"/>
              </w:rPr>
            </w:pPr>
            <w:proofErr w:type="spellStart"/>
            <w:ins w:id="1498" w:author="Author">
              <w:r w:rsidRPr="004310CF">
                <w:rPr>
                  <w:rFonts w:asciiTheme="majorBidi" w:eastAsia="Times New Roman" w:hAnsiTheme="majorBidi" w:cstheme="majorBidi"/>
                  <w:lang w:eastAsia="zh-CN" w:bidi="he-IL"/>
                </w:rPr>
                <w:t>betaOffsetHarq</w:t>
              </w:r>
              <w:proofErr w:type="spellEnd"/>
              <w:r>
                <w:rPr>
                  <w:rFonts w:asciiTheme="majorBidi" w:eastAsia="Times New Roman" w:hAnsiTheme="majorBidi" w:cstheme="majorBidi"/>
                  <w:lang w:eastAsia="zh-CN" w:bidi="he-IL"/>
                </w:rPr>
                <w:t xml:space="preserve">: </w:t>
              </w:r>
            </w:ins>
            <w:r w:rsidR="004273D1" w:rsidRPr="004310CF">
              <w:rPr>
                <w:rFonts w:asciiTheme="majorBidi" w:eastAsia="Times New Roman" w:hAnsiTheme="majorBidi" w:cstheme="majorBidi"/>
                <w:color w:val="000000"/>
                <w:lang w:eastAsia="zh-CN" w:bidi="he-IL"/>
              </w:rPr>
              <w:t xml:space="preserve">Beta Offset for HARQ-ACK bits. </w:t>
            </w:r>
          </w:p>
          <w:p w14:paraId="5BE19474" w14:textId="6AE595E3" w:rsidR="00180266" w:rsidRPr="004310CF" w:rsidRDefault="00E56590" w:rsidP="0074168C">
            <w:pPr>
              <w:spacing w:after="0"/>
              <w:rPr>
                <w:rFonts w:asciiTheme="majorBidi" w:eastAsia="Times New Roman" w:hAnsiTheme="majorBidi" w:cstheme="majorBidi"/>
                <w:color w:val="000000"/>
                <w:lang w:eastAsia="zh-CN" w:bidi="he-IL"/>
              </w:rPr>
            </w:pPr>
            <w:ins w:id="1499" w:author="Author">
              <w:r>
                <w:rPr>
                  <w:rFonts w:asciiTheme="majorBidi" w:eastAsia="Times New Roman" w:hAnsiTheme="majorBidi" w:cstheme="majorBidi"/>
                  <w:lang w:eastAsia="zh-CN" w:bidi="he-IL"/>
                </w:rPr>
                <w:t>Q’_{ACK}</w:t>
              </w:r>
              <w:r w:rsidR="00180266">
                <w:rPr>
                  <w:rFonts w:asciiTheme="majorBidi" w:eastAsia="Times New Roman" w:hAnsiTheme="majorBidi" w:cstheme="majorBidi"/>
                  <w:color w:val="000000"/>
                  <w:lang w:eastAsia="zh-CN" w:bidi="he-IL"/>
                </w:rPr>
                <w:t xml:space="preserve">: </w:t>
              </w:r>
              <w:r w:rsidR="0074168C" w:rsidRPr="0074168C">
                <w:rPr>
                  <w:rFonts w:asciiTheme="majorBidi" w:eastAsia="Times New Roman" w:hAnsiTheme="majorBidi" w:cstheme="majorBidi"/>
                  <w:color w:val="000000"/>
                  <w:lang w:eastAsia="zh-CN" w:bidi="he-IL"/>
                </w:rPr>
                <w:t>the number of coded modulation</w:t>
              </w:r>
              <w:r w:rsidR="0074168C">
                <w:rPr>
                  <w:rFonts w:asciiTheme="majorBidi" w:eastAsia="Times New Roman" w:hAnsiTheme="majorBidi" w:cstheme="majorBidi"/>
                  <w:color w:val="000000"/>
                  <w:lang w:eastAsia="zh-CN" w:bidi="he-IL"/>
                </w:rPr>
                <w:t xml:space="preserve"> </w:t>
              </w:r>
              <w:r w:rsidR="0074168C" w:rsidRPr="0074168C">
                <w:rPr>
                  <w:rFonts w:asciiTheme="majorBidi" w:eastAsia="Times New Roman" w:hAnsiTheme="majorBidi" w:cstheme="majorBidi"/>
                  <w:color w:val="000000"/>
                  <w:lang w:eastAsia="zh-CN" w:bidi="he-IL"/>
                </w:rPr>
                <w:t>symbols per layer for HARQ-ACK transmission</w:t>
              </w:r>
            </w:ins>
          </w:p>
        </w:tc>
        <w:tc>
          <w:tcPr>
            <w:tcW w:w="3412" w:type="dxa"/>
            <w:noWrap/>
            <w:hideMark/>
          </w:tcPr>
          <w:p w14:paraId="78092045" w14:textId="77777777" w:rsidR="004273D1" w:rsidRPr="004310CF" w:rsidRDefault="004273D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3GPP TS 38.212, sec 6.3.2.4 </w:t>
            </w:r>
          </w:p>
        </w:tc>
      </w:tr>
      <w:tr w:rsidR="004273D1" w:rsidRPr="003770E3" w14:paraId="74A751B2" w14:textId="77777777" w:rsidTr="004310CF">
        <w:trPr>
          <w:trHeight w:val="300"/>
        </w:trPr>
        <w:tc>
          <w:tcPr>
            <w:tcW w:w="3077" w:type="dxa"/>
            <w:gridSpan w:val="2"/>
            <w:noWrap/>
            <w:hideMark/>
          </w:tcPr>
          <w:p w14:paraId="03B53AC5" w14:textId="0FF51E20" w:rsidR="004273D1" w:rsidRPr="004310CF" w:rsidRDefault="004273D1"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betaOffsetCsiPart1</w:t>
            </w:r>
            <w:ins w:id="1500" w:author="Author">
              <w:r w:rsidR="007C0A94">
                <w:rPr>
                  <w:rFonts w:asciiTheme="majorBidi" w:eastAsia="Times New Roman" w:hAnsiTheme="majorBidi" w:cstheme="majorBidi"/>
                  <w:lang w:eastAsia="zh-CN" w:bidi="he-IL"/>
                </w:rPr>
                <w:t xml:space="preserve"> or Q’_{</w:t>
              </w:r>
              <w:r w:rsidR="00AF28CA">
                <w:rPr>
                  <w:rFonts w:asciiTheme="majorBidi" w:eastAsia="Times New Roman" w:hAnsiTheme="majorBidi" w:cstheme="majorBidi"/>
                  <w:lang w:eastAsia="zh-CN" w:bidi="he-IL"/>
                </w:rPr>
                <w:t>CSI-1</w:t>
              </w:r>
              <w:r w:rsidR="007C0A94">
                <w:rPr>
                  <w:rFonts w:asciiTheme="majorBidi" w:eastAsia="Times New Roman" w:hAnsiTheme="majorBidi" w:cstheme="majorBidi"/>
                  <w:lang w:eastAsia="zh-CN" w:bidi="he-IL"/>
                </w:rPr>
                <w:t>}</w:t>
              </w:r>
            </w:ins>
          </w:p>
        </w:tc>
        <w:tc>
          <w:tcPr>
            <w:tcW w:w="3223" w:type="dxa"/>
            <w:hideMark/>
          </w:tcPr>
          <w:p w14:paraId="24CE3E34" w14:textId="77777777" w:rsidR="004273D1" w:rsidRDefault="00772D54" w:rsidP="003770E3">
            <w:pPr>
              <w:spacing w:after="0"/>
              <w:rPr>
                <w:ins w:id="1501" w:author="Author"/>
                <w:rFonts w:asciiTheme="majorBidi" w:eastAsia="Times New Roman" w:hAnsiTheme="majorBidi" w:cstheme="majorBidi"/>
                <w:color w:val="000000"/>
                <w:lang w:eastAsia="zh-CN" w:bidi="he-IL"/>
              </w:rPr>
            </w:pPr>
            <w:ins w:id="1502" w:author="Author">
              <w:r w:rsidRPr="004310CF">
                <w:rPr>
                  <w:rFonts w:asciiTheme="majorBidi" w:eastAsia="Times New Roman" w:hAnsiTheme="majorBidi" w:cstheme="majorBidi"/>
                  <w:lang w:eastAsia="zh-CN" w:bidi="he-IL"/>
                </w:rPr>
                <w:t>betaOffsetCsiPart1</w:t>
              </w:r>
              <w:r>
                <w:rPr>
                  <w:rFonts w:asciiTheme="majorBidi" w:eastAsia="Times New Roman" w:hAnsiTheme="majorBidi" w:cstheme="majorBidi"/>
                  <w:lang w:eastAsia="zh-CN" w:bidi="he-IL"/>
                </w:rPr>
                <w:t xml:space="preserve">: </w:t>
              </w:r>
            </w:ins>
            <w:r w:rsidR="004273D1" w:rsidRPr="004310CF">
              <w:rPr>
                <w:rFonts w:asciiTheme="majorBidi" w:eastAsia="Times New Roman" w:hAnsiTheme="majorBidi" w:cstheme="majorBidi"/>
                <w:color w:val="000000"/>
                <w:lang w:eastAsia="zh-CN" w:bidi="he-IL"/>
              </w:rPr>
              <w:t xml:space="preserve">Beta Offset for CSI part 1 bits. </w:t>
            </w:r>
          </w:p>
          <w:p w14:paraId="5A9C498B" w14:textId="43535C09" w:rsidR="00601A86" w:rsidRPr="004310CF" w:rsidRDefault="00FF7E16" w:rsidP="0028154A">
            <w:pPr>
              <w:spacing w:after="0"/>
              <w:rPr>
                <w:rFonts w:asciiTheme="majorBidi" w:eastAsia="Times New Roman" w:hAnsiTheme="majorBidi" w:cstheme="majorBidi"/>
                <w:color w:val="000000"/>
                <w:lang w:eastAsia="zh-CN" w:bidi="he-IL"/>
              </w:rPr>
            </w:pPr>
            <w:ins w:id="1503" w:author="Author">
              <w:r>
                <w:rPr>
                  <w:rFonts w:asciiTheme="majorBidi" w:eastAsia="Times New Roman" w:hAnsiTheme="majorBidi" w:cstheme="majorBidi"/>
                  <w:lang w:eastAsia="zh-CN" w:bidi="he-IL"/>
                </w:rPr>
                <w:t>Q’_{CSI-1}</w:t>
              </w:r>
              <w:r w:rsidR="00601A86">
                <w:rPr>
                  <w:rFonts w:asciiTheme="majorBidi" w:eastAsia="Times New Roman" w:hAnsiTheme="majorBidi" w:cstheme="majorBidi"/>
                  <w:color w:val="000000"/>
                  <w:lang w:eastAsia="zh-CN" w:bidi="he-IL"/>
                </w:rPr>
                <w:t>:</w:t>
              </w:r>
              <w:r w:rsidR="0028154A">
                <w:rPr>
                  <w:rFonts w:asciiTheme="majorBidi" w:eastAsia="Times New Roman" w:hAnsiTheme="majorBidi" w:cstheme="majorBidi"/>
                  <w:color w:val="000000"/>
                  <w:lang w:eastAsia="zh-CN" w:bidi="he-IL"/>
                </w:rPr>
                <w:t xml:space="preserve"> </w:t>
              </w:r>
              <w:r w:rsidR="0028154A" w:rsidRPr="0028154A">
                <w:rPr>
                  <w:rFonts w:asciiTheme="majorBidi" w:eastAsia="Times New Roman" w:hAnsiTheme="majorBidi" w:cstheme="majorBidi"/>
                  <w:color w:val="000000"/>
                  <w:lang w:eastAsia="zh-CN" w:bidi="he-IL"/>
                </w:rPr>
                <w:t>number of coded modulation</w:t>
              </w:r>
              <w:r w:rsidR="0028154A">
                <w:rPr>
                  <w:rFonts w:asciiTheme="majorBidi" w:eastAsia="Times New Roman" w:hAnsiTheme="majorBidi" w:cstheme="majorBidi"/>
                  <w:color w:val="000000"/>
                  <w:lang w:eastAsia="zh-CN" w:bidi="he-IL"/>
                </w:rPr>
                <w:t xml:space="preserve"> </w:t>
              </w:r>
              <w:r w:rsidR="0028154A" w:rsidRPr="0028154A">
                <w:rPr>
                  <w:rFonts w:asciiTheme="majorBidi" w:eastAsia="Times New Roman" w:hAnsiTheme="majorBidi" w:cstheme="majorBidi"/>
                  <w:color w:val="000000"/>
                  <w:lang w:eastAsia="zh-CN" w:bidi="he-IL"/>
                </w:rPr>
                <w:t>symbols per layer for CSI part 1 transmission</w:t>
              </w:r>
            </w:ins>
          </w:p>
        </w:tc>
        <w:tc>
          <w:tcPr>
            <w:tcW w:w="3412" w:type="dxa"/>
            <w:noWrap/>
            <w:hideMark/>
          </w:tcPr>
          <w:p w14:paraId="38BE3941" w14:textId="77777777" w:rsidR="004273D1" w:rsidRPr="004310CF" w:rsidRDefault="004273D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3GPP TS 38.212, sec 6.3.2.4 </w:t>
            </w:r>
          </w:p>
        </w:tc>
      </w:tr>
      <w:tr w:rsidR="004273D1" w:rsidRPr="003770E3" w14:paraId="6F3137D8" w14:textId="77777777" w:rsidTr="004310CF">
        <w:trPr>
          <w:trHeight w:val="300"/>
        </w:trPr>
        <w:tc>
          <w:tcPr>
            <w:tcW w:w="3077" w:type="dxa"/>
            <w:gridSpan w:val="2"/>
            <w:noWrap/>
            <w:hideMark/>
          </w:tcPr>
          <w:p w14:paraId="666E2C4C" w14:textId="77777777" w:rsidR="004273D1" w:rsidRPr="004310CF" w:rsidRDefault="004273D1"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betaOffsetCsiPart2</w:t>
            </w:r>
          </w:p>
        </w:tc>
        <w:tc>
          <w:tcPr>
            <w:tcW w:w="3223" w:type="dxa"/>
            <w:hideMark/>
          </w:tcPr>
          <w:p w14:paraId="2BA64810" w14:textId="77777777" w:rsidR="004273D1" w:rsidRPr="004310CF" w:rsidRDefault="004273D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Beta Offset for CSI part 2 bits. </w:t>
            </w:r>
          </w:p>
        </w:tc>
        <w:tc>
          <w:tcPr>
            <w:tcW w:w="3412" w:type="dxa"/>
            <w:noWrap/>
            <w:hideMark/>
          </w:tcPr>
          <w:p w14:paraId="2527493C" w14:textId="77777777" w:rsidR="004273D1" w:rsidRPr="004310CF" w:rsidRDefault="004273D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3GPP TS 38.212, sec 6.3.2.4 </w:t>
            </w:r>
          </w:p>
        </w:tc>
      </w:tr>
      <w:tr w:rsidR="004273D1" w:rsidRPr="003770E3" w14:paraId="0F0A690D" w14:textId="77777777" w:rsidTr="004310CF">
        <w:trPr>
          <w:trHeight w:val="900"/>
        </w:trPr>
        <w:tc>
          <w:tcPr>
            <w:tcW w:w="3077" w:type="dxa"/>
            <w:gridSpan w:val="2"/>
            <w:noWrap/>
            <w:hideMark/>
          </w:tcPr>
          <w:p w14:paraId="608A879D" w14:textId="77777777" w:rsidR="004273D1" w:rsidRPr="004310CF" w:rsidRDefault="004273D1"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mappings from </w:t>
            </w:r>
            <w:proofErr w:type="spellStart"/>
            <w:r w:rsidRPr="004310CF">
              <w:rPr>
                <w:rFonts w:asciiTheme="majorBidi" w:eastAsia="Times New Roman" w:hAnsiTheme="majorBidi" w:cstheme="majorBidi"/>
                <w:lang w:eastAsia="zh-CN" w:bidi="he-IL"/>
              </w:rPr>
              <w:t>Csi</w:t>
            </w:r>
            <w:proofErr w:type="spellEnd"/>
            <w:r w:rsidRPr="004310CF">
              <w:rPr>
                <w:rFonts w:asciiTheme="majorBidi" w:eastAsia="Times New Roman" w:hAnsiTheme="majorBidi" w:cstheme="majorBidi"/>
                <w:lang w:eastAsia="zh-CN" w:bidi="he-IL"/>
              </w:rPr>
              <w:t xml:space="preserve"> Part1 to length and priorities of CSI part 2 reports</w:t>
            </w:r>
          </w:p>
        </w:tc>
        <w:tc>
          <w:tcPr>
            <w:tcW w:w="3223" w:type="dxa"/>
            <w:hideMark/>
          </w:tcPr>
          <w:p w14:paraId="3D816F19" w14:textId="77777777" w:rsidR="004273D1" w:rsidRPr="004310CF" w:rsidRDefault="004273D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Needed to compute in L1 the actual size of CSI part 2</w:t>
            </w:r>
          </w:p>
        </w:tc>
        <w:tc>
          <w:tcPr>
            <w:tcW w:w="3412" w:type="dxa"/>
            <w:noWrap/>
            <w:hideMark/>
          </w:tcPr>
          <w:p w14:paraId="298FDC7D" w14:textId="77777777" w:rsidR="004273D1" w:rsidRPr="004310CF" w:rsidRDefault="004273D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38.213, sec 9.3</w:t>
            </w:r>
          </w:p>
        </w:tc>
      </w:tr>
      <w:tr w:rsidR="004273D1" w:rsidRPr="003770E3" w14:paraId="417D1258" w14:textId="77777777" w:rsidTr="004310CF">
        <w:trPr>
          <w:trHeight w:val="300"/>
        </w:trPr>
        <w:tc>
          <w:tcPr>
            <w:tcW w:w="3077" w:type="dxa"/>
            <w:gridSpan w:val="2"/>
            <w:noWrap/>
            <w:hideMark/>
          </w:tcPr>
          <w:p w14:paraId="7268AD70" w14:textId="70502335" w:rsidR="004273D1" w:rsidRPr="004310CF" w:rsidRDefault="00614329" w:rsidP="003770E3">
            <w:pPr>
              <w:spacing w:after="0"/>
              <w:rPr>
                <w:rFonts w:asciiTheme="majorBidi" w:eastAsia="Times New Roman" w:hAnsiTheme="majorBidi" w:cstheme="majorBidi"/>
                <w:lang w:eastAsia="zh-CN" w:bidi="he-IL"/>
              </w:rPr>
            </w:pPr>
            <w:r w:rsidRPr="00614329">
              <w:rPr>
                <w:rFonts w:asciiTheme="majorBidi" w:eastAsia="Wingdings" w:hAnsiTheme="majorBidi" w:cstheme="majorBidi"/>
                <w:lang w:eastAsia="zh-CN" w:bidi="he-IL"/>
              </w:rPr>
              <w:sym w:font="Wingdings" w:char="F0DF"/>
            </w:r>
            <w:r w:rsidR="004273D1" w:rsidRPr="004310CF">
              <w:rPr>
                <w:rFonts w:asciiTheme="majorBidi" w:eastAsia="Times New Roman" w:hAnsiTheme="majorBidi" w:cstheme="majorBidi"/>
                <w:lang w:eastAsia="zh-CN" w:bidi="he-IL"/>
              </w:rPr>
              <w:t xml:space="preserve"> UCI part 1</w:t>
            </w:r>
          </w:p>
        </w:tc>
        <w:tc>
          <w:tcPr>
            <w:tcW w:w="3223" w:type="dxa"/>
            <w:hideMark/>
          </w:tcPr>
          <w:p w14:paraId="34D2905C" w14:textId="56985972" w:rsidR="004273D1" w:rsidRPr="004310CF" w:rsidRDefault="004273D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FF0000"/>
                <w:lang w:eastAsia="zh-CN" w:bidi="he-IL"/>
              </w:rPr>
              <w:t>This is an output</w:t>
            </w:r>
            <w:r w:rsidR="00DA0B3E" w:rsidRPr="004310CF">
              <w:rPr>
                <w:rFonts w:asciiTheme="majorBidi" w:eastAsia="Times New Roman" w:hAnsiTheme="majorBidi" w:cstheme="majorBidi"/>
                <w:color w:val="000000"/>
                <w:lang w:eastAsia="zh-CN" w:bidi="he-IL"/>
              </w:rPr>
              <w:t>:</w:t>
            </w:r>
            <w:r w:rsidRPr="004310CF">
              <w:rPr>
                <w:rFonts w:asciiTheme="majorBidi" w:eastAsia="Times New Roman" w:hAnsiTheme="majorBidi" w:cstheme="majorBidi"/>
                <w:color w:val="000000"/>
                <w:lang w:eastAsia="zh-CN" w:bidi="he-IL"/>
              </w:rPr>
              <w:t xml:space="preserve"> Uninterpreted UCI part 1</w:t>
            </w:r>
          </w:p>
        </w:tc>
        <w:tc>
          <w:tcPr>
            <w:tcW w:w="3412" w:type="dxa"/>
            <w:noWrap/>
            <w:hideMark/>
          </w:tcPr>
          <w:p w14:paraId="0CF8D7D7" w14:textId="77777777" w:rsidR="004273D1" w:rsidRPr="004310CF" w:rsidRDefault="004273D1" w:rsidP="003770E3">
            <w:pPr>
              <w:spacing w:after="0"/>
              <w:rPr>
                <w:rFonts w:asciiTheme="majorBidi" w:eastAsia="Times New Roman" w:hAnsiTheme="majorBidi" w:cstheme="majorBidi"/>
                <w:color w:val="000000"/>
                <w:lang w:eastAsia="zh-CN" w:bidi="he-IL"/>
              </w:rPr>
            </w:pPr>
          </w:p>
        </w:tc>
      </w:tr>
      <w:tr w:rsidR="004273D1" w:rsidRPr="003770E3" w14:paraId="607A6C0A" w14:textId="77777777" w:rsidTr="004310CF">
        <w:trPr>
          <w:trHeight w:val="300"/>
        </w:trPr>
        <w:tc>
          <w:tcPr>
            <w:tcW w:w="3077" w:type="dxa"/>
            <w:gridSpan w:val="2"/>
            <w:noWrap/>
            <w:hideMark/>
          </w:tcPr>
          <w:p w14:paraId="0234A9B3" w14:textId="19B0C26D" w:rsidR="004273D1" w:rsidRPr="004310CF" w:rsidRDefault="00614329" w:rsidP="003770E3">
            <w:pPr>
              <w:spacing w:after="0"/>
              <w:rPr>
                <w:rFonts w:asciiTheme="majorBidi" w:eastAsia="Times New Roman" w:hAnsiTheme="majorBidi" w:cstheme="majorBidi"/>
                <w:lang w:eastAsia="zh-CN" w:bidi="he-IL"/>
              </w:rPr>
            </w:pPr>
            <w:r w:rsidRPr="00614329">
              <w:rPr>
                <w:rFonts w:asciiTheme="majorBidi" w:eastAsia="Wingdings" w:hAnsiTheme="majorBidi" w:cstheme="majorBidi"/>
                <w:lang w:eastAsia="zh-CN" w:bidi="he-IL"/>
              </w:rPr>
              <w:sym w:font="Wingdings" w:char="F0DF"/>
            </w:r>
            <w:r w:rsidR="004273D1" w:rsidRPr="004310CF">
              <w:rPr>
                <w:rFonts w:asciiTheme="majorBidi" w:eastAsia="Times New Roman" w:hAnsiTheme="majorBidi" w:cstheme="majorBidi"/>
                <w:lang w:eastAsia="zh-CN" w:bidi="he-IL"/>
              </w:rPr>
              <w:t xml:space="preserve"> UCI part 2</w:t>
            </w:r>
          </w:p>
        </w:tc>
        <w:tc>
          <w:tcPr>
            <w:tcW w:w="3223" w:type="dxa"/>
            <w:hideMark/>
          </w:tcPr>
          <w:p w14:paraId="395EF47F" w14:textId="03A0F43A" w:rsidR="004273D1" w:rsidRPr="004310CF" w:rsidRDefault="00DA0B3E"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FF0000"/>
                <w:lang w:eastAsia="zh-CN" w:bidi="he-IL"/>
              </w:rPr>
              <w:t>This is an output</w:t>
            </w:r>
            <w:r w:rsidRPr="004310CF">
              <w:rPr>
                <w:rFonts w:asciiTheme="majorBidi" w:eastAsia="Times New Roman" w:hAnsiTheme="majorBidi" w:cstheme="majorBidi"/>
                <w:color w:val="000000"/>
                <w:lang w:eastAsia="zh-CN" w:bidi="he-IL"/>
              </w:rPr>
              <w:t xml:space="preserve">: </w:t>
            </w:r>
            <w:r w:rsidR="004273D1" w:rsidRPr="004310CF">
              <w:rPr>
                <w:rFonts w:asciiTheme="majorBidi" w:eastAsia="Times New Roman" w:hAnsiTheme="majorBidi" w:cstheme="majorBidi"/>
                <w:color w:val="000000"/>
                <w:lang w:eastAsia="zh-CN" w:bidi="he-IL"/>
              </w:rPr>
              <w:t>Uninterpreted UCI part 2</w:t>
            </w:r>
          </w:p>
        </w:tc>
        <w:tc>
          <w:tcPr>
            <w:tcW w:w="3412" w:type="dxa"/>
            <w:noWrap/>
            <w:hideMark/>
          </w:tcPr>
          <w:p w14:paraId="0AD67606" w14:textId="77777777" w:rsidR="004273D1" w:rsidRPr="004310CF" w:rsidRDefault="004273D1" w:rsidP="003770E3">
            <w:pPr>
              <w:spacing w:after="0"/>
              <w:rPr>
                <w:rFonts w:asciiTheme="majorBidi" w:eastAsia="Times New Roman" w:hAnsiTheme="majorBidi" w:cstheme="majorBidi"/>
                <w:color w:val="000000"/>
                <w:lang w:eastAsia="zh-CN" w:bidi="he-IL"/>
              </w:rPr>
            </w:pPr>
          </w:p>
        </w:tc>
      </w:tr>
      <w:tr w:rsidR="00CD4B86" w:rsidRPr="003770E3" w14:paraId="44E1990A" w14:textId="77777777" w:rsidTr="004310CF">
        <w:trPr>
          <w:trHeight w:val="300"/>
        </w:trPr>
        <w:tc>
          <w:tcPr>
            <w:tcW w:w="9712" w:type="dxa"/>
            <w:gridSpan w:val="4"/>
            <w:shd w:val="clear" w:color="auto" w:fill="D9D9D9" w:themeFill="background1" w:themeFillShade="D9"/>
            <w:noWrap/>
            <w:hideMark/>
          </w:tcPr>
          <w:p w14:paraId="301230A9" w14:textId="3A5241A0" w:rsidR="00CD4B86" w:rsidRPr="004310CF" w:rsidRDefault="009A2C1C" w:rsidP="003770E3">
            <w:pPr>
              <w:spacing w:after="0"/>
              <w:rPr>
                <w:rFonts w:asciiTheme="majorBidi" w:eastAsia="Times New Roman" w:hAnsiTheme="majorBidi" w:cstheme="majorBidi"/>
                <w:lang w:eastAsia="zh-CN" w:bidi="he-IL"/>
              </w:rPr>
            </w:pPr>
            <w:r w:rsidRPr="009A2C1C">
              <w:rPr>
                <w:rFonts w:asciiTheme="majorBidi" w:eastAsia="Times New Roman" w:hAnsiTheme="majorBidi" w:cstheme="majorBidi"/>
                <w:lang w:eastAsia="zh-CN" w:bidi="he-IL"/>
              </w:rPr>
              <w:t>CRC Check</w:t>
            </w:r>
          </w:p>
        </w:tc>
      </w:tr>
      <w:tr w:rsidR="009514B4" w:rsidRPr="003770E3" w14:paraId="161BF2CB" w14:textId="77777777" w:rsidTr="004310CF">
        <w:trPr>
          <w:trHeight w:val="300"/>
        </w:trPr>
        <w:tc>
          <w:tcPr>
            <w:tcW w:w="3077" w:type="dxa"/>
            <w:gridSpan w:val="2"/>
            <w:noWrap/>
            <w:hideMark/>
          </w:tcPr>
          <w:p w14:paraId="586B231B" w14:textId="50419695" w:rsidR="009514B4" w:rsidRPr="004310CF" w:rsidRDefault="00614329" w:rsidP="003770E3">
            <w:pPr>
              <w:spacing w:after="0"/>
              <w:rPr>
                <w:rFonts w:asciiTheme="majorBidi" w:eastAsia="Times New Roman" w:hAnsiTheme="majorBidi" w:cstheme="majorBidi"/>
                <w:lang w:eastAsia="zh-CN" w:bidi="he-IL"/>
              </w:rPr>
            </w:pPr>
            <w:r w:rsidRPr="00614329">
              <w:rPr>
                <w:rFonts w:asciiTheme="majorBidi" w:eastAsia="Wingdings" w:hAnsiTheme="majorBidi" w:cstheme="majorBidi"/>
                <w:lang w:eastAsia="zh-CN" w:bidi="he-IL"/>
              </w:rPr>
              <w:sym w:font="Wingdings" w:char="F0DF"/>
            </w:r>
            <w:r w:rsidR="009514B4" w:rsidRPr="004310CF">
              <w:rPr>
                <w:rFonts w:asciiTheme="majorBidi" w:eastAsia="Times New Roman" w:hAnsiTheme="majorBidi" w:cstheme="majorBidi"/>
                <w:lang w:eastAsia="zh-CN" w:bidi="he-IL"/>
              </w:rPr>
              <w:t xml:space="preserve"> CRC status</w:t>
            </w:r>
          </w:p>
        </w:tc>
        <w:tc>
          <w:tcPr>
            <w:tcW w:w="3223" w:type="dxa"/>
            <w:hideMark/>
          </w:tcPr>
          <w:p w14:paraId="212EA26B" w14:textId="1D16B3BA" w:rsidR="009514B4" w:rsidRPr="004310CF" w:rsidRDefault="009514B4"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FF0000"/>
                <w:lang w:eastAsia="zh-CN" w:bidi="he-IL"/>
              </w:rPr>
              <w:t>This is an output</w:t>
            </w:r>
            <w:r w:rsidRPr="004310CF">
              <w:rPr>
                <w:rFonts w:asciiTheme="majorBidi" w:eastAsia="Times New Roman" w:hAnsiTheme="majorBidi" w:cstheme="majorBidi"/>
                <w:color w:val="000000"/>
                <w:lang w:eastAsia="zh-CN" w:bidi="he-IL"/>
              </w:rPr>
              <w:t xml:space="preserve">: CRC Status </w:t>
            </w:r>
            <w:r w:rsidR="009C1171">
              <w:rPr>
                <w:rFonts w:asciiTheme="majorBidi" w:eastAsia="Times New Roman" w:hAnsiTheme="majorBidi" w:cstheme="majorBidi"/>
                <w:color w:val="000000"/>
                <w:lang w:eastAsia="zh-CN" w:bidi="he-IL"/>
              </w:rPr>
              <w:t>for CW</w:t>
            </w:r>
            <w:r w:rsidRPr="004310CF">
              <w:rPr>
                <w:rFonts w:asciiTheme="majorBidi" w:eastAsia="Times New Roman" w:hAnsiTheme="majorBidi" w:cstheme="majorBidi"/>
                <w:color w:val="000000"/>
                <w:lang w:eastAsia="zh-CN" w:bidi="he-IL"/>
              </w:rPr>
              <w:t xml:space="preserve"> + other metrics (</w:t>
            </w:r>
            <w:proofErr w:type="gramStart"/>
            <w:r w:rsidRPr="004310CF">
              <w:rPr>
                <w:rFonts w:asciiTheme="majorBidi" w:eastAsia="Times New Roman" w:hAnsiTheme="majorBidi" w:cstheme="majorBidi"/>
                <w:color w:val="000000"/>
                <w:lang w:eastAsia="zh-CN" w:bidi="he-IL"/>
              </w:rPr>
              <w:t>e.g.</w:t>
            </w:r>
            <w:proofErr w:type="gramEnd"/>
            <w:r w:rsidRPr="004310CF">
              <w:rPr>
                <w:rFonts w:asciiTheme="majorBidi" w:eastAsia="Times New Roman" w:hAnsiTheme="majorBidi" w:cstheme="majorBidi"/>
                <w:color w:val="000000"/>
                <w:lang w:eastAsia="zh-CN" w:bidi="he-IL"/>
              </w:rPr>
              <w:t xml:space="preserve"> SINR)</w:t>
            </w:r>
          </w:p>
        </w:tc>
        <w:tc>
          <w:tcPr>
            <w:tcW w:w="3412" w:type="dxa"/>
            <w:noWrap/>
            <w:hideMark/>
          </w:tcPr>
          <w:p w14:paraId="1519B405" w14:textId="77777777" w:rsidR="009514B4" w:rsidRPr="004310CF" w:rsidRDefault="009514B4"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38.212, section  6.2.1</w:t>
            </w:r>
          </w:p>
        </w:tc>
      </w:tr>
      <w:tr w:rsidR="009514B4" w:rsidRPr="003770E3" w14:paraId="71D423F8" w14:textId="77777777" w:rsidTr="004310CF">
        <w:trPr>
          <w:trHeight w:val="300"/>
        </w:trPr>
        <w:tc>
          <w:tcPr>
            <w:tcW w:w="9712" w:type="dxa"/>
            <w:gridSpan w:val="4"/>
            <w:shd w:val="clear" w:color="auto" w:fill="D9D9D9" w:themeFill="background1" w:themeFillShade="D9"/>
            <w:noWrap/>
            <w:hideMark/>
          </w:tcPr>
          <w:p w14:paraId="7823006C" w14:textId="1E3ED655" w:rsidR="009514B4" w:rsidRPr="004310CF" w:rsidRDefault="009A2C1C" w:rsidP="003770E3">
            <w:pPr>
              <w:spacing w:after="0"/>
              <w:rPr>
                <w:rFonts w:asciiTheme="majorBidi" w:eastAsia="Times New Roman" w:hAnsiTheme="majorBidi" w:cstheme="majorBidi"/>
                <w:lang w:eastAsia="zh-CN" w:bidi="he-IL"/>
              </w:rPr>
            </w:pPr>
            <w:r w:rsidRPr="009A2C1C">
              <w:rPr>
                <w:rFonts w:asciiTheme="majorBidi" w:eastAsia="Times New Roman" w:hAnsiTheme="majorBidi" w:cstheme="majorBidi"/>
                <w:lang w:eastAsia="zh-CN" w:bidi="he-IL"/>
              </w:rPr>
              <w:t xml:space="preserve">CB CRC and CB </w:t>
            </w:r>
            <w:proofErr w:type="spellStart"/>
            <w:r w:rsidRPr="009A2C1C">
              <w:rPr>
                <w:rFonts w:asciiTheme="majorBidi" w:eastAsia="Times New Roman" w:hAnsiTheme="majorBidi" w:cstheme="majorBidi"/>
                <w:lang w:eastAsia="zh-CN" w:bidi="he-IL"/>
              </w:rPr>
              <w:t>Desegmentation</w:t>
            </w:r>
            <w:proofErr w:type="spellEnd"/>
          </w:p>
        </w:tc>
      </w:tr>
      <w:tr w:rsidR="00E86B8C" w:rsidRPr="003770E3" w14:paraId="79788BD6" w14:textId="77777777" w:rsidTr="004310CF">
        <w:trPr>
          <w:trHeight w:val="300"/>
        </w:trPr>
        <w:tc>
          <w:tcPr>
            <w:tcW w:w="3077" w:type="dxa"/>
            <w:gridSpan w:val="2"/>
            <w:noWrap/>
            <w:hideMark/>
          </w:tcPr>
          <w:p w14:paraId="08F3F25C" w14:textId="7777777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w:t>
            </w:r>
          </w:p>
        </w:tc>
        <w:tc>
          <w:tcPr>
            <w:tcW w:w="3223" w:type="dxa"/>
            <w:hideMark/>
          </w:tcPr>
          <w:p w14:paraId="11A56D7F"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number of expected code blocks</w:t>
            </w:r>
          </w:p>
        </w:tc>
        <w:tc>
          <w:tcPr>
            <w:tcW w:w="3412" w:type="dxa"/>
            <w:hideMark/>
          </w:tcPr>
          <w:p w14:paraId="12664BD9"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sec 5.2.2</w:t>
            </w:r>
          </w:p>
        </w:tc>
      </w:tr>
      <w:tr w:rsidR="00E86B8C" w:rsidRPr="003770E3" w14:paraId="6DA60981" w14:textId="77777777" w:rsidTr="004310CF">
        <w:trPr>
          <w:trHeight w:val="300"/>
        </w:trPr>
        <w:tc>
          <w:tcPr>
            <w:tcW w:w="3077" w:type="dxa"/>
            <w:gridSpan w:val="2"/>
            <w:noWrap/>
            <w:hideMark/>
          </w:tcPr>
          <w:p w14:paraId="3BCDE2F2" w14:textId="7777777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CB presence[*]</w:t>
            </w:r>
          </w:p>
        </w:tc>
        <w:tc>
          <w:tcPr>
            <w:tcW w:w="3223" w:type="dxa"/>
            <w:hideMark/>
          </w:tcPr>
          <w:p w14:paraId="64881FB3"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Presence indicator (</w:t>
            </w:r>
            <w:proofErr w:type="gramStart"/>
            <w:r w:rsidRPr="004310CF">
              <w:rPr>
                <w:rFonts w:asciiTheme="majorBidi" w:eastAsia="Times New Roman" w:hAnsiTheme="majorBidi" w:cstheme="majorBidi"/>
                <w:color w:val="000000"/>
                <w:lang w:eastAsia="zh-CN" w:bidi="he-IL"/>
              </w:rPr>
              <w:t>e.g.</w:t>
            </w:r>
            <w:proofErr w:type="gramEnd"/>
            <w:r w:rsidRPr="004310CF">
              <w:rPr>
                <w:rFonts w:asciiTheme="majorBidi" w:eastAsia="Times New Roman" w:hAnsiTheme="majorBidi" w:cstheme="majorBidi"/>
                <w:color w:val="000000"/>
                <w:lang w:eastAsia="zh-CN" w:bidi="he-IL"/>
              </w:rPr>
              <w:t xml:space="preserve"> bitmap), for each CB</w:t>
            </w:r>
          </w:p>
        </w:tc>
        <w:tc>
          <w:tcPr>
            <w:tcW w:w="3412" w:type="dxa"/>
            <w:hideMark/>
          </w:tcPr>
          <w:p w14:paraId="5535024C"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sec 6.2.3</w:t>
            </w:r>
          </w:p>
        </w:tc>
      </w:tr>
      <w:tr w:rsidR="00E86B8C" w:rsidRPr="003770E3" w14:paraId="5075CB20" w14:textId="77777777" w:rsidTr="004310CF">
        <w:trPr>
          <w:trHeight w:val="300"/>
        </w:trPr>
        <w:tc>
          <w:tcPr>
            <w:tcW w:w="3077" w:type="dxa"/>
            <w:gridSpan w:val="2"/>
            <w:noWrap/>
            <w:hideMark/>
          </w:tcPr>
          <w:p w14:paraId="22EA6CE5" w14:textId="08FBEBEE" w:rsidR="00E86B8C" w:rsidRPr="004310CF" w:rsidRDefault="00614329" w:rsidP="003770E3">
            <w:pPr>
              <w:spacing w:after="0"/>
              <w:rPr>
                <w:rFonts w:asciiTheme="majorBidi" w:eastAsia="Times New Roman" w:hAnsiTheme="majorBidi" w:cstheme="majorBidi"/>
                <w:lang w:eastAsia="zh-CN" w:bidi="he-IL"/>
              </w:rPr>
            </w:pPr>
            <w:r w:rsidRPr="00614329">
              <w:rPr>
                <w:rFonts w:asciiTheme="majorBidi" w:eastAsia="Wingdings" w:hAnsiTheme="majorBidi" w:cstheme="majorBidi"/>
                <w:lang w:eastAsia="zh-CN" w:bidi="he-IL"/>
              </w:rPr>
              <w:sym w:font="Wingdings" w:char="F0DF"/>
            </w:r>
            <w:r w:rsidR="00E86B8C" w:rsidRPr="004310CF">
              <w:rPr>
                <w:rFonts w:asciiTheme="majorBidi" w:eastAsia="Times New Roman" w:hAnsiTheme="majorBidi" w:cstheme="majorBidi"/>
                <w:lang w:eastAsia="zh-CN" w:bidi="he-IL"/>
              </w:rPr>
              <w:t xml:space="preserve"> report: per-CB CRC status</w:t>
            </w:r>
          </w:p>
        </w:tc>
        <w:tc>
          <w:tcPr>
            <w:tcW w:w="3223" w:type="dxa"/>
            <w:hideMark/>
          </w:tcPr>
          <w:p w14:paraId="16604996" w14:textId="4C218C28" w:rsidR="00E86B8C" w:rsidRPr="004310CF" w:rsidRDefault="008E527F" w:rsidP="003770E3">
            <w:pPr>
              <w:spacing w:after="0"/>
              <w:rPr>
                <w:rFonts w:asciiTheme="majorBidi" w:eastAsia="Times New Roman" w:hAnsiTheme="majorBidi" w:cstheme="majorBidi"/>
                <w:color w:val="000000"/>
                <w:lang w:eastAsia="zh-CN" w:bidi="he-IL"/>
              </w:rPr>
            </w:pPr>
            <w:r w:rsidRPr="0057639A">
              <w:rPr>
                <w:rFonts w:asciiTheme="majorBidi" w:eastAsia="Times New Roman" w:hAnsiTheme="majorBidi" w:cstheme="majorBidi"/>
                <w:color w:val="FF0000"/>
                <w:lang w:eastAsia="zh-CN" w:bidi="he-IL"/>
              </w:rPr>
              <w:t>This is an output</w:t>
            </w:r>
            <w:r w:rsidRPr="0057639A">
              <w:rPr>
                <w:rFonts w:asciiTheme="majorBidi" w:eastAsia="Times New Roman" w:hAnsiTheme="majorBidi" w:cstheme="majorBidi"/>
                <w:color w:val="000000"/>
                <w:lang w:eastAsia="zh-CN" w:bidi="he-IL"/>
              </w:rPr>
              <w:t>:</w:t>
            </w:r>
            <w:r w:rsidR="00F80D80">
              <w:rPr>
                <w:rFonts w:asciiTheme="majorBidi" w:eastAsia="Times New Roman" w:hAnsiTheme="majorBidi" w:cstheme="majorBidi"/>
                <w:color w:val="000000"/>
                <w:lang w:eastAsia="zh-CN" w:bidi="he-IL"/>
              </w:rPr>
              <w:t xml:space="preserve"> </w:t>
            </w:r>
            <w:r w:rsidR="00E86B8C" w:rsidRPr="004310CF">
              <w:rPr>
                <w:rFonts w:asciiTheme="majorBidi" w:eastAsia="Times New Roman" w:hAnsiTheme="majorBidi" w:cstheme="majorBidi"/>
                <w:color w:val="000000"/>
                <w:lang w:eastAsia="zh-CN" w:bidi="he-IL"/>
              </w:rPr>
              <w:t>CRC Status per CB + other metrics (</w:t>
            </w:r>
            <w:proofErr w:type="gramStart"/>
            <w:r w:rsidR="00E86B8C" w:rsidRPr="004310CF">
              <w:rPr>
                <w:rFonts w:asciiTheme="majorBidi" w:eastAsia="Times New Roman" w:hAnsiTheme="majorBidi" w:cstheme="majorBidi"/>
                <w:color w:val="000000"/>
                <w:lang w:eastAsia="zh-CN" w:bidi="he-IL"/>
              </w:rPr>
              <w:t>e.g.</w:t>
            </w:r>
            <w:proofErr w:type="gramEnd"/>
            <w:r w:rsidR="00E86B8C" w:rsidRPr="004310CF">
              <w:rPr>
                <w:rFonts w:asciiTheme="majorBidi" w:eastAsia="Times New Roman" w:hAnsiTheme="majorBidi" w:cstheme="majorBidi"/>
                <w:color w:val="000000"/>
                <w:lang w:eastAsia="zh-CN" w:bidi="he-IL"/>
              </w:rPr>
              <w:t xml:space="preserve"> SINR)</w:t>
            </w:r>
          </w:p>
        </w:tc>
        <w:tc>
          <w:tcPr>
            <w:tcW w:w="3412" w:type="dxa"/>
            <w:hideMark/>
          </w:tcPr>
          <w:p w14:paraId="06F3C268"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sec 6.2.3</w:t>
            </w:r>
          </w:p>
        </w:tc>
      </w:tr>
      <w:tr w:rsidR="009A2F43" w:rsidRPr="003770E3" w14:paraId="0093A249" w14:textId="77777777" w:rsidTr="004310CF">
        <w:trPr>
          <w:trHeight w:val="300"/>
        </w:trPr>
        <w:tc>
          <w:tcPr>
            <w:tcW w:w="9712" w:type="dxa"/>
            <w:gridSpan w:val="4"/>
            <w:shd w:val="clear" w:color="auto" w:fill="D9D9D9" w:themeFill="background1" w:themeFillShade="D9"/>
            <w:noWrap/>
          </w:tcPr>
          <w:p w14:paraId="23409B54" w14:textId="7BF4D32A" w:rsidR="009A2F43" w:rsidRPr="004310CF" w:rsidRDefault="009A2C1C" w:rsidP="004310CF">
            <w:pPr>
              <w:tabs>
                <w:tab w:val="left" w:pos="1685"/>
              </w:tabs>
              <w:spacing w:after="0"/>
              <w:rPr>
                <w:rFonts w:asciiTheme="majorBidi" w:eastAsia="Times New Roman" w:hAnsiTheme="majorBidi" w:cstheme="majorBidi"/>
                <w:lang w:eastAsia="zh-CN" w:bidi="he-IL"/>
              </w:rPr>
            </w:pPr>
            <w:r w:rsidRPr="009A2C1C">
              <w:rPr>
                <w:rFonts w:asciiTheme="majorBidi" w:eastAsia="Times New Roman" w:hAnsiTheme="majorBidi" w:cstheme="majorBidi"/>
                <w:lang w:eastAsia="zh-CN" w:bidi="he-IL"/>
              </w:rPr>
              <w:t>LDPC Decoding</w:t>
            </w:r>
          </w:p>
        </w:tc>
      </w:tr>
      <w:tr w:rsidR="00E86B8C" w:rsidRPr="003770E3" w14:paraId="3E9CD1D3" w14:textId="77777777" w:rsidTr="004310CF">
        <w:trPr>
          <w:trHeight w:val="1200"/>
        </w:trPr>
        <w:tc>
          <w:tcPr>
            <w:tcW w:w="3077" w:type="dxa"/>
            <w:gridSpan w:val="2"/>
            <w:noWrap/>
            <w:hideMark/>
          </w:tcPr>
          <w:p w14:paraId="47487CBF" w14:textId="77777777" w:rsidR="00E86B8C" w:rsidRPr="004310CF" w:rsidRDefault="00E86B8C" w:rsidP="003770E3">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rv</w:t>
            </w:r>
            <w:proofErr w:type="spellEnd"/>
            <w:r w:rsidRPr="004310CF">
              <w:rPr>
                <w:rFonts w:asciiTheme="majorBidi" w:eastAsia="Times New Roman" w:hAnsiTheme="majorBidi" w:cstheme="majorBidi"/>
                <w:lang w:eastAsia="zh-CN" w:bidi="he-IL"/>
              </w:rPr>
              <w:t>_{id}</w:t>
            </w:r>
          </w:p>
        </w:tc>
        <w:tc>
          <w:tcPr>
            <w:tcW w:w="3223" w:type="dxa"/>
            <w:hideMark/>
          </w:tcPr>
          <w:p w14:paraId="42E68D2B"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redundancy version, per CW. Determines starting position k_0 in the circular buffer. In DCI, or from aggregation, or from first TB (in case of </w:t>
            </w:r>
            <w:proofErr w:type="spellStart"/>
            <w:r w:rsidRPr="004310CF">
              <w:rPr>
                <w:rFonts w:asciiTheme="majorBidi" w:eastAsia="Times New Roman" w:hAnsiTheme="majorBidi" w:cstheme="majorBidi"/>
                <w:color w:val="000000"/>
                <w:lang w:eastAsia="zh-CN" w:bidi="he-IL"/>
              </w:rPr>
              <w:t>mTRP</w:t>
            </w:r>
            <w:proofErr w:type="spellEnd"/>
            <w:r w:rsidRPr="004310CF">
              <w:rPr>
                <w:rFonts w:asciiTheme="majorBidi" w:eastAsia="Times New Roman" w:hAnsiTheme="majorBidi" w:cstheme="majorBidi"/>
                <w:color w:val="000000"/>
                <w:lang w:eastAsia="zh-CN" w:bidi="he-IL"/>
              </w:rPr>
              <w:t xml:space="preserve"> </w:t>
            </w:r>
            <w:proofErr w:type="spellStart"/>
            <w:r w:rsidRPr="004310CF">
              <w:rPr>
                <w:rFonts w:asciiTheme="majorBidi" w:eastAsia="Times New Roman" w:hAnsiTheme="majorBidi" w:cstheme="majorBidi"/>
                <w:color w:val="000000"/>
                <w:lang w:eastAsia="zh-CN" w:bidi="he-IL"/>
              </w:rPr>
              <w:t>tx</w:t>
            </w:r>
            <w:proofErr w:type="spellEnd"/>
            <w:r w:rsidRPr="004310CF">
              <w:rPr>
                <w:rFonts w:asciiTheme="majorBidi" w:eastAsia="Times New Roman" w:hAnsiTheme="majorBidi" w:cstheme="majorBidi"/>
                <w:color w:val="000000"/>
                <w:lang w:eastAsia="zh-CN" w:bidi="he-IL"/>
              </w:rPr>
              <w:t xml:space="preserve"> with multiple TBs)</w:t>
            </w:r>
          </w:p>
        </w:tc>
        <w:tc>
          <w:tcPr>
            <w:tcW w:w="3412" w:type="dxa"/>
            <w:hideMark/>
          </w:tcPr>
          <w:p w14:paraId="21C28609"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br/>
              <w:t>3GPP TS 38.214, sec 6.1.4, sec 6.1.2.1</w:t>
            </w:r>
          </w:p>
        </w:tc>
      </w:tr>
      <w:tr w:rsidR="00E86B8C" w:rsidRPr="003770E3" w14:paraId="75739B02" w14:textId="77777777" w:rsidTr="004310CF">
        <w:trPr>
          <w:trHeight w:val="1200"/>
        </w:trPr>
        <w:tc>
          <w:tcPr>
            <w:tcW w:w="3077" w:type="dxa"/>
            <w:gridSpan w:val="2"/>
            <w:noWrap/>
            <w:hideMark/>
          </w:tcPr>
          <w:p w14:paraId="70FA9629" w14:textId="1F45334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w:t>
            </w:r>
            <w:ins w:id="1504" w:author="Author">
              <w:r w:rsidR="00CC681A">
                <w:rPr>
                  <w:rFonts w:asciiTheme="majorBidi" w:eastAsia="Times New Roman" w:hAnsiTheme="majorBidi" w:cstheme="majorBidi"/>
                  <w:lang w:eastAsia="zh-CN" w:bidi="he-IL"/>
                </w:rPr>
                <w:t xml:space="preserve"> </w:t>
              </w:r>
              <w:r w:rsidR="00CC681A">
                <w:rPr>
                  <w:rFonts w:asciiTheme="majorBidi" w:hAnsiTheme="majorBidi" w:cstheme="majorBidi"/>
                  <w:lang w:eastAsia="zh-CN" w:bidi="he-IL"/>
                </w:rPr>
                <w:t>or (MCS Table and MCS index)</w:t>
              </w:r>
            </w:ins>
          </w:p>
        </w:tc>
        <w:tc>
          <w:tcPr>
            <w:tcW w:w="3223" w:type="dxa"/>
            <w:hideMark/>
          </w:tcPr>
          <w:p w14:paraId="5EF32063" w14:textId="77777777" w:rsidR="00E86B8C" w:rsidRDefault="003F200B" w:rsidP="003770E3">
            <w:pPr>
              <w:spacing w:after="0"/>
              <w:rPr>
                <w:ins w:id="1505" w:author="Author"/>
                <w:rFonts w:asciiTheme="majorBidi" w:eastAsia="Times New Roman" w:hAnsiTheme="majorBidi" w:cstheme="majorBidi"/>
                <w:color w:val="000000"/>
                <w:lang w:eastAsia="zh-CN" w:bidi="he-IL"/>
              </w:rPr>
            </w:pPr>
            <w:ins w:id="1506" w:author="Author">
              <w:r>
                <w:rPr>
                  <w:rFonts w:asciiTheme="majorBidi" w:eastAsia="Times New Roman" w:hAnsiTheme="majorBidi" w:cstheme="majorBidi"/>
                  <w:color w:val="000000"/>
                  <w:lang w:eastAsia="zh-CN" w:bidi="he-IL"/>
                </w:rPr>
                <w:t xml:space="preserve">R: </w:t>
              </w:r>
            </w:ins>
            <w:r w:rsidR="00E86B8C" w:rsidRPr="004310CF">
              <w:rPr>
                <w:rFonts w:asciiTheme="majorBidi" w:eastAsia="Times New Roman" w:hAnsiTheme="majorBidi" w:cstheme="majorBidi"/>
                <w:color w:val="000000"/>
                <w:lang w:eastAsia="zh-CN" w:bidi="he-IL"/>
              </w:rPr>
              <w:t>target code rate</w:t>
            </w:r>
            <w:r w:rsidR="00E86B8C" w:rsidRPr="004310CF">
              <w:rPr>
                <w:rFonts w:asciiTheme="majorBidi" w:eastAsia="Times New Roman" w:hAnsiTheme="majorBidi" w:cstheme="majorBidi"/>
                <w:color w:val="000000"/>
                <w:lang w:eastAsia="zh-CN" w:bidi="he-IL"/>
              </w:rPr>
              <w:br/>
              <w:t xml:space="preserve">Explicit, for initial transmission. Implicit from </w:t>
            </w:r>
            <w:proofErr w:type="spellStart"/>
            <w:r w:rsidR="00E86B8C" w:rsidRPr="004310CF">
              <w:rPr>
                <w:rFonts w:asciiTheme="majorBidi" w:eastAsia="Times New Roman" w:hAnsiTheme="majorBidi" w:cstheme="majorBidi"/>
                <w:color w:val="000000"/>
                <w:lang w:eastAsia="zh-CN" w:bidi="he-IL"/>
              </w:rPr>
              <w:t>from</w:t>
            </w:r>
            <w:proofErr w:type="spellEnd"/>
            <w:r w:rsidR="00E86B8C" w:rsidRPr="004310CF">
              <w:rPr>
                <w:rFonts w:asciiTheme="majorBidi" w:eastAsia="Times New Roman" w:hAnsiTheme="majorBidi" w:cstheme="majorBidi"/>
                <w:color w:val="000000"/>
                <w:lang w:eastAsia="zh-CN" w:bidi="he-IL"/>
              </w:rPr>
              <w:t xml:space="preserve"> </w:t>
            </w:r>
            <w:proofErr w:type="spellStart"/>
            <w:r w:rsidR="00E86B8C" w:rsidRPr="004310CF">
              <w:rPr>
                <w:rFonts w:asciiTheme="majorBidi" w:eastAsia="Times New Roman" w:hAnsiTheme="majorBidi" w:cstheme="majorBidi"/>
                <w:color w:val="000000"/>
                <w:lang w:eastAsia="zh-CN" w:bidi="he-IL"/>
              </w:rPr>
              <w:t>TBSize</w:t>
            </w:r>
            <w:proofErr w:type="spellEnd"/>
            <w:r w:rsidR="00E86B8C" w:rsidRPr="004310CF">
              <w:rPr>
                <w:rFonts w:asciiTheme="majorBidi" w:eastAsia="Times New Roman" w:hAnsiTheme="majorBidi" w:cstheme="majorBidi"/>
                <w:color w:val="000000"/>
                <w:lang w:eastAsia="zh-CN" w:bidi="he-IL"/>
              </w:rPr>
              <w:t xml:space="preserve"> and allocation, for retransmissions.</w:t>
            </w:r>
          </w:p>
          <w:p w14:paraId="7D730F97" w14:textId="77777777" w:rsidR="00E67AC7" w:rsidRDefault="00E67AC7" w:rsidP="003770E3">
            <w:pPr>
              <w:spacing w:after="0"/>
              <w:rPr>
                <w:ins w:id="1507" w:author="Author"/>
                <w:rFonts w:asciiTheme="majorBidi" w:eastAsia="Times New Roman" w:hAnsiTheme="majorBidi" w:cstheme="majorBidi"/>
                <w:color w:val="000000"/>
                <w:lang w:eastAsia="zh-CN" w:bidi="he-IL"/>
              </w:rPr>
            </w:pPr>
          </w:p>
          <w:p w14:paraId="585F97C8" w14:textId="69D0BD9F" w:rsidR="00E67AC7" w:rsidRPr="004310CF" w:rsidRDefault="00E67AC7" w:rsidP="003770E3">
            <w:pPr>
              <w:spacing w:after="0"/>
              <w:rPr>
                <w:rFonts w:asciiTheme="majorBidi" w:eastAsia="Times New Roman" w:hAnsiTheme="majorBidi" w:cstheme="majorBidi"/>
                <w:color w:val="000000"/>
                <w:lang w:eastAsia="zh-CN" w:bidi="he-IL"/>
              </w:rPr>
            </w:pPr>
            <w:ins w:id="1508" w:author="Author">
              <w:r>
                <w:rPr>
                  <w:rFonts w:asciiTheme="majorBidi" w:hAnsiTheme="majorBidi" w:cstheme="majorBidi"/>
                  <w:lang w:eastAsia="zh-CN" w:bidi="he-IL"/>
                </w:rPr>
                <w:t>MCS Table and MCS index: target code rate can be extracted from the index (first transmission), or as above for retransmissions.</w:t>
              </w:r>
            </w:ins>
          </w:p>
        </w:tc>
        <w:tc>
          <w:tcPr>
            <w:tcW w:w="3412" w:type="dxa"/>
            <w:hideMark/>
          </w:tcPr>
          <w:p w14:paraId="664EBB48"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sec 6.1.4.1</w:t>
            </w:r>
          </w:p>
        </w:tc>
      </w:tr>
      <w:tr w:rsidR="00E86B8C" w:rsidRPr="003770E3" w14:paraId="55F10029" w14:textId="77777777" w:rsidTr="004310CF">
        <w:trPr>
          <w:trHeight w:val="600"/>
        </w:trPr>
        <w:tc>
          <w:tcPr>
            <w:tcW w:w="3077" w:type="dxa"/>
            <w:gridSpan w:val="2"/>
            <w:noWrap/>
            <w:hideMark/>
          </w:tcPr>
          <w:p w14:paraId="1FC87C78" w14:textId="7777777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new Data Indication</w:t>
            </w:r>
          </w:p>
        </w:tc>
        <w:tc>
          <w:tcPr>
            <w:tcW w:w="3223" w:type="dxa"/>
            <w:hideMark/>
          </w:tcPr>
          <w:p w14:paraId="695BB838"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Signals whether there is a new transmission, or a retransmission (per CW)</w:t>
            </w:r>
          </w:p>
        </w:tc>
        <w:tc>
          <w:tcPr>
            <w:tcW w:w="3412" w:type="dxa"/>
            <w:hideMark/>
          </w:tcPr>
          <w:p w14:paraId="7EB7381F"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38.212, sec 7.3.1.1</w:t>
            </w:r>
            <w:r w:rsidRPr="004310CF">
              <w:rPr>
                <w:rFonts w:asciiTheme="majorBidi" w:eastAsia="Times New Roman" w:hAnsiTheme="majorBidi" w:cstheme="majorBidi"/>
                <w:color w:val="000000"/>
                <w:lang w:eastAsia="zh-CN" w:bidi="he-IL"/>
              </w:rPr>
              <w:br/>
              <w:t>3GPP TS 38.214, sec 5.1.7.2</w:t>
            </w:r>
          </w:p>
        </w:tc>
      </w:tr>
      <w:tr w:rsidR="00E86B8C" w:rsidRPr="003770E3" w14:paraId="1A7E402D" w14:textId="77777777" w:rsidTr="004310CF">
        <w:trPr>
          <w:trHeight w:val="300"/>
        </w:trPr>
        <w:tc>
          <w:tcPr>
            <w:tcW w:w="3077" w:type="dxa"/>
            <w:gridSpan w:val="2"/>
            <w:noWrap/>
            <w:hideMark/>
          </w:tcPr>
          <w:p w14:paraId="2BDF2E3E" w14:textId="7777777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HARQ process number </w:t>
            </w:r>
          </w:p>
        </w:tc>
        <w:tc>
          <w:tcPr>
            <w:tcW w:w="3223" w:type="dxa"/>
            <w:hideMark/>
          </w:tcPr>
          <w:p w14:paraId="2BFDD81E" w14:textId="77777777" w:rsidR="00E86B8C" w:rsidRPr="004310CF" w:rsidRDefault="00E86B8C" w:rsidP="003770E3">
            <w:pPr>
              <w:spacing w:after="0"/>
              <w:rPr>
                <w:rFonts w:asciiTheme="majorBidi" w:eastAsia="Times New Roman" w:hAnsiTheme="majorBidi" w:cstheme="majorBidi"/>
                <w:color w:val="000000"/>
                <w:lang w:eastAsia="zh-CN" w:bidi="he-IL"/>
              </w:rPr>
            </w:pPr>
            <w:proofErr w:type="spellStart"/>
            <w:r w:rsidRPr="004310CF">
              <w:rPr>
                <w:rFonts w:asciiTheme="majorBidi" w:eastAsia="Times New Roman" w:hAnsiTheme="majorBidi" w:cstheme="majorBidi"/>
                <w:color w:val="000000"/>
                <w:lang w:eastAsia="zh-CN" w:bidi="he-IL"/>
              </w:rPr>
              <w:t>harq</w:t>
            </w:r>
            <w:proofErr w:type="spellEnd"/>
            <w:r w:rsidRPr="004310CF">
              <w:rPr>
                <w:rFonts w:asciiTheme="majorBidi" w:eastAsia="Times New Roman" w:hAnsiTheme="majorBidi" w:cstheme="majorBidi"/>
                <w:color w:val="000000"/>
                <w:lang w:eastAsia="zh-CN" w:bidi="he-IL"/>
              </w:rPr>
              <w:t xml:space="preserve"> process number for the UL buffer</w:t>
            </w:r>
          </w:p>
        </w:tc>
        <w:tc>
          <w:tcPr>
            <w:tcW w:w="3412" w:type="dxa"/>
            <w:hideMark/>
          </w:tcPr>
          <w:p w14:paraId="4458B756"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38.212, sec 7.3.1.1</w:t>
            </w:r>
          </w:p>
        </w:tc>
      </w:tr>
      <w:tr w:rsidR="00E86B8C" w:rsidRPr="003770E3" w14:paraId="0215F03D" w14:textId="77777777" w:rsidTr="004310CF">
        <w:trPr>
          <w:trHeight w:val="900"/>
        </w:trPr>
        <w:tc>
          <w:tcPr>
            <w:tcW w:w="3077" w:type="dxa"/>
            <w:gridSpan w:val="2"/>
            <w:noWrap/>
            <w:hideMark/>
          </w:tcPr>
          <w:p w14:paraId="18B5C28E" w14:textId="7777777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LDPC base graph</w:t>
            </w:r>
          </w:p>
        </w:tc>
        <w:tc>
          <w:tcPr>
            <w:tcW w:w="3223" w:type="dxa"/>
            <w:hideMark/>
          </w:tcPr>
          <w:p w14:paraId="0FF591FD"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LDPC based graph to use (can be explicit, or derived from TB size and initial target rate) (per CW)</w:t>
            </w:r>
          </w:p>
        </w:tc>
        <w:tc>
          <w:tcPr>
            <w:tcW w:w="3412" w:type="dxa"/>
            <w:noWrap/>
            <w:hideMark/>
          </w:tcPr>
          <w:p w14:paraId="5AEE4690"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38.212, sec 7.2.2</w:t>
            </w:r>
          </w:p>
        </w:tc>
      </w:tr>
      <w:tr w:rsidR="00E86B8C" w:rsidRPr="003770E3" w14:paraId="6C467078" w14:textId="77777777" w:rsidTr="004310CF">
        <w:trPr>
          <w:trHeight w:val="300"/>
        </w:trPr>
        <w:tc>
          <w:tcPr>
            <w:tcW w:w="9712" w:type="dxa"/>
            <w:gridSpan w:val="4"/>
            <w:shd w:val="clear" w:color="auto" w:fill="D9D9D9" w:themeFill="background1" w:themeFillShade="D9"/>
            <w:noWrap/>
            <w:hideMark/>
          </w:tcPr>
          <w:p w14:paraId="53F4AAB9" w14:textId="0155FDCF" w:rsidR="00E86B8C" w:rsidRPr="004310CF" w:rsidRDefault="008555BC" w:rsidP="004310CF">
            <w:pPr>
              <w:tabs>
                <w:tab w:val="left" w:pos="1358"/>
              </w:tabs>
              <w:spacing w:after="0"/>
              <w:rPr>
                <w:rFonts w:asciiTheme="majorBidi" w:eastAsia="Times New Roman" w:hAnsiTheme="majorBidi" w:cstheme="majorBidi"/>
                <w:lang w:eastAsia="zh-CN" w:bidi="he-IL"/>
              </w:rPr>
            </w:pPr>
            <w:r w:rsidRPr="008555BC">
              <w:rPr>
                <w:rFonts w:asciiTheme="majorBidi" w:eastAsia="Times New Roman" w:hAnsiTheme="majorBidi" w:cstheme="majorBidi"/>
                <w:lang w:eastAsia="zh-CN" w:bidi="he-IL"/>
              </w:rPr>
              <w:t xml:space="preserve">Rate </w:t>
            </w:r>
            <w:proofErr w:type="spellStart"/>
            <w:r w:rsidRPr="008555BC">
              <w:rPr>
                <w:rFonts w:asciiTheme="majorBidi" w:eastAsia="Times New Roman" w:hAnsiTheme="majorBidi" w:cstheme="majorBidi"/>
                <w:lang w:eastAsia="zh-CN" w:bidi="he-IL"/>
              </w:rPr>
              <w:t>Dematching</w:t>
            </w:r>
            <w:proofErr w:type="spellEnd"/>
          </w:p>
        </w:tc>
      </w:tr>
      <w:tr w:rsidR="00E86B8C" w:rsidRPr="003770E3" w14:paraId="1D4928E0" w14:textId="77777777" w:rsidTr="004310CF">
        <w:trPr>
          <w:trHeight w:val="900"/>
        </w:trPr>
        <w:tc>
          <w:tcPr>
            <w:tcW w:w="3077" w:type="dxa"/>
            <w:gridSpan w:val="2"/>
            <w:noWrap/>
            <w:hideMark/>
          </w:tcPr>
          <w:p w14:paraId="1E769348" w14:textId="2FDCB555"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lastRenderedPageBreak/>
              <w:t>TBS_{LBRM}</w:t>
            </w:r>
            <w:ins w:id="1509" w:author="Author">
              <w:r w:rsidR="001764D2">
                <w:rPr>
                  <w:rFonts w:asciiTheme="majorBidi" w:eastAsia="Times New Roman" w:hAnsiTheme="majorBidi" w:cstheme="majorBidi"/>
                  <w:lang w:eastAsia="zh-CN" w:bidi="he-IL"/>
                </w:rPr>
                <w:t xml:space="preserve"> or N_{CB}</w:t>
              </w:r>
            </w:ins>
          </w:p>
        </w:tc>
        <w:tc>
          <w:tcPr>
            <w:tcW w:w="3223" w:type="dxa"/>
            <w:hideMark/>
          </w:tcPr>
          <w:p w14:paraId="52B45467" w14:textId="77777777" w:rsidR="00E86B8C" w:rsidRDefault="001764D2" w:rsidP="003770E3">
            <w:pPr>
              <w:spacing w:after="0"/>
              <w:rPr>
                <w:ins w:id="1510" w:author="Author"/>
                <w:rFonts w:asciiTheme="majorBidi" w:eastAsia="Times New Roman" w:hAnsiTheme="majorBidi" w:cstheme="majorBidi"/>
                <w:color w:val="000000"/>
                <w:lang w:eastAsia="zh-CN" w:bidi="he-IL"/>
              </w:rPr>
            </w:pPr>
            <w:ins w:id="1511" w:author="Author">
              <w:r>
                <w:rPr>
                  <w:rFonts w:asciiTheme="majorBidi" w:eastAsia="Times New Roman" w:hAnsiTheme="majorBidi" w:cstheme="majorBidi"/>
                  <w:color w:val="000000"/>
                  <w:lang w:eastAsia="zh-CN" w:bidi="he-IL"/>
                </w:rPr>
                <w:t xml:space="preserve">TBS_{LBRM}: </w:t>
              </w:r>
            </w:ins>
            <w:r w:rsidR="00E86B8C" w:rsidRPr="004310CF">
              <w:rPr>
                <w:rFonts w:asciiTheme="majorBidi" w:eastAsia="Times New Roman" w:hAnsiTheme="majorBidi" w:cstheme="majorBidi"/>
                <w:color w:val="000000"/>
                <w:lang w:eastAsia="zh-CN" w:bidi="he-IL"/>
              </w:rPr>
              <w:t xml:space="preserve">Reference TBS for allocations subject to  </w:t>
            </w:r>
            <w:proofErr w:type="spellStart"/>
            <w:r w:rsidR="00E86B8C" w:rsidRPr="004310CF">
              <w:rPr>
                <w:rFonts w:asciiTheme="majorBidi" w:eastAsia="Times New Roman" w:hAnsiTheme="majorBidi" w:cstheme="majorBidi"/>
                <w:color w:val="000000"/>
                <w:lang w:eastAsia="zh-CN" w:bidi="he-IL"/>
              </w:rPr>
              <w:t>rateMatching</w:t>
            </w:r>
            <w:proofErr w:type="spellEnd"/>
            <w:r w:rsidR="00E86B8C" w:rsidRPr="004310CF">
              <w:rPr>
                <w:rFonts w:asciiTheme="majorBidi" w:eastAsia="Times New Roman" w:hAnsiTheme="majorBidi" w:cstheme="majorBidi"/>
                <w:color w:val="000000"/>
                <w:lang w:eastAsia="zh-CN" w:bidi="he-IL"/>
              </w:rPr>
              <w:t xml:space="preserve"> = </w:t>
            </w:r>
            <w:proofErr w:type="spellStart"/>
            <w:r w:rsidR="00E86B8C" w:rsidRPr="004310CF">
              <w:rPr>
                <w:rFonts w:asciiTheme="majorBidi" w:eastAsia="Times New Roman" w:hAnsiTheme="majorBidi" w:cstheme="majorBidi"/>
                <w:color w:val="000000"/>
                <w:lang w:eastAsia="zh-CN" w:bidi="he-IL"/>
              </w:rPr>
              <w:t>limitedBufferRM</w:t>
            </w:r>
            <w:proofErr w:type="spellEnd"/>
            <w:r w:rsidR="00E86B8C" w:rsidRPr="004310CF">
              <w:rPr>
                <w:rFonts w:asciiTheme="majorBidi" w:eastAsia="Times New Roman" w:hAnsiTheme="majorBidi" w:cstheme="majorBidi"/>
                <w:color w:val="000000"/>
                <w:lang w:eastAsia="zh-CN" w:bidi="he-IL"/>
              </w:rPr>
              <w:t>; impacts circular buffer length</w:t>
            </w:r>
          </w:p>
          <w:p w14:paraId="45FCEF0C" w14:textId="4D04E981" w:rsidR="001764D2" w:rsidRPr="004310CF" w:rsidRDefault="001764D2" w:rsidP="003770E3">
            <w:pPr>
              <w:spacing w:after="0"/>
              <w:rPr>
                <w:rFonts w:asciiTheme="majorBidi" w:eastAsia="Times New Roman" w:hAnsiTheme="majorBidi" w:cstheme="majorBidi"/>
                <w:color w:val="000000"/>
                <w:lang w:eastAsia="zh-CN" w:bidi="he-IL"/>
              </w:rPr>
            </w:pPr>
            <w:ins w:id="1512" w:author="Author">
              <w:r w:rsidRPr="00384C9F">
                <w:rPr>
                  <w:rFonts w:asciiTheme="majorBidi" w:hAnsiTheme="majorBidi" w:cstheme="majorBidi"/>
                  <w:lang w:eastAsia="zh-CN" w:bidi="he-IL"/>
                </w:rPr>
                <w:t>N_{CB} = circular buffer len</w:t>
              </w:r>
              <w:r>
                <w:rPr>
                  <w:rFonts w:asciiTheme="majorBidi" w:hAnsiTheme="majorBidi" w:cstheme="majorBidi"/>
                  <w:lang w:eastAsia="zh-CN" w:bidi="he-IL"/>
                </w:rPr>
                <w:t>gth, after account for any FBRM/LBRM  considerations.</w:t>
              </w:r>
            </w:ins>
          </w:p>
        </w:tc>
        <w:tc>
          <w:tcPr>
            <w:tcW w:w="3412" w:type="dxa"/>
            <w:noWrap/>
            <w:hideMark/>
          </w:tcPr>
          <w:p w14:paraId="136B7A8D" w14:textId="77777777"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38.212, sec 5.4.2.1, 6.2.5</w:t>
            </w:r>
          </w:p>
        </w:tc>
      </w:tr>
      <w:tr w:rsidR="00E86B8C" w:rsidRPr="003770E3" w14:paraId="26BFD102" w14:textId="77777777" w:rsidTr="004310CF">
        <w:trPr>
          <w:trHeight w:val="900"/>
        </w:trPr>
        <w:tc>
          <w:tcPr>
            <w:tcW w:w="3077" w:type="dxa"/>
            <w:gridSpan w:val="2"/>
            <w:noWrap/>
            <w:hideMark/>
          </w:tcPr>
          <w:p w14:paraId="325D153F" w14:textId="7777777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w:t>
            </w:r>
          </w:p>
        </w:tc>
        <w:tc>
          <w:tcPr>
            <w:tcW w:w="3223" w:type="dxa"/>
            <w:hideMark/>
          </w:tcPr>
          <w:p w14:paraId="3804EAFA" w14:textId="7777777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number of expected code blocks. Also uses the rate match size </w:t>
            </w:r>
            <w:proofErr w:type="spellStart"/>
            <w:r w:rsidRPr="004310CF">
              <w:rPr>
                <w:rFonts w:asciiTheme="majorBidi" w:eastAsia="Times New Roman" w:hAnsiTheme="majorBidi" w:cstheme="majorBidi"/>
                <w:lang w:eastAsia="zh-CN" w:bidi="he-IL"/>
              </w:rPr>
              <w:t>E_r</w:t>
            </w:r>
            <w:proofErr w:type="spellEnd"/>
            <w:r w:rsidRPr="004310CF">
              <w:rPr>
                <w:rFonts w:asciiTheme="majorBidi" w:eastAsia="Times New Roman" w:hAnsiTheme="majorBidi" w:cstheme="majorBidi"/>
                <w:lang w:eastAsia="zh-CN" w:bidi="he-IL"/>
              </w:rPr>
              <w:t>, which is a computed field</w:t>
            </w:r>
          </w:p>
        </w:tc>
        <w:tc>
          <w:tcPr>
            <w:tcW w:w="3412" w:type="dxa"/>
            <w:hideMark/>
          </w:tcPr>
          <w:p w14:paraId="2FB75189" w14:textId="6339DD4C"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38.212, sec 6.2.6</w:t>
            </w:r>
          </w:p>
        </w:tc>
      </w:tr>
      <w:tr w:rsidR="00E86B8C" w:rsidRPr="003770E3" w14:paraId="2F792882" w14:textId="77777777" w:rsidTr="004310CF">
        <w:trPr>
          <w:trHeight w:val="300"/>
        </w:trPr>
        <w:tc>
          <w:tcPr>
            <w:tcW w:w="3077" w:type="dxa"/>
            <w:gridSpan w:val="2"/>
            <w:noWrap/>
            <w:hideMark/>
          </w:tcPr>
          <w:p w14:paraId="59282DDC" w14:textId="7777777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w:t>
            </w:r>
          </w:p>
        </w:tc>
        <w:tc>
          <w:tcPr>
            <w:tcW w:w="3223" w:type="dxa"/>
            <w:hideMark/>
          </w:tcPr>
          <w:p w14:paraId="75742B22" w14:textId="7777777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number of bits in each CB</w:t>
            </w:r>
          </w:p>
        </w:tc>
        <w:tc>
          <w:tcPr>
            <w:tcW w:w="3412" w:type="dxa"/>
            <w:hideMark/>
          </w:tcPr>
          <w:p w14:paraId="04A7ABDE" w14:textId="37AC5A8B"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38.212, sec 6.2.6</w:t>
            </w:r>
          </w:p>
        </w:tc>
      </w:tr>
      <w:tr w:rsidR="009A2F43" w:rsidRPr="003770E3" w14:paraId="31DE7FED" w14:textId="77777777" w:rsidTr="004310CF">
        <w:trPr>
          <w:trHeight w:val="300"/>
        </w:trPr>
        <w:tc>
          <w:tcPr>
            <w:tcW w:w="9712" w:type="dxa"/>
            <w:gridSpan w:val="4"/>
            <w:shd w:val="clear" w:color="auto" w:fill="D9D9D9" w:themeFill="background1" w:themeFillShade="D9"/>
            <w:noWrap/>
            <w:hideMark/>
          </w:tcPr>
          <w:p w14:paraId="10413D6F" w14:textId="1E27BD0B" w:rsidR="009A2F43" w:rsidRPr="004310CF" w:rsidRDefault="002A7E37" w:rsidP="003770E3">
            <w:pPr>
              <w:spacing w:after="0"/>
              <w:rPr>
                <w:rFonts w:asciiTheme="majorBidi" w:eastAsia="Times New Roman" w:hAnsiTheme="majorBidi" w:cstheme="majorBidi"/>
                <w:lang w:eastAsia="zh-CN" w:bidi="he-IL"/>
              </w:rPr>
            </w:pPr>
            <w:r w:rsidRPr="002A7E37">
              <w:rPr>
                <w:rFonts w:asciiTheme="majorBidi" w:eastAsia="Times New Roman" w:hAnsiTheme="majorBidi" w:cstheme="majorBidi"/>
                <w:lang w:eastAsia="zh-CN" w:bidi="he-IL"/>
              </w:rPr>
              <w:t xml:space="preserve">CB </w:t>
            </w:r>
            <w:proofErr w:type="spellStart"/>
            <w:r w:rsidRPr="002A7E37">
              <w:rPr>
                <w:rFonts w:asciiTheme="majorBidi" w:eastAsia="Times New Roman" w:hAnsiTheme="majorBidi" w:cstheme="majorBidi"/>
                <w:lang w:eastAsia="zh-CN" w:bidi="he-IL"/>
              </w:rPr>
              <w:t>Deconcatentation</w:t>
            </w:r>
            <w:proofErr w:type="spellEnd"/>
          </w:p>
        </w:tc>
      </w:tr>
      <w:tr w:rsidR="00E86B8C" w:rsidRPr="003770E3" w14:paraId="67C9D089" w14:textId="77777777" w:rsidTr="004310CF">
        <w:trPr>
          <w:trHeight w:val="900"/>
        </w:trPr>
        <w:tc>
          <w:tcPr>
            <w:tcW w:w="3077" w:type="dxa"/>
            <w:gridSpan w:val="2"/>
            <w:noWrap/>
            <w:hideMark/>
          </w:tcPr>
          <w:p w14:paraId="5336A931" w14:textId="7777777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w:t>
            </w:r>
          </w:p>
        </w:tc>
        <w:tc>
          <w:tcPr>
            <w:tcW w:w="3223" w:type="dxa"/>
            <w:hideMark/>
          </w:tcPr>
          <w:p w14:paraId="730590A5" w14:textId="7777777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number of expected code blocks. Also uses the rate match size </w:t>
            </w:r>
            <w:proofErr w:type="spellStart"/>
            <w:r w:rsidRPr="004310CF">
              <w:rPr>
                <w:rFonts w:asciiTheme="majorBidi" w:eastAsia="Times New Roman" w:hAnsiTheme="majorBidi" w:cstheme="majorBidi"/>
                <w:lang w:eastAsia="zh-CN" w:bidi="he-IL"/>
              </w:rPr>
              <w:t>E_r</w:t>
            </w:r>
            <w:proofErr w:type="spellEnd"/>
            <w:r w:rsidRPr="004310CF">
              <w:rPr>
                <w:rFonts w:asciiTheme="majorBidi" w:eastAsia="Times New Roman" w:hAnsiTheme="majorBidi" w:cstheme="majorBidi"/>
                <w:lang w:eastAsia="zh-CN" w:bidi="he-IL"/>
              </w:rPr>
              <w:t>, which is a computed field</w:t>
            </w:r>
          </w:p>
        </w:tc>
        <w:tc>
          <w:tcPr>
            <w:tcW w:w="3412" w:type="dxa"/>
            <w:hideMark/>
          </w:tcPr>
          <w:p w14:paraId="378AED99" w14:textId="0AE45598"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38.212, sec 6.2.6</w:t>
            </w:r>
          </w:p>
        </w:tc>
      </w:tr>
      <w:tr w:rsidR="00E86B8C" w:rsidRPr="003770E3" w14:paraId="34C8A0D3" w14:textId="77777777" w:rsidTr="004310CF">
        <w:trPr>
          <w:trHeight w:val="300"/>
        </w:trPr>
        <w:tc>
          <w:tcPr>
            <w:tcW w:w="3077" w:type="dxa"/>
            <w:gridSpan w:val="2"/>
            <w:noWrap/>
            <w:hideMark/>
          </w:tcPr>
          <w:p w14:paraId="1849CCDA" w14:textId="7777777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w:t>
            </w:r>
          </w:p>
        </w:tc>
        <w:tc>
          <w:tcPr>
            <w:tcW w:w="3223" w:type="dxa"/>
            <w:hideMark/>
          </w:tcPr>
          <w:p w14:paraId="624492B9" w14:textId="77777777" w:rsidR="00E86B8C" w:rsidRPr="004310CF" w:rsidRDefault="00E86B8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number of bits in each CB</w:t>
            </w:r>
          </w:p>
        </w:tc>
        <w:tc>
          <w:tcPr>
            <w:tcW w:w="3412" w:type="dxa"/>
            <w:hideMark/>
          </w:tcPr>
          <w:p w14:paraId="7BBDA0A4" w14:textId="460BB5BC" w:rsidR="00E86B8C" w:rsidRPr="004310CF" w:rsidRDefault="00E86B8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38.212, sec 6.2.6</w:t>
            </w:r>
          </w:p>
        </w:tc>
      </w:tr>
      <w:tr w:rsidR="009A2F43" w:rsidRPr="003770E3" w14:paraId="1952EB93" w14:textId="77777777" w:rsidTr="008165A3">
        <w:trPr>
          <w:trHeight w:val="300"/>
        </w:trPr>
        <w:tc>
          <w:tcPr>
            <w:tcW w:w="9712" w:type="dxa"/>
            <w:gridSpan w:val="4"/>
            <w:shd w:val="clear" w:color="auto" w:fill="D9D9D9" w:themeFill="background1" w:themeFillShade="D9"/>
            <w:noWrap/>
            <w:hideMark/>
          </w:tcPr>
          <w:p w14:paraId="0F285509" w14:textId="3A9D5BA6" w:rsidR="009A2F43" w:rsidRPr="004310CF" w:rsidRDefault="009A2F43"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 </w:t>
            </w:r>
            <w:r w:rsidR="002A7E37" w:rsidRPr="002A7E37">
              <w:rPr>
                <w:rFonts w:asciiTheme="majorBidi" w:eastAsia="Times New Roman" w:hAnsiTheme="majorBidi" w:cstheme="majorBidi"/>
                <w:lang w:eastAsia="zh-CN" w:bidi="he-IL"/>
              </w:rPr>
              <w:t>Descrambling</w:t>
            </w:r>
          </w:p>
        </w:tc>
      </w:tr>
      <w:tr w:rsidR="0045635E" w:rsidRPr="003770E3" w14:paraId="18F6BE8B" w14:textId="77777777" w:rsidTr="004310CF">
        <w:trPr>
          <w:trHeight w:val="300"/>
        </w:trPr>
        <w:tc>
          <w:tcPr>
            <w:tcW w:w="3077" w:type="dxa"/>
            <w:gridSpan w:val="2"/>
            <w:noWrap/>
            <w:hideMark/>
          </w:tcPr>
          <w:p w14:paraId="0FFE3C03" w14:textId="65FA64BA" w:rsidR="0045635E" w:rsidRPr="004310CF" w:rsidRDefault="0045635E"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n_{ID}</w:t>
            </w:r>
            <w:ins w:id="1513" w:author="Author">
              <w:r w:rsidR="0009083E">
                <w:rPr>
                  <w:rFonts w:asciiTheme="majorBidi" w:eastAsia="Times New Roman" w:hAnsiTheme="majorBidi" w:cstheme="majorBidi"/>
                  <w:lang w:eastAsia="zh-CN" w:bidi="he-IL"/>
                </w:rPr>
                <w:t xml:space="preserve"> or c_{</w:t>
              </w:r>
              <w:proofErr w:type="spellStart"/>
              <w:r w:rsidR="0009083E">
                <w:rPr>
                  <w:rFonts w:asciiTheme="majorBidi" w:eastAsia="Times New Roman" w:hAnsiTheme="majorBidi" w:cstheme="majorBidi"/>
                  <w:lang w:eastAsia="zh-CN" w:bidi="he-IL"/>
                </w:rPr>
                <w:t>init</w:t>
              </w:r>
              <w:proofErr w:type="spellEnd"/>
              <w:r w:rsidR="0009083E">
                <w:rPr>
                  <w:rFonts w:asciiTheme="majorBidi" w:eastAsia="Times New Roman" w:hAnsiTheme="majorBidi" w:cstheme="majorBidi"/>
                  <w:lang w:eastAsia="zh-CN" w:bidi="he-IL"/>
                </w:rPr>
                <w:t>}</w:t>
              </w:r>
            </w:ins>
          </w:p>
        </w:tc>
        <w:tc>
          <w:tcPr>
            <w:tcW w:w="3223" w:type="dxa"/>
            <w:hideMark/>
          </w:tcPr>
          <w:p w14:paraId="5CC496DD" w14:textId="77777777" w:rsidR="0045635E" w:rsidRDefault="00CC6733" w:rsidP="003770E3">
            <w:pPr>
              <w:spacing w:after="0"/>
              <w:rPr>
                <w:ins w:id="1514" w:author="Author"/>
                <w:rFonts w:asciiTheme="majorBidi" w:eastAsia="Times New Roman" w:hAnsiTheme="majorBidi" w:cstheme="majorBidi"/>
                <w:color w:val="000000"/>
                <w:lang w:eastAsia="zh-CN" w:bidi="he-IL"/>
              </w:rPr>
            </w:pPr>
            <w:ins w:id="1515" w:author="Author">
              <w:r>
                <w:rPr>
                  <w:rFonts w:asciiTheme="majorBidi" w:eastAsia="Times New Roman" w:hAnsiTheme="majorBidi" w:cstheme="majorBidi"/>
                  <w:color w:val="000000"/>
                  <w:lang w:eastAsia="zh-CN" w:bidi="he-IL"/>
                </w:rPr>
                <w:t xml:space="preserve">n_{ID}: </w:t>
              </w:r>
            </w:ins>
            <w:r w:rsidR="0045635E" w:rsidRPr="004310CF">
              <w:rPr>
                <w:rFonts w:asciiTheme="majorBidi" w:eastAsia="Times New Roman" w:hAnsiTheme="majorBidi" w:cstheme="majorBidi"/>
                <w:color w:val="000000"/>
                <w:lang w:eastAsia="zh-CN" w:bidi="he-IL"/>
              </w:rPr>
              <w:t>data scrambling identity (PCI by default)</w:t>
            </w:r>
          </w:p>
          <w:p w14:paraId="27510274" w14:textId="221689AA" w:rsidR="00CC6733" w:rsidRPr="004310CF" w:rsidRDefault="00CC6733" w:rsidP="003770E3">
            <w:pPr>
              <w:spacing w:after="0"/>
              <w:rPr>
                <w:rFonts w:asciiTheme="majorBidi" w:eastAsia="Times New Roman" w:hAnsiTheme="majorBidi" w:cstheme="majorBidi"/>
                <w:color w:val="000000"/>
                <w:lang w:eastAsia="zh-CN" w:bidi="he-IL"/>
              </w:rPr>
            </w:pPr>
            <w:ins w:id="1516" w:author="Author">
              <w:r>
                <w:rPr>
                  <w:rFonts w:asciiTheme="majorBidi" w:eastAsia="Times New Roman" w:hAnsiTheme="majorBidi" w:cstheme="majorBidi"/>
                  <w:color w:val="000000"/>
                  <w:lang w:eastAsia="zh-CN" w:bidi="he-IL"/>
                </w:rPr>
                <w:t>c_{</w:t>
              </w:r>
              <w:proofErr w:type="spellStart"/>
              <w:r>
                <w:rPr>
                  <w:rFonts w:asciiTheme="majorBidi" w:eastAsia="Times New Roman" w:hAnsiTheme="majorBidi" w:cstheme="majorBidi"/>
                  <w:color w:val="000000"/>
                  <w:lang w:eastAsia="zh-CN" w:bidi="he-IL"/>
                </w:rPr>
                <w:t>init</w:t>
              </w:r>
              <w:proofErr w:type="spellEnd"/>
              <w:r>
                <w:rPr>
                  <w:rFonts w:asciiTheme="majorBidi" w:eastAsia="Times New Roman" w:hAnsiTheme="majorBidi" w:cstheme="majorBidi"/>
                  <w:color w:val="000000"/>
                  <w:lang w:eastAsia="zh-CN" w:bidi="he-IL"/>
                </w:rPr>
                <w:t xml:space="preserve">}: </w:t>
              </w:r>
              <w:r w:rsidR="00FD22D3">
                <w:rPr>
                  <w:rFonts w:asciiTheme="majorBidi" w:eastAsia="Times New Roman" w:hAnsiTheme="majorBidi" w:cstheme="majorBidi"/>
                  <w:color w:val="000000"/>
                  <w:lang w:eastAsia="zh-CN" w:bidi="he-IL"/>
                </w:rPr>
                <w:t>scrambling initialization</w:t>
              </w:r>
            </w:ins>
          </w:p>
        </w:tc>
        <w:tc>
          <w:tcPr>
            <w:tcW w:w="3412" w:type="dxa"/>
            <w:noWrap/>
            <w:hideMark/>
          </w:tcPr>
          <w:p w14:paraId="69D7DAEE" w14:textId="77777777" w:rsidR="0045635E" w:rsidRPr="004310CF" w:rsidRDefault="0045635E"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sec 6.3.1.1</w:t>
            </w:r>
          </w:p>
        </w:tc>
      </w:tr>
      <w:tr w:rsidR="0045635E" w:rsidRPr="003770E3" w14:paraId="38EFC5BE" w14:textId="77777777" w:rsidTr="004310CF">
        <w:trPr>
          <w:trHeight w:val="300"/>
        </w:trPr>
        <w:tc>
          <w:tcPr>
            <w:tcW w:w="3077" w:type="dxa"/>
            <w:gridSpan w:val="2"/>
            <w:noWrap/>
            <w:hideMark/>
          </w:tcPr>
          <w:p w14:paraId="7AD5084D" w14:textId="77777777" w:rsidR="0045635E" w:rsidRPr="004310CF" w:rsidRDefault="0045635E"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n_{RNTI}</w:t>
            </w:r>
          </w:p>
        </w:tc>
        <w:tc>
          <w:tcPr>
            <w:tcW w:w="3223" w:type="dxa"/>
            <w:hideMark/>
          </w:tcPr>
          <w:p w14:paraId="59AC6968" w14:textId="77777777" w:rsidR="0045635E" w:rsidRPr="004310CF" w:rsidRDefault="0045635E"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RNTI associated with the PDSCH transmission </w:t>
            </w:r>
          </w:p>
        </w:tc>
        <w:tc>
          <w:tcPr>
            <w:tcW w:w="3412" w:type="dxa"/>
            <w:noWrap/>
            <w:hideMark/>
          </w:tcPr>
          <w:p w14:paraId="4654A94D" w14:textId="77777777" w:rsidR="0045635E" w:rsidRPr="004310CF" w:rsidRDefault="0045635E"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sec 6.3.1.1</w:t>
            </w:r>
          </w:p>
        </w:tc>
      </w:tr>
      <w:tr w:rsidR="009A2F43" w:rsidRPr="003770E3" w14:paraId="5FD0E667" w14:textId="77777777" w:rsidTr="004310CF">
        <w:trPr>
          <w:trHeight w:val="300"/>
        </w:trPr>
        <w:tc>
          <w:tcPr>
            <w:tcW w:w="9712" w:type="dxa"/>
            <w:gridSpan w:val="4"/>
            <w:shd w:val="clear" w:color="auto" w:fill="D9D9D9" w:themeFill="background1" w:themeFillShade="D9"/>
            <w:noWrap/>
            <w:hideMark/>
          </w:tcPr>
          <w:p w14:paraId="08207263" w14:textId="136F9682" w:rsidR="009A2F43" w:rsidRPr="004310CF" w:rsidRDefault="002A7E37" w:rsidP="003770E3">
            <w:pPr>
              <w:spacing w:after="0"/>
              <w:rPr>
                <w:rFonts w:asciiTheme="majorBidi" w:eastAsia="Times New Roman" w:hAnsiTheme="majorBidi" w:cstheme="majorBidi"/>
                <w:lang w:eastAsia="zh-CN" w:bidi="he-IL"/>
              </w:rPr>
            </w:pPr>
            <w:r w:rsidRPr="002A7E37">
              <w:rPr>
                <w:rFonts w:asciiTheme="majorBidi" w:eastAsia="Times New Roman" w:hAnsiTheme="majorBidi" w:cstheme="majorBidi"/>
                <w:lang w:eastAsia="zh-CN" w:bidi="he-IL"/>
              </w:rPr>
              <w:t>Demodulation</w:t>
            </w:r>
          </w:p>
        </w:tc>
      </w:tr>
      <w:tr w:rsidR="0045635E" w:rsidRPr="003770E3" w14:paraId="652740C9" w14:textId="77777777" w:rsidTr="004310CF">
        <w:trPr>
          <w:trHeight w:val="300"/>
        </w:trPr>
        <w:tc>
          <w:tcPr>
            <w:tcW w:w="3077" w:type="dxa"/>
            <w:gridSpan w:val="2"/>
            <w:noWrap/>
            <w:hideMark/>
          </w:tcPr>
          <w:p w14:paraId="3711249F" w14:textId="3EB2EC88" w:rsidR="0045635E" w:rsidRPr="004310CF" w:rsidRDefault="0045635E" w:rsidP="003770E3">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Q_m</w:t>
            </w:r>
            <w:proofErr w:type="spellEnd"/>
            <w:ins w:id="1517" w:author="Author">
              <w:r w:rsidR="00E463D1">
                <w:rPr>
                  <w:rFonts w:asciiTheme="majorBidi" w:eastAsia="Times New Roman" w:hAnsiTheme="majorBidi" w:cstheme="majorBidi"/>
                  <w:lang w:eastAsia="zh-CN" w:bidi="he-IL"/>
                </w:rPr>
                <w:t xml:space="preserve"> </w:t>
              </w:r>
              <w:r w:rsidR="00E463D1">
                <w:rPr>
                  <w:rFonts w:asciiTheme="majorBidi" w:hAnsiTheme="majorBidi" w:cstheme="majorBidi"/>
                  <w:lang w:eastAsia="zh-CN" w:bidi="he-IL"/>
                </w:rPr>
                <w:t>or (MCS Table and MCS index)</w:t>
              </w:r>
            </w:ins>
          </w:p>
        </w:tc>
        <w:tc>
          <w:tcPr>
            <w:tcW w:w="3223" w:type="dxa"/>
            <w:hideMark/>
          </w:tcPr>
          <w:p w14:paraId="7925FD52" w14:textId="68B2C3CE" w:rsidR="0045635E" w:rsidRDefault="00E463D1" w:rsidP="003770E3">
            <w:pPr>
              <w:spacing w:after="0"/>
              <w:rPr>
                <w:ins w:id="1518" w:author="Author"/>
                <w:rFonts w:asciiTheme="majorBidi" w:eastAsia="Times New Roman" w:hAnsiTheme="majorBidi" w:cstheme="majorBidi"/>
                <w:color w:val="000000"/>
                <w:lang w:eastAsia="zh-CN" w:bidi="he-IL"/>
              </w:rPr>
            </w:pPr>
            <w:proofErr w:type="spellStart"/>
            <w:ins w:id="1519" w:author="Author">
              <w:r>
                <w:rPr>
                  <w:rFonts w:asciiTheme="majorBidi" w:eastAsia="Times New Roman" w:hAnsiTheme="majorBidi" w:cstheme="majorBidi"/>
                  <w:color w:val="000000"/>
                  <w:lang w:eastAsia="zh-CN" w:bidi="he-IL"/>
                </w:rPr>
                <w:t>Q_m</w:t>
              </w:r>
              <w:proofErr w:type="spellEnd"/>
              <w:r>
                <w:rPr>
                  <w:rFonts w:asciiTheme="majorBidi" w:eastAsia="Times New Roman" w:hAnsiTheme="majorBidi" w:cstheme="majorBidi"/>
                  <w:color w:val="000000"/>
                  <w:lang w:eastAsia="zh-CN" w:bidi="he-IL"/>
                </w:rPr>
                <w:t xml:space="preserve">: </w:t>
              </w:r>
            </w:ins>
            <w:r w:rsidR="0045635E" w:rsidRPr="004310CF">
              <w:rPr>
                <w:rFonts w:asciiTheme="majorBidi" w:eastAsia="Times New Roman" w:hAnsiTheme="majorBidi" w:cstheme="majorBidi"/>
                <w:color w:val="000000"/>
                <w:lang w:eastAsia="zh-CN" w:bidi="he-IL"/>
              </w:rPr>
              <w:t>Signaled via MCS in DCI</w:t>
            </w:r>
          </w:p>
          <w:p w14:paraId="2D0EAAF3" w14:textId="77777777" w:rsidR="00E463D1" w:rsidRDefault="00E463D1" w:rsidP="003770E3">
            <w:pPr>
              <w:spacing w:after="0"/>
              <w:rPr>
                <w:ins w:id="1520" w:author="Author"/>
                <w:rFonts w:asciiTheme="majorBidi" w:eastAsia="Times New Roman" w:hAnsiTheme="majorBidi" w:cstheme="majorBidi"/>
                <w:color w:val="000000"/>
                <w:lang w:eastAsia="zh-CN" w:bidi="he-IL"/>
              </w:rPr>
            </w:pPr>
          </w:p>
          <w:p w14:paraId="27B6C19A" w14:textId="70BF9FD2" w:rsidR="00E463D1" w:rsidRPr="004310CF" w:rsidRDefault="00E463D1" w:rsidP="003770E3">
            <w:pPr>
              <w:spacing w:after="0"/>
              <w:rPr>
                <w:rFonts w:asciiTheme="majorBidi" w:eastAsia="Times New Roman" w:hAnsiTheme="majorBidi" w:cstheme="majorBidi"/>
                <w:color w:val="000000"/>
                <w:lang w:eastAsia="zh-CN" w:bidi="he-IL"/>
              </w:rPr>
            </w:pPr>
            <w:ins w:id="1521" w:author="Author">
              <w:r>
                <w:rPr>
                  <w:rFonts w:asciiTheme="majorBidi" w:hAnsiTheme="majorBidi" w:cstheme="majorBidi"/>
                  <w:lang w:eastAsia="zh-CN" w:bidi="he-IL"/>
                </w:rPr>
                <w:t>MCS Table and MCS index: modulation can be extracted from the MCS table and index.</w:t>
              </w:r>
            </w:ins>
          </w:p>
        </w:tc>
        <w:tc>
          <w:tcPr>
            <w:tcW w:w="3412" w:type="dxa"/>
            <w:hideMark/>
          </w:tcPr>
          <w:p w14:paraId="292E029E" w14:textId="77777777" w:rsidR="0045635E" w:rsidRPr="004310CF" w:rsidRDefault="0045635E"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sec 6.1.4.1</w:t>
            </w:r>
          </w:p>
        </w:tc>
      </w:tr>
      <w:tr w:rsidR="0045635E" w:rsidRPr="003770E3" w14:paraId="78AC9509" w14:textId="77777777" w:rsidTr="004310CF">
        <w:trPr>
          <w:trHeight w:val="300"/>
        </w:trPr>
        <w:tc>
          <w:tcPr>
            <w:tcW w:w="9712" w:type="dxa"/>
            <w:gridSpan w:val="4"/>
            <w:shd w:val="clear" w:color="auto" w:fill="D9D9D9" w:themeFill="background1" w:themeFillShade="D9"/>
            <w:noWrap/>
            <w:hideMark/>
          </w:tcPr>
          <w:p w14:paraId="56FB1049" w14:textId="7985FA98" w:rsidR="0045635E" w:rsidRPr="004310CF" w:rsidRDefault="002A7E37" w:rsidP="003770E3">
            <w:pPr>
              <w:spacing w:after="0"/>
              <w:rPr>
                <w:rFonts w:asciiTheme="majorBidi" w:eastAsia="Times New Roman" w:hAnsiTheme="majorBidi" w:cstheme="majorBidi"/>
                <w:lang w:eastAsia="zh-CN" w:bidi="he-IL"/>
              </w:rPr>
            </w:pPr>
            <w:r w:rsidRPr="002A7E37">
              <w:rPr>
                <w:rFonts w:asciiTheme="majorBidi" w:eastAsia="Times New Roman" w:hAnsiTheme="majorBidi" w:cstheme="majorBidi"/>
                <w:lang w:eastAsia="zh-CN" w:bidi="he-IL"/>
              </w:rPr>
              <w:t>IDFT for DFT-s-OFDM</w:t>
            </w:r>
          </w:p>
        </w:tc>
      </w:tr>
      <w:tr w:rsidR="0045635E" w:rsidRPr="003770E3" w14:paraId="0BFA2E07" w14:textId="77777777" w:rsidTr="004310CF">
        <w:trPr>
          <w:trHeight w:val="300"/>
        </w:trPr>
        <w:tc>
          <w:tcPr>
            <w:tcW w:w="3077" w:type="dxa"/>
            <w:gridSpan w:val="2"/>
            <w:noWrap/>
            <w:hideMark/>
          </w:tcPr>
          <w:p w14:paraId="646C4CF2" w14:textId="77777777" w:rsidR="0045635E" w:rsidRPr="004310CF" w:rsidRDefault="0045635E" w:rsidP="003770E3">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transformPrecoder</w:t>
            </w:r>
            <w:proofErr w:type="spellEnd"/>
          </w:p>
        </w:tc>
        <w:tc>
          <w:tcPr>
            <w:tcW w:w="3223" w:type="dxa"/>
            <w:hideMark/>
          </w:tcPr>
          <w:p w14:paraId="29D0C0DF" w14:textId="77777777" w:rsidR="0045635E" w:rsidRPr="004310CF" w:rsidRDefault="0045635E"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Signaled in DCI</w:t>
            </w:r>
          </w:p>
        </w:tc>
        <w:tc>
          <w:tcPr>
            <w:tcW w:w="3412" w:type="dxa"/>
            <w:hideMark/>
          </w:tcPr>
          <w:p w14:paraId="48840680" w14:textId="77777777" w:rsidR="0045635E" w:rsidRPr="004310CF" w:rsidRDefault="0045635E"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sec 6.3.1.4</w:t>
            </w:r>
          </w:p>
        </w:tc>
      </w:tr>
      <w:tr w:rsidR="009A2F43" w:rsidRPr="003770E3" w14:paraId="55B324EF" w14:textId="77777777" w:rsidTr="004310CF">
        <w:trPr>
          <w:trHeight w:val="300"/>
        </w:trPr>
        <w:tc>
          <w:tcPr>
            <w:tcW w:w="9712" w:type="dxa"/>
            <w:gridSpan w:val="4"/>
            <w:shd w:val="clear" w:color="auto" w:fill="D9D9D9" w:themeFill="background1" w:themeFillShade="D9"/>
            <w:noWrap/>
            <w:hideMark/>
          </w:tcPr>
          <w:p w14:paraId="521A4AC4" w14:textId="6A97C129" w:rsidR="009A2F43" w:rsidRPr="004310CF" w:rsidRDefault="002A7E37" w:rsidP="003770E3">
            <w:pPr>
              <w:spacing w:after="0"/>
              <w:rPr>
                <w:rFonts w:asciiTheme="majorBidi" w:eastAsia="Times New Roman" w:hAnsiTheme="majorBidi" w:cstheme="majorBidi"/>
                <w:lang w:eastAsia="zh-CN" w:bidi="he-IL"/>
              </w:rPr>
            </w:pPr>
            <w:r w:rsidRPr="002A7E37">
              <w:rPr>
                <w:rFonts w:asciiTheme="majorBidi" w:eastAsia="Times New Roman" w:hAnsiTheme="majorBidi" w:cstheme="majorBidi"/>
                <w:lang w:eastAsia="zh-CN" w:bidi="he-IL"/>
              </w:rPr>
              <w:t>Channel Estimation &amp; Equalization</w:t>
            </w:r>
          </w:p>
        </w:tc>
      </w:tr>
      <w:tr w:rsidR="0045635E" w:rsidRPr="003770E3" w14:paraId="3D3C91EA" w14:textId="77777777" w:rsidTr="004310CF">
        <w:trPr>
          <w:trHeight w:val="300"/>
        </w:trPr>
        <w:tc>
          <w:tcPr>
            <w:tcW w:w="3077" w:type="dxa"/>
            <w:gridSpan w:val="2"/>
            <w:noWrap/>
            <w:hideMark/>
          </w:tcPr>
          <w:p w14:paraId="1AEF8115" w14:textId="1289B458" w:rsidR="0045635E" w:rsidRPr="004310CF" w:rsidRDefault="0045635E"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&lt;see PUSCH DMRS&gt;</w:t>
            </w:r>
          </w:p>
        </w:tc>
        <w:tc>
          <w:tcPr>
            <w:tcW w:w="3223" w:type="dxa"/>
            <w:hideMark/>
          </w:tcPr>
          <w:p w14:paraId="7137B594" w14:textId="77777777" w:rsidR="0045635E" w:rsidRPr="004310CF" w:rsidRDefault="0045635E" w:rsidP="003770E3">
            <w:pPr>
              <w:spacing w:after="0"/>
              <w:rPr>
                <w:rFonts w:asciiTheme="majorBidi" w:eastAsia="Times New Roman" w:hAnsiTheme="majorBidi" w:cstheme="majorBidi"/>
                <w:color w:val="FF0000"/>
                <w:lang w:eastAsia="zh-CN" w:bidi="he-IL"/>
              </w:rPr>
            </w:pPr>
          </w:p>
        </w:tc>
        <w:tc>
          <w:tcPr>
            <w:tcW w:w="3412" w:type="dxa"/>
            <w:hideMark/>
          </w:tcPr>
          <w:p w14:paraId="013DDC64" w14:textId="77777777" w:rsidR="0045635E" w:rsidRPr="004310CF" w:rsidRDefault="0045635E" w:rsidP="003770E3">
            <w:pPr>
              <w:spacing w:after="0"/>
              <w:rPr>
                <w:rFonts w:asciiTheme="majorBidi" w:eastAsia="Times New Roman" w:hAnsiTheme="majorBidi" w:cstheme="majorBidi"/>
                <w:lang w:eastAsia="zh-CN" w:bidi="he-IL"/>
              </w:rPr>
            </w:pPr>
          </w:p>
        </w:tc>
      </w:tr>
      <w:tr w:rsidR="0045635E" w:rsidRPr="003770E3" w14:paraId="68C8EA16" w14:textId="77777777" w:rsidTr="004310CF">
        <w:trPr>
          <w:trHeight w:val="300"/>
        </w:trPr>
        <w:tc>
          <w:tcPr>
            <w:tcW w:w="3077" w:type="dxa"/>
            <w:gridSpan w:val="2"/>
            <w:noWrap/>
            <w:hideMark/>
          </w:tcPr>
          <w:p w14:paraId="11D56984" w14:textId="7D95CA54" w:rsidR="0045635E" w:rsidRPr="004310CF" w:rsidRDefault="0045635E"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&lt;see PUSCH PTRS&gt;</w:t>
            </w:r>
          </w:p>
        </w:tc>
        <w:tc>
          <w:tcPr>
            <w:tcW w:w="3223" w:type="dxa"/>
            <w:hideMark/>
          </w:tcPr>
          <w:p w14:paraId="433DA812" w14:textId="77777777" w:rsidR="0045635E" w:rsidRPr="004310CF" w:rsidRDefault="0045635E" w:rsidP="003770E3">
            <w:pPr>
              <w:spacing w:after="0"/>
              <w:rPr>
                <w:rFonts w:asciiTheme="majorBidi" w:eastAsia="Times New Roman" w:hAnsiTheme="majorBidi" w:cstheme="majorBidi"/>
                <w:color w:val="FF0000"/>
                <w:lang w:eastAsia="zh-CN" w:bidi="he-IL"/>
              </w:rPr>
            </w:pPr>
          </w:p>
        </w:tc>
        <w:tc>
          <w:tcPr>
            <w:tcW w:w="3412" w:type="dxa"/>
            <w:hideMark/>
          </w:tcPr>
          <w:p w14:paraId="2F65A071" w14:textId="77777777" w:rsidR="0045635E" w:rsidRPr="004310CF" w:rsidRDefault="0045635E" w:rsidP="003770E3">
            <w:pPr>
              <w:spacing w:after="0"/>
              <w:rPr>
                <w:rFonts w:asciiTheme="majorBidi" w:eastAsia="Times New Roman" w:hAnsiTheme="majorBidi" w:cstheme="majorBidi"/>
                <w:lang w:eastAsia="zh-CN" w:bidi="he-IL"/>
              </w:rPr>
            </w:pPr>
          </w:p>
        </w:tc>
      </w:tr>
      <w:tr w:rsidR="009A2F43" w:rsidRPr="003770E3" w14:paraId="0E05987B" w14:textId="77777777" w:rsidTr="004310CF">
        <w:trPr>
          <w:trHeight w:val="300"/>
        </w:trPr>
        <w:tc>
          <w:tcPr>
            <w:tcW w:w="9712" w:type="dxa"/>
            <w:gridSpan w:val="4"/>
            <w:shd w:val="clear" w:color="auto" w:fill="D9D9D9" w:themeFill="background1" w:themeFillShade="D9"/>
            <w:noWrap/>
            <w:hideMark/>
          </w:tcPr>
          <w:p w14:paraId="5A9E829D" w14:textId="4327E7A3" w:rsidR="009A2F43" w:rsidRPr="004310CF" w:rsidRDefault="008E527F" w:rsidP="003770E3">
            <w:pPr>
              <w:spacing w:after="0"/>
              <w:rPr>
                <w:rFonts w:asciiTheme="majorBidi" w:eastAsia="Times New Roman" w:hAnsiTheme="majorBidi" w:cstheme="majorBidi"/>
                <w:lang w:eastAsia="zh-CN" w:bidi="he-IL"/>
              </w:rPr>
            </w:pPr>
            <w:r w:rsidRPr="008E527F">
              <w:rPr>
                <w:rFonts w:asciiTheme="majorBidi" w:eastAsia="Times New Roman" w:hAnsiTheme="majorBidi" w:cstheme="majorBidi"/>
                <w:lang w:eastAsia="zh-CN" w:bidi="he-IL"/>
              </w:rPr>
              <w:t>Combining</w:t>
            </w:r>
          </w:p>
        </w:tc>
      </w:tr>
      <w:tr w:rsidR="009841E1" w:rsidRPr="003770E3" w14:paraId="0DC07960" w14:textId="77777777" w:rsidTr="004310CF">
        <w:trPr>
          <w:trHeight w:val="600"/>
        </w:trPr>
        <w:tc>
          <w:tcPr>
            <w:tcW w:w="3077" w:type="dxa"/>
            <w:gridSpan w:val="2"/>
            <w:noWrap/>
            <w:hideMark/>
          </w:tcPr>
          <w:p w14:paraId="1FE54A40" w14:textId="08A7AEDD" w:rsidR="009841E1" w:rsidRPr="004310CF" w:rsidRDefault="00387C9D" w:rsidP="003770E3">
            <w:pPr>
              <w:spacing w:after="0"/>
              <w:rPr>
                <w:rFonts w:asciiTheme="majorBidi" w:eastAsia="Times New Roman" w:hAnsiTheme="majorBidi" w:cstheme="majorBidi"/>
                <w:i/>
                <w:iCs/>
                <w:lang w:eastAsia="zh-CN" w:bidi="he-IL"/>
              </w:rPr>
            </w:pPr>
            <w:r>
              <w:rPr>
                <w:rFonts w:asciiTheme="majorBidi" w:hAnsiTheme="majorBidi" w:cstheme="majorBidi"/>
                <w:i/>
                <w:iCs/>
                <w:lang w:eastAsia="zh-CN" w:bidi="he-IL"/>
              </w:rPr>
              <w:t xml:space="preserve">See section </w:t>
            </w:r>
            <w:r>
              <w:rPr>
                <w:rFonts w:asciiTheme="majorBidi" w:hAnsiTheme="majorBidi" w:cstheme="majorBidi"/>
                <w:i/>
                <w:iCs/>
                <w:lang w:eastAsia="zh-CN" w:bidi="he-IL"/>
              </w:rPr>
              <w:fldChar w:fldCharType="begin"/>
            </w:r>
            <w:r>
              <w:rPr>
                <w:rFonts w:asciiTheme="majorBidi" w:hAnsiTheme="majorBidi" w:cstheme="majorBidi"/>
                <w:i/>
                <w:iCs/>
                <w:lang w:eastAsia="zh-CN" w:bidi="he-IL"/>
              </w:rPr>
              <w:instrText xml:space="preserve"> REF _Ref86291452 \r \h </w:instrText>
            </w:r>
            <w:r>
              <w:rPr>
                <w:rFonts w:asciiTheme="majorBidi" w:hAnsiTheme="majorBidi" w:cstheme="majorBidi"/>
                <w:i/>
                <w:iCs/>
                <w:lang w:eastAsia="zh-CN" w:bidi="he-IL"/>
              </w:rPr>
            </w:r>
            <w:r>
              <w:rPr>
                <w:rFonts w:asciiTheme="majorBidi" w:hAnsiTheme="majorBidi" w:cstheme="majorBidi"/>
                <w:i/>
                <w:iCs/>
                <w:lang w:eastAsia="zh-CN" w:bidi="he-IL"/>
              </w:rPr>
              <w:fldChar w:fldCharType="separate"/>
            </w:r>
            <w:r>
              <w:rPr>
                <w:rFonts w:asciiTheme="majorBidi" w:hAnsiTheme="majorBidi" w:cstheme="majorBidi"/>
                <w:i/>
                <w:iCs/>
                <w:cs/>
                <w:lang w:eastAsia="zh-CN" w:bidi="he-IL"/>
              </w:rPr>
              <w:t>‎</w:t>
            </w:r>
            <w:r>
              <w:rPr>
                <w:rFonts w:asciiTheme="majorBidi" w:hAnsiTheme="majorBidi" w:cstheme="majorBidi"/>
                <w:i/>
                <w:iCs/>
                <w:lang w:eastAsia="zh-CN" w:bidi="he-IL"/>
              </w:rPr>
              <w:fldChar w:fldCharType="end"/>
            </w:r>
            <w:r>
              <w:rPr>
                <w:rFonts w:asciiTheme="majorBidi" w:hAnsiTheme="majorBidi" w:cstheme="majorBidi"/>
                <w:i/>
                <w:iCs/>
                <w:lang w:eastAsia="zh-CN" w:bidi="he-IL"/>
              </w:rPr>
              <w:fldChar w:fldCharType="begin"/>
            </w:r>
            <w:r>
              <w:rPr>
                <w:rFonts w:asciiTheme="majorBidi" w:hAnsiTheme="majorBidi" w:cstheme="majorBidi"/>
                <w:i/>
                <w:iCs/>
                <w:lang w:eastAsia="zh-CN" w:bidi="he-IL"/>
              </w:rPr>
              <w:instrText xml:space="preserve"> REF _Ref86291507 \r \h </w:instrText>
            </w:r>
            <w:r>
              <w:rPr>
                <w:rFonts w:asciiTheme="majorBidi" w:hAnsiTheme="majorBidi" w:cstheme="majorBidi"/>
                <w:i/>
                <w:iCs/>
                <w:lang w:eastAsia="zh-CN" w:bidi="he-IL"/>
              </w:rPr>
            </w:r>
            <w:r>
              <w:rPr>
                <w:rFonts w:asciiTheme="majorBidi" w:hAnsiTheme="majorBidi" w:cstheme="majorBidi"/>
                <w:i/>
                <w:iCs/>
                <w:lang w:eastAsia="zh-CN" w:bidi="he-IL"/>
              </w:rPr>
              <w:fldChar w:fldCharType="separate"/>
            </w:r>
            <w:r>
              <w:rPr>
                <w:rFonts w:asciiTheme="majorBidi" w:hAnsiTheme="majorBidi" w:cstheme="majorBidi"/>
                <w:i/>
                <w:iCs/>
                <w:cs/>
                <w:lang w:eastAsia="zh-CN" w:bidi="he-IL"/>
              </w:rPr>
              <w:t>‎</w:t>
            </w:r>
            <w:r>
              <w:rPr>
                <w:rFonts w:asciiTheme="majorBidi" w:hAnsiTheme="majorBidi" w:cstheme="majorBidi"/>
                <w:i/>
                <w:iCs/>
                <w:lang w:eastAsia="zh-CN" w:bidi="he-IL"/>
              </w:rPr>
              <w:t>4.3.7</w:t>
            </w:r>
            <w:r>
              <w:rPr>
                <w:rFonts w:asciiTheme="majorBidi" w:hAnsiTheme="majorBidi" w:cstheme="majorBidi"/>
                <w:i/>
                <w:iCs/>
                <w:lang w:eastAsia="zh-CN" w:bidi="he-IL"/>
              </w:rPr>
              <w:fldChar w:fldCharType="end"/>
            </w:r>
          </w:p>
        </w:tc>
        <w:tc>
          <w:tcPr>
            <w:tcW w:w="3223" w:type="dxa"/>
            <w:hideMark/>
          </w:tcPr>
          <w:p w14:paraId="3A5E3B7D" w14:textId="77777777" w:rsidR="009841E1" w:rsidRPr="004310CF" w:rsidRDefault="009841E1"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Combiner matrix is per PUSCH allocation</w:t>
            </w:r>
          </w:p>
        </w:tc>
        <w:tc>
          <w:tcPr>
            <w:tcW w:w="3412" w:type="dxa"/>
            <w:noWrap/>
            <w:hideMark/>
          </w:tcPr>
          <w:p w14:paraId="4C1CF3C4" w14:textId="77777777" w:rsidR="009841E1" w:rsidRPr="004310CF" w:rsidRDefault="009841E1" w:rsidP="003770E3">
            <w:pPr>
              <w:spacing w:after="0"/>
              <w:rPr>
                <w:rFonts w:asciiTheme="majorBidi" w:eastAsia="Times New Roman" w:hAnsiTheme="majorBidi" w:cstheme="majorBidi"/>
                <w:color w:val="000000"/>
                <w:lang w:eastAsia="zh-CN" w:bidi="he-IL"/>
              </w:rPr>
            </w:pPr>
          </w:p>
        </w:tc>
      </w:tr>
      <w:tr w:rsidR="009A2F43" w:rsidRPr="003770E3" w14:paraId="1D875084" w14:textId="77777777" w:rsidTr="004310CF">
        <w:trPr>
          <w:trHeight w:val="300"/>
        </w:trPr>
        <w:tc>
          <w:tcPr>
            <w:tcW w:w="9712" w:type="dxa"/>
            <w:gridSpan w:val="4"/>
            <w:shd w:val="clear" w:color="auto" w:fill="D9D9D9" w:themeFill="background1" w:themeFillShade="D9"/>
            <w:noWrap/>
            <w:hideMark/>
          </w:tcPr>
          <w:p w14:paraId="0EF664D7" w14:textId="0BD20031" w:rsidR="009A2F43" w:rsidRPr="004310CF" w:rsidRDefault="008E527F" w:rsidP="003770E3">
            <w:pPr>
              <w:spacing w:after="0"/>
              <w:rPr>
                <w:rFonts w:asciiTheme="majorBidi" w:eastAsia="Times New Roman" w:hAnsiTheme="majorBidi" w:cstheme="majorBidi"/>
                <w:lang w:eastAsia="zh-CN" w:bidi="he-IL"/>
              </w:rPr>
            </w:pPr>
            <w:r w:rsidRPr="008E527F">
              <w:rPr>
                <w:rFonts w:asciiTheme="majorBidi" w:eastAsia="Times New Roman" w:hAnsiTheme="majorBidi" w:cstheme="majorBidi"/>
                <w:lang w:eastAsia="zh-CN" w:bidi="he-IL"/>
              </w:rPr>
              <w:t xml:space="preserve">RE </w:t>
            </w:r>
            <w:proofErr w:type="spellStart"/>
            <w:r w:rsidRPr="008E527F">
              <w:rPr>
                <w:rFonts w:asciiTheme="majorBidi" w:eastAsia="Times New Roman" w:hAnsiTheme="majorBidi" w:cstheme="majorBidi"/>
                <w:lang w:eastAsia="zh-CN" w:bidi="he-IL"/>
              </w:rPr>
              <w:t>Demapping</w:t>
            </w:r>
            <w:proofErr w:type="spellEnd"/>
          </w:p>
        </w:tc>
      </w:tr>
      <w:tr w:rsidR="001E072C" w:rsidRPr="003770E3" w14:paraId="6B16B8B1" w14:textId="77777777" w:rsidTr="004310CF">
        <w:trPr>
          <w:trHeight w:val="900"/>
        </w:trPr>
        <w:tc>
          <w:tcPr>
            <w:tcW w:w="718" w:type="dxa"/>
            <w:vMerge w:val="restart"/>
            <w:noWrap/>
            <w:textDirection w:val="btLr"/>
            <w:hideMark/>
          </w:tcPr>
          <w:p w14:paraId="4D0758D6" w14:textId="77777777" w:rsidR="001E072C" w:rsidRPr="004310CF" w:rsidRDefault="001E072C" w:rsidP="00965693">
            <w:pPr>
              <w:spacing w:after="0"/>
              <w:ind w:left="113" w:right="113"/>
              <w:jc w:val="center"/>
              <w:rPr>
                <w:rFonts w:asciiTheme="majorBidi" w:eastAsia="Times New Roman" w:hAnsiTheme="majorBidi" w:cstheme="majorBidi"/>
                <w:b/>
                <w:bCs/>
                <w:lang w:eastAsia="zh-CN" w:bidi="he-IL"/>
              </w:rPr>
            </w:pPr>
            <w:r w:rsidRPr="004310CF">
              <w:rPr>
                <w:rFonts w:asciiTheme="majorBidi" w:eastAsia="Times New Roman" w:hAnsiTheme="majorBidi" w:cstheme="majorBidi"/>
                <w:b/>
                <w:bCs/>
                <w:lang w:eastAsia="zh-CN" w:bidi="he-IL"/>
              </w:rPr>
              <w:t xml:space="preserve">Frequency </w:t>
            </w:r>
          </w:p>
          <w:p w14:paraId="6B28AB92" w14:textId="7CAE7D3C" w:rsidR="001E072C" w:rsidRPr="004310CF" w:rsidRDefault="001E072C" w:rsidP="004310CF">
            <w:pPr>
              <w:spacing w:after="0"/>
              <w:ind w:left="113" w:right="113"/>
              <w:jc w:val="center"/>
              <w:rPr>
                <w:rFonts w:asciiTheme="majorBidi" w:eastAsia="Times New Roman" w:hAnsiTheme="majorBidi" w:cstheme="majorBidi"/>
                <w:b/>
                <w:bCs/>
                <w:lang w:eastAsia="zh-CN" w:bidi="he-IL"/>
              </w:rPr>
            </w:pPr>
            <w:r w:rsidRPr="004310CF">
              <w:rPr>
                <w:rFonts w:asciiTheme="majorBidi" w:eastAsia="Times New Roman" w:hAnsiTheme="majorBidi" w:cstheme="majorBidi"/>
                <w:b/>
                <w:bCs/>
                <w:lang w:eastAsia="zh-CN" w:bidi="he-IL"/>
              </w:rPr>
              <w:t>Domain</w:t>
            </w:r>
          </w:p>
        </w:tc>
        <w:tc>
          <w:tcPr>
            <w:tcW w:w="2359" w:type="dxa"/>
            <w:hideMark/>
          </w:tcPr>
          <w:p w14:paraId="124AF528" w14:textId="77777777" w:rsidR="001E072C" w:rsidRPr="004310CF" w:rsidRDefault="001E072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N_{BWP}^{start}</w:t>
            </w:r>
          </w:p>
        </w:tc>
        <w:tc>
          <w:tcPr>
            <w:tcW w:w="3223" w:type="dxa"/>
            <w:hideMark/>
          </w:tcPr>
          <w:p w14:paraId="60ABAF69"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Start, </w:t>
            </w:r>
            <w:proofErr w:type="spellStart"/>
            <w:r w:rsidRPr="004310CF">
              <w:rPr>
                <w:rFonts w:asciiTheme="majorBidi" w:eastAsia="Times New Roman" w:hAnsiTheme="majorBidi" w:cstheme="majorBidi"/>
                <w:color w:val="000000"/>
                <w:lang w:eastAsia="zh-CN" w:bidi="he-IL"/>
              </w:rPr>
              <w:t>w.r.t.</w:t>
            </w:r>
            <w:proofErr w:type="spellEnd"/>
            <w:r w:rsidRPr="004310CF">
              <w:rPr>
                <w:rFonts w:asciiTheme="majorBidi" w:eastAsia="Times New Roman" w:hAnsiTheme="majorBidi" w:cstheme="majorBidi"/>
                <w:color w:val="000000"/>
                <w:lang w:eastAsia="zh-CN" w:bidi="he-IL"/>
              </w:rPr>
              <w:t xml:space="preserve"> CRB, of bandwidth part: VRBs indexing is relative to the Bandwidth part for the PDSCH allocation </w:t>
            </w:r>
          </w:p>
        </w:tc>
        <w:tc>
          <w:tcPr>
            <w:tcW w:w="3412" w:type="dxa"/>
            <w:hideMark/>
          </w:tcPr>
          <w:p w14:paraId="35752B9B"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 3GPP TS 38.211, sec 6.3.1.7</w:t>
            </w:r>
          </w:p>
        </w:tc>
      </w:tr>
      <w:tr w:rsidR="001E072C" w:rsidRPr="003770E3" w14:paraId="0458CE02" w14:textId="77777777" w:rsidTr="004310CF">
        <w:trPr>
          <w:trHeight w:val="900"/>
        </w:trPr>
        <w:tc>
          <w:tcPr>
            <w:tcW w:w="718" w:type="dxa"/>
            <w:vMerge/>
            <w:hideMark/>
          </w:tcPr>
          <w:p w14:paraId="61B840E8" w14:textId="77777777" w:rsidR="001E072C" w:rsidRPr="004310CF" w:rsidRDefault="001E072C" w:rsidP="003770E3">
            <w:pPr>
              <w:spacing w:after="0"/>
              <w:rPr>
                <w:rFonts w:asciiTheme="majorBidi" w:eastAsia="Times New Roman" w:hAnsiTheme="majorBidi" w:cstheme="majorBidi"/>
                <w:b/>
                <w:bCs/>
                <w:lang w:eastAsia="zh-CN" w:bidi="he-IL"/>
              </w:rPr>
            </w:pPr>
          </w:p>
        </w:tc>
        <w:tc>
          <w:tcPr>
            <w:tcW w:w="2359" w:type="dxa"/>
            <w:hideMark/>
          </w:tcPr>
          <w:p w14:paraId="749EDF9E" w14:textId="77777777" w:rsidR="001E072C" w:rsidRPr="004310CF" w:rsidRDefault="001E072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N_{BWP}^{size}</w:t>
            </w:r>
          </w:p>
        </w:tc>
        <w:tc>
          <w:tcPr>
            <w:tcW w:w="3223" w:type="dxa"/>
            <w:hideMark/>
          </w:tcPr>
          <w:p w14:paraId="0DF59A5A"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Size of bandwidth part: VRBs indexing is relative to the Bandwidth part for the PDSCH allocation </w:t>
            </w:r>
          </w:p>
        </w:tc>
        <w:tc>
          <w:tcPr>
            <w:tcW w:w="3412" w:type="dxa"/>
            <w:hideMark/>
          </w:tcPr>
          <w:p w14:paraId="222F1C2E"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 3GPP TS 38.211, sec 6.3.1.7</w:t>
            </w:r>
          </w:p>
        </w:tc>
      </w:tr>
      <w:tr w:rsidR="001E072C" w:rsidRPr="003770E3" w14:paraId="28911230" w14:textId="77777777" w:rsidTr="004310CF">
        <w:trPr>
          <w:trHeight w:val="600"/>
        </w:trPr>
        <w:tc>
          <w:tcPr>
            <w:tcW w:w="718" w:type="dxa"/>
            <w:vMerge/>
            <w:hideMark/>
          </w:tcPr>
          <w:p w14:paraId="5DE3C62B" w14:textId="77777777" w:rsidR="001E072C" w:rsidRPr="004310CF" w:rsidRDefault="001E072C" w:rsidP="003770E3">
            <w:pPr>
              <w:spacing w:after="0"/>
              <w:rPr>
                <w:rFonts w:asciiTheme="majorBidi" w:eastAsia="Times New Roman" w:hAnsiTheme="majorBidi" w:cstheme="majorBidi"/>
                <w:b/>
                <w:bCs/>
                <w:lang w:eastAsia="zh-CN" w:bidi="he-IL"/>
              </w:rPr>
            </w:pPr>
          </w:p>
        </w:tc>
        <w:tc>
          <w:tcPr>
            <w:tcW w:w="2359" w:type="dxa"/>
            <w:hideMark/>
          </w:tcPr>
          <w:p w14:paraId="0636363E" w14:textId="77777777" w:rsidR="001E072C" w:rsidRPr="004310CF" w:rsidRDefault="001E072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µ, µ_{0}</w:t>
            </w:r>
          </w:p>
        </w:tc>
        <w:tc>
          <w:tcPr>
            <w:tcW w:w="3223" w:type="dxa"/>
            <w:hideMark/>
          </w:tcPr>
          <w:p w14:paraId="68CB9B19"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subcarrier spacing impacts waveform generation, including centering</w:t>
            </w:r>
          </w:p>
        </w:tc>
        <w:tc>
          <w:tcPr>
            <w:tcW w:w="3412" w:type="dxa"/>
            <w:noWrap/>
            <w:hideMark/>
          </w:tcPr>
          <w:p w14:paraId="6609FF39"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sec 4.2, 5.3.1</w:t>
            </w:r>
          </w:p>
        </w:tc>
      </w:tr>
      <w:tr w:rsidR="001E072C" w:rsidRPr="003770E3" w14:paraId="430BDE54" w14:textId="77777777" w:rsidTr="004310CF">
        <w:trPr>
          <w:trHeight w:val="600"/>
        </w:trPr>
        <w:tc>
          <w:tcPr>
            <w:tcW w:w="718" w:type="dxa"/>
            <w:vMerge/>
            <w:hideMark/>
          </w:tcPr>
          <w:p w14:paraId="6073852A" w14:textId="77777777" w:rsidR="001E072C" w:rsidRPr="004310CF" w:rsidRDefault="001E072C" w:rsidP="003770E3">
            <w:pPr>
              <w:spacing w:after="0"/>
              <w:rPr>
                <w:rFonts w:asciiTheme="majorBidi" w:eastAsia="Times New Roman" w:hAnsiTheme="majorBidi" w:cstheme="majorBidi"/>
                <w:b/>
                <w:bCs/>
                <w:lang w:eastAsia="zh-CN" w:bidi="he-IL"/>
              </w:rPr>
            </w:pPr>
          </w:p>
        </w:tc>
        <w:tc>
          <w:tcPr>
            <w:tcW w:w="2359" w:type="dxa"/>
            <w:hideMark/>
          </w:tcPr>
          <w:p w14:paraId="4AC89245" w14:textId="77777777" w:rsidR="001E072C" w:rsidRPr="004310CF" w:rsidRDefault="001E072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number of DMRS CDM groups without data</w:t>
            </w:r>
          </w:p>
        </w:tc>
        <w:tc>
          <w:tcPr>
            <w:tcW w:w="3223" w:type="dxa"/>
            <w:hideMark/>
          </w:tcPr>
          <w:p w14:paraId="0BA03E22"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No PUSCH mapping on DMRS CDM groups marked as having no data.</w:t>
            </w:r>
          </w:p>
        </w:tc>
        <w:tc>
          <w:tcPr>
            <w:tcW w:w="3412" w:type="dxa"/>
            <w:hideMark/>
          </w:tcPr>
          <w:p w14:paraId="1D7C4265"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38.212, sec 7.3.1.1</w:t>
            </w:r>
          </w:p>
        </w:tc>
      </w:tr>
      <w:tr w:rsidR="001E072C" w:rsidRPr="003770E3" w14:paraId="77E4A621" w14:textId="77777777" w:rsidTr="004310CF">
        <w:trPr>
          <w:trHeight w:val="600"/>
        </w:trPr>
        <w:tc>
          <w:tcPr>
            <w:tcW w:w="718" w:type="dxa"/>
            <w:vMerge/>
            <w:hideMark/>
          </w:tcPr>
          <w:p w14:paraId="395D1ADA" w14:textId="77777777" w:rsidR="001E072C" w:rsidRPr="004310CF" w:rsidRDefault="001E072C" w:rsidP="003770E3">
            <w:pPr>
              <w:spacing w:after="0"/>
              <w:rPr>
                <w:rFonts w:asciiTheme="majorBidi" w:eastAsia="Times New Roman" w:hAnsiTheme="majorBidi" w:cstheme="majorBidi"/>
                <w:b/>
                <w:bCs/>
                <w:lang w:eastAsia="zh-CN" w:bidi="he-IL"/>
              </w:rPr>
            </w:pPr>
          </w:p>
        </w:tc>
        <w:tc>
          <w:tcPr>
            <w:tcW w:w="2359" w:type="dxa"/>
            <w:hideMark/>
          </w:tcPr>
          <w:p w14:paraId="43DBEAF9" w14:textId="77777777" w:rsidR="001E072C" w:rsidRPr="004310CF" w:rsidRDefault="001E072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resource allocation type</w:t>
            </w:r>
          </w:p>
        </w:tc>
        <w:tc>
          <w:tcPr>
            <w:tcW w:w="3223" w:type="dxa"/>
            <w:hideMark/>
          </w:tcPr>
          <w:p w14:paraId="66D21AC3"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Bitmap-based (type 0) or </w:t>
            </w:r>
            <w:proofErr w:type="spellStart"/>
            <w:r w:rsidRPr="004310CF">
              <w:rPr>
                <w:rFonts w:asciiTheme="majorBidi" w:eastAsia="Times New Roman" w:hAnsiTheme="majorBidi" w:cstheme="majorBidi"/>
                <w:color w:val="000000"/>
                <w:lang w:eastAsia="zh-CN" w:bidi="he-IL"/>
              </w:rPr>
              <w:t>offet</w:t>
            </w:r>
            <w:proofErr w:type="spellEnd"/>
            <w:r w:rsidRPr="004310CF">
              <w:rPr>
                <w:rFonts w:asciiTheme="majorBidi" w:eastAsia="Times New Roman" w:hAnsiTheme="majorBidi" w:cstheme="majorBidi"/>
                <w:color w:val="000000"/>
                <w:lang w:eastAsia="zh-CN" w:bidi="he-IL"/>
              </w:rPr>
              <w:t xml:space="preserve"> &amp; length (type 1)</w:t>
            </w:r>
          </w:p>
        </w:tc>
        <w:tc>
          <w:tcPr>
            <w:tcW w:w="3412" w:type="dxa"/>
            <w:noWrap/>
            <w:hideMark/>
          </w:tcPr>
          <w:p w14:paraId="25598F8C"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sec 6.1.2.2</w:t>
            </w:r>
          </w:p>
        </w:tc>
      </w:tr>
      <w:tr w:rsidR="001E072C" w:rsidRPr="003770E3" w14:paraId="611DD40A" w14:textId="77777777" w:rsidTr="004310CF">
        <w:trPr>
          <w:trHeight w:val="600"/>
        </w:trPr>
        <w:tc>
          <w:tcPr>
            <w:tcW w:w="718" w:type="dxa"/>
            <w:vMerge/>
            <w:hideMark/>
          </w:tcPr>
          <w:p w14:paraId="19C629A4" w14:textId="77777777" w:rsidR="001E072C" w:rsidRPr="004310CF" w:rsidRDefault="001E072C" w:rsidP="003770E3">
            <w:pPr>
              <w:spacing w:after="0"/>
              <w:rPr>
                <w:rFonts w:asciiTheme="majorBidi" w:eastAsia="Times New Roman" w:hAnsiTheme="majorBidi" w:cstheme="majorBidi"/>
                <w:b/>
                <w:bCs/>
                <w:lang w:eastAsia="zh-CN" w:bidi="he-IL"/>
              </w:rPr>
            </w:pPr>
          </w:p>
        </w:tc>
        <w:tc>
          <w:tcPr>
            <w:tcW w:w="2359" w:type="dxa"/>
            <w:hideMark/>
          </w:tcPr>
          <w:p w14:paraId="6238308C" w14:textId="77777777" w:rsidR="001E072C" w:rsidRPr="004310CF" w:rsidRDefault="001E072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RB bitmap</w:t>
            </w:r>
          </w:p>
        </w:tc>
        <w:tc>
          <w:tcPr>
            <w:tcW w:w="3223" w:type="dxa"/>
            <w:hideMark/>
          </w:tcPr>
          <w:p w14:paraId="20AB5F00"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u w:val="single"/>
                <w:lang w:eastAsia="zh-CN" w:bidi="he-IL"/>
              </w:rPr>
              <w:t>type 0</w:t>
            </w:r>
            <w:r w:rsidRPr="004310CF">
              <w:rPr>
                <w:rFonts w:asciiTheme="majorBidi" w:eastAsia="Times New Roman" w:hAnsiTheme="majorBidi" w:cstheme="majorBidi"/>
                <w:color w:val="000000"/>
                <w:lang w:eastAsia="zh-CN" w:bidi="he-IL"/>
              </w:rPr>
              <w:t>: allocation is based on this bitmap. In 3GPP, it is signaled at RB group resolution</w:t>
            </w:r>
          </w:p>
        </w:tc>
        <w:tc>
          <w:tcPr>
            <w:tcW w:w="3412" w:type="dxa"/>
            <w:hideMark/>
          </w:tcPr>
          <w:p w14:paraId="69684B4E"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sec 6.1.2.2.1</w:t>
            </w:r>
            <w:r w:rsidRPr="004310CF">
              <w:rPr>
                <w:rFonts w:asciiTheme="majorBidi" w:eastAsia="Times New Roman" w:hAnsiTheme="majorBidi" w:cstheme="majorBidi"/>
                <w:color w:val="000000"/>
                <w:lang w:eastAsia="zh-CN" w:bidi="he-IL"/>
              </w:rPr>
              <w:br/>
              <w:t>3GPP TS 38.212, sec 7.3.1.1.2</w:t>
            </w:r>
          </w:p>
        </w:tc>
      </w:tr>
      <w:tr w:rsidR="001E072C" w:rsidRPr="003770E3" w14:paraId="512E3C1A" w14:textId="77777777" w:rsidTr="004310CF">
        <w:trPr>
          <w:trHeight w:val="600"/>
        </w:trPr>
        <w:tc>
          <w:tcPr>
            <w:tcW w:w="718" w:type="dxa"/>
            <w:vMerge/>
            <w:hideMark/>
          </w:tcPr>
          <w:p w14:paraId="505C6244" w14:textId="77777777" w:rsidR="001E072C" w:rsidRPr="004310CF" w:rsidRDefault="001E072C" w:rsidP="003770E3">
            <w:pPr>
              <w:spacing w:after="0"/>
              <w:rPr>
                <w:rFonts w:asciiTheme="majorBidi" w:eastAsia="Times New Roman" w:hAnsiTheme="majorBidi" w:cstheme="majorBidi"/>
                <w:b/>
                <w:bCs/>
                <w:lang w:eastAsia="zh-CN" w:bidi="he-IL"/>
              </w:rPr>
            </w:pPr>
          </w:p>
        </w:tc>
        <w:tc>
          <w:tcPr>
            <w:tcW w:w="2359" w:type="dxa"/>
            <w:hideMark/>
          </w:tcPr>
          <w:p w14:paraId="0332B45B" w14:textId="77777777" w:rsidR="001E072C" w:rsidRPr="004310CF" w:rsidRDefault="001E072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RB_{start}</w:t>
            </w:r>
          </w:p>
        </w:tc>
        <w:tc>
          <w:tcPr>
            <w:tcW w:w="3223" w:type="dxa"/>
            <w:hideMark/>
          </w:tcPr>
          <w:p w14:paraId="4B3DBEE1"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u w:val="single"/>
                <w:lang w:eastAsia="zh-CN" w:bidi="he-IL"/>
              </w:rPr>
              <w:t>type 1</w:t>
            </w:r>
            <w:r w:rsidRPr="004310CF">
              <w:rPr>
                <w:rFonts w:asciiTheme="majorBidi" w:eastAsia="Times New Roman" w:hAnsiTheme="majorBidi" w:cstheme="majorBidi"/>
                <w:color w:val="000000"/>
                <w:lang w:eastAsia="zh-CN" w:bidi="he-IL"/>
              </w:rPr>
              <w:t>: start of allocation derived from DCI RIV</w:t>
            </w:r>
          </w:p>
        </w:tc>
        <w:tc>
          <w:tcPr>
            <w:tcW w:w="3412" w:type="dxa"/>
            <w:hideMark/>
          </w:tcPr>
          <w:p w14:paraId="1AD0A3F2"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sec 6.1.2.2.2</w:t>
            </w:r>
            <w:r w:rsidRPr="004310CF">
              <w:rPr>
                <w:rFonts w:asciiTheme="majorBidi" w:eastAsia="Times New Roman" w:hAnsiTheme="majorBidi" w:cstheme="majorBidi"/>
                <w:color w:val="000000"/>
                <w:lang w:eastAsia="zh-CN" w:bidi="he-IL"/>
              </w:rPr>
              <w:br/>
              <w:t>3GPP TS 38.212, sec 7.3.1.1.2</w:t>
            </w:r>
          </w:p>
        </w:tc>
      </w:tr>
      <w:tr w:rsidR="001E072C" w:rsidRPr="003770E3" w14:paraId="1C402B77" w14:textId="77777777" w:rsidTr="004310CF">
        <w:trPr>
          <w:trHeight w:val="600"/>
        </w:trPr>
        <w:tc>
          <w:tcPr>
            <w:tcW w:w="718" w:type="dxa"/>
            <w:vMerge/>
            <w:hideMark/>
          </w:tcPr>
          <w:p w14:paraId="75C48C55" w14:textId="77777777" w:rsidR="001E072C" w:rsidRPr="004310CF" w:rsidRDefault="001E072C" w:rsidP="003770E3">
            <w:pPr>
              <w:spacing w:after="0"/>
              <w:rPr>
                <w:rFonts w:asciiTheme="majorBidi" w:eastAsia="Times New Roman" w:hAnsiTheme="majorBidi" w:cstheme="majorBidi"/>
                <w:b/>
                <w:bCs/>
                <w:lang w:eastAsia="zh-CN" w:bidi="he-IL"/>
              </w:rPr>
            </w:pPr>
          </w:p>
        </w:tc>
        <w:tc>
          <w:tcPr>
            <w:tcW w:w="2359" w:type="dxa"/>
            <w:hideMark/>
          </w:tcPr>
          <w:p w14:paraId="10487F62" w14:textId="77777777" w:rsidR="001E072C" w:rsidRPr="004310CF" w:rsidRDefault="001E072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L_{RBs}</w:t>
            </w:r>
          </w:p>
        </w:tc>
        <w:tc>
          <w:tcPr>
            <w:tcW w:w="3223" w:type="dxa"/>
            <w:hideMark/>
          </w:tcPr>
          <w:p w14:paraId="484B98A9"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u w:val="single"/>
                <w:lang w:eastAsia="zh-CN" w:bidi="he-IL"/>
              </w:rPr>
              <w:t>type1</w:t>
            </w:r>
            <w:r w:rsidRPr="004310CF">
              <w:rPr>
                <w:rFonts w:asciiTheme="majorBidi" w:eastAsia="Times New Roman" w:hAnsiTheme="majorBidi" w:cstheme="majorBidi"/>
                <w:color w:val="000000"/>
                <w:lang w:eastAsia="zh-CN" w:bidi="he-IL"/>
              </w:rPr>
              <w:t xml:space="preserve">: number of continuously allocated VRBs derived </w:t>
            </w:r>
            <w:proofErr w:type="spellStart"/>
            <w:r w:rsidRPr="004310CF">
              <w:rPr>
                <w:rFonts w:asciiTheme="majorBidi" w:eastAsia="Times New Roman" w:hAnsiTheme="majorBidi" w:cstheme="majorBidi"/>
                <w:color w:val="000000"/>
                <w:lang w:eastAsia="zh-CN" w:bidi="he-IL"/>
              </w:rPr>
              <w:t>froM</w:t>
            </w:r>
            <w:proofErr w:type="spellEnd"/>
            <w:r w:rsidRPr="004310CF">
              <w:rPr>
                <w:rFonts w:asciiTheme="majorBidi" w:eastAsia="Times New Roman" w:hAnsiTheme="majorBidi" w:cstheme="majorBidi"/>
                <w:color w:val="000000"/>
                <w:lang w:eastAsia="zh-CN" w:bidi="he-IL"/>
              </w:rPr>
              <w:t xml:space="preserve"> DCI RIV</w:t>
            </w:r>
          </w:p>
        </w:tc>
        <w:tc>
          <w:tcPr>
            <w:tcW w:w="3412" w:type="dxa"/>
            <w:hideMark/>
          </w:tcPr>
          <w:p w14:paraId="172C5EDE"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sec 5.1.2.2.2</w:t>
            </w:r>
            <w:r w:rsidRPr="004310CF">
              <w:rPr>
                <w:rFonts w:asciiTheme="majorBidi" w:eastAsia="Times New Roman" w:hAnsiTheme="majorBidi" w:cstheme="majorBidi"/>
                <w:color w:val="000000"/>
                <w:lang w:eastAsia="zh-CN" w:bidi="he-IL"/>
              </w:rPr>
              <w:br/>
              <w:t>3GPP TS 38.212, sec 7.3.1.1.2</w:t>
            </w:r>
          </w:p>
        </w:tc>
      </w:tr>
      <w:tr w:rsidR="001E072C" w:rsidRPr="003770E3" w14:paraId="0BB1DDFB" w14:textId="77777777" w:rsidTr="004310CF">
        <w:trPr>
          <w:trHeight w:val="600"/>
        </w:trPr>
        <w:tc>
          <w:tcPr>
            <w:tcW w:w="718" w:type="dxa"/>
            <w:vMerge/>
            <w:hideMark/>
          </w:tcPr>
          <w:p w14:paraId="64D02C46" w14:textId="77777777" w:rsidR="001E072C" w:rsidRPr="004310CF" w:rsidRDefault="001E072C" w:rsidP="003770E3">
            <w:pPr>
              <w:spacing w:after="0"/>
              <w:rPr>
                <w:rFonts w:asciiTheme="majorBidi" w:eastAsia="Times New Roman" w:hAnsiTheme="majorBidi" w:cstheme="majorBidi"/>
                <w:b/>
                <w:bCs/>
                <w:lang w:eastAsia="zh-CN" w:bidi="he-IL"/>
              </w:rPr>
            </w:pPr>
          </w:p>
        </w:tc>
        <w:tc>
          <w:tcPr>
            <w:tcW w:w="2359" w:type="dxa"/>
            <w:hideMark/>
          </w:tcPr>
          <w:p w14:paraId="213F748A" w14:textId="77777777" w:rsidR="001E072C" w:rsidRPr="004310CF" w:rsidRDefault="001E072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(intra-slot) frequency hopping</w:t>
            </w:r>
          </w:p>
        </w:tc>
        <w:tc>
          <w:tcPr>
            <w:tcW w:w="3223" w:type="dxa"/>
            <w:hideMark/>
          </w:tcPr>
          <w:p w14:paraId="1A669652"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indicates whether PUSCH allocation is based on intra-slot frequency hopping</w:t>
            </w:r>
          </w:p>
        </w:tc>
        <w:tc>
          <w:tcPr>
            <w:tcW w:w="3412" w:type="dxa"/>
            <w:hideMark/>
          </w:tcPr>
          <w:p w14:paraId="6CA18680"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38.212, sec 7.3.1.1</w:t>
            </w:r>
            <w:r w:rsidRPr="004310CF">
              <w:rPr>
                <w:rFonts w:asciiTheme="majorBidi" w:eastAsia="Times New Roman" w:hAnsiTheme="majorBidi" w:cstheme="majorBidi"/>
                <w:color w:val="000000"/>
                <w:lang w:eastAsia="zh-CN" w:bidi="he-IL"/>
              </w:rPr>
              <w:br/>
              <w:t>3GPP TS 38.214, sec 6.3</w:t>
            </w:r>
          </w:p>
        </w:tc>
      </w:tr>
      <w:tr w:rsidR="001E072C" w:rsidRPr="003770E3" w14:paraId="543BE90E" w14:textId="77777777" w:rsidTr="004310CF">
        <w:trPr>
          <w:trHeight w:val="300"/>
        </w:trPr>
        <w:tc>
          <w:tcPr>
            <w:tcW w:w="718" w:type="dxa"/>
            <w:vMerge/>
            <w:hideMark/>
          </w:tcPr>
          <w:p w14:paraId="419D94DD" w14:textId="77777777" w:rsidR="001E072C" w:rsidRPr="004310CF" w:rsidRDefault="001E072C" w:rsidP="003770E3">
            <w:pPr>
              <w:spacing w:after="0"/>
              <w:rPr>
                <w:rFonts w:asciiTheme="majorBidi" w:eastAsia="Times New Roman" w:hAnsiTheme="majorBidi" w:cstheme="majorBidi"/>
                <w:b/>
                <w:bCs/>
                <w:lang w:eastAsia="zh-CN" w:bidi="he-IL"/>
              </w:rPr>
            </w:pPr>
          </w:p>
        </w:tc>
        <w:tc>
          <w:tcPr>
            <w:tcW w:w="2359" w:type="dxa"/>
            <w:hideMark/>
          </w:tcPr>
          <w:p w14:paraId="5564C258" w14:textId="77777777" w:rsidR="001E072C" w:rsidRPr="004310CF" w:rsidRDefault="001E072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RB_{start}</w:t>
            </w:r>
          </w:p>
        </w:tc>
        <w:tc>
          <w:tcPr>
            <w:tcW w:w="3223" w:type="dxa"/>
            <w:hideMark/>
          </w:tcPr>
          <w:p w14:paraId="15807E91"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location of the second frequency hop</w:t>
            </w:r>
          </w:p>
        </w:tc>
        <w:tc>
          <w:tcPr>
            <w:tcW w:w="3412" w:type="dxa"/>
            <w:hideMark/>
          </w:tcPr>
          <w:p w14:paraId="7D8436EC"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sec 6.3</w:t>
            </w:r>
          </w:p>
        </w:tc>
      </w:tr>
      <w:tr w:rsidR="001E072C" w:rsidRPr="003770E3" w14:paraId="54FF6D23" w14:textId="77777777" w:rsidTr="004310CF">
        <w:trPr>
          <w:trHeight w:val="900"/>
        </w:trPr>
        <w:tc>
          <w:tcPr>
            <w:tcW w:w="718" w:type="dxa"/>
            <w:vMerge/>
            <w:hideMark/>
          </w:tcPr>
          <w:p w14:paraId="19689887" w14:textId="77777777" w:rsidR="001E072C" w:rsidRPr="004310CF" w:rsidRDefault="001E072C" w:rsidP="003770E3">
            <w:pPr>
              <w:spacing w:after="0"/>
              <w:rPr>
                <w:rFonts w:asciiTheme="majorBidi" w:eastAsia="Times New Roman" w:hAnsiTheme="majorBidi" w:cstheme="majorBidi"/>
                <w:b/>
                <w:bCs/>
                <w:lang w:eastAsia="zh-CN" w:bidi="he-IL"/>
              </w:rPr>
            </w:pPr>
          </w:p>
        </w:tc>
        <w:tc>
          <w:tcPr>
            <w:tcW w:w="2359" w:type="dxa"/>
            <w:hideMark/>
          </w:tcPr>
          <w:p w14:paraId="5CB02FBC" w14:textId="00C24802" w:rsidR="001E072C" w:rsidRPr="004310CF" w:rsidRDefault="001E072C" w:rsidP="003770E3">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txDirect</w:t>
            </w:r>
            <w:proofErr w:type="spellEnd"/>
            <w:r w:rsidRPr="004310CF">
              <w:rPr>
                <w:rFonts w:asciiTheme="majorBidi" w:eastAsia="Times New Roman" w:hAnsiTheme="majorBidi" w:cstheme="majorBidi"/>
                <w:lang w:eastAsia="zh-CN" w:bidi="he-IL"/>
              </w:rPr>
              <w:t xml:space="preserve"> Current Location</w:t>
            </w:r>
          </w:p>
        </w:tc>
        <w:tc>
          <w:tcPr>
            <w:tcW w:w="3223" w:type="dxa"/>
            <w:hideMark/>
          </w:tcPr>
          <w:p w14:paraId="6E241E14"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indicates the subcarrier index within the carrier corresponding to the numerology of the corresponding uplink BWP</w:t>
            </w:r>
          </w:p>
        </w:tc>
        <w:tc>
          <w:tcPr>
            <w:tcW w:w="3412" w:type="dxa"/>
            <w:noWrap/>
            <w:hideMark/>
          </w:tcPr>
          <w:p w14:paraId="7AA2DCD9"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38.331, sec 6.3.2</w:t>
            </w:r>
          </w:p>
        </w:tc>
      </w:tr>
      <w:tr w:rsidR="001E072C" w:rsidRPr="003770E3" w14:paraId="13D37693" w14:textId="77777777" w:rsidTr="004310CF">
        <w:trPr>
          <w:trHeight w:val="600"/>
        </w:trPr>
        <w:tc>
          <w:tcPr>
            <w:tcW w:w="718" w:type="dxa"/>
            <w:vMerge/>
            <w:noWrap/>
            <w:textDirection w:val="btLr"/>
            <w:hideMark/>
          </w:tcPr>
          <w:p w14:paraId="660ABEBD" w14:textId="77777777" w:rsidR="001E072C" w:rsidRPr="004310CF" w:rsidRDefault="001E072C" w:rsidP="003770E3">
            <w:pPr>
              <w:spacing w:after="0"/>
              <w:rPr>
                <w:rFonts w:asciiTheme="majorBidi" w:eastAsia="Times New Roman" w:hAnsiTheme="majorBidi" w:cstheme="majorBidi"/>
                <w:lang w:eastAsia="zh-CN" w:bidi="he-IL"/>
              </w:rPr>
            </w:pPr>
          </w:p>
        </w:tc>
        <w:tc>
          <w:tcPr>
            <w:tcW w:w="2359" w:type="dxa"/>
            <w:hideMark/>
          </w:tcPr>
          <w:p w14:paraId="45444F7F" w14:textId="77777777" w:rsidR="001E072C" w:rsidRPr="004310CF" w:rsidRDefault="001E072C"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shift7dot5kHz</w:t>
            </w:r>
          </w:p>
        </w:tc>
        <w:tc>
          <w:tcPr>
            <w:tcW w:w="3223" w:type="dxa"/>
            <w:hideMark/>
          </w:tcPr>
          <w:p w14:paraId="68AA981F"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Indicates whether there is 7.5 kHz shift or not. </w:t>
            </w:r>
          </w:p>
        </w:tc>
        <w:tc>
          <w:tcPr>
            <w:tcW w:w="3412" w:type="dxa"/>
            <w:noWrap/>
            <w:hideMark/>
          </w:tcPr>
          <w:p w14:paraId="739AC70F" w14:textId="77777777" w:rsidR="001E072C" w:rsidRPr="004310CF" w:rsidRDefault="001E072C"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38.331, sec 6.3.2</w:t>
            </w:r>
          </w:p>
        </w:tc>
      </w:tr>
      <w:tr w:rsidR="003770E3" w:rsidRPr="003770E3" w14:paraId="1FDEED92" w14:textId="77777777" w:rsidTr="004310CF">
        <w:trPr>
          <w:trHeight w:val="300"/>
        </w:trPr>
        <w:tc>
          <w:tcPr>
            <w:tcW w:w="718" w:type="dxa"/>
            <w:vMerge w:val="restart"/>
            <w:textDirection w:val="btLr"/>
            <w:hideMark/>
          </w:tcPr>
          <w:p w14:paraId="07935C12" w14:textId="77777777" w:rsidR="003770E3" w:rsidRPr="004310CF" w:rsidRDefault="003770E3" w:rsidP="003770E3">
            <w:pPr>
              <w:spacing w:after="0"/>
              <w:jc w:val="center"/>
              <w:rPr>
                <w:rFonts w:asciiTheme="majorBidi" w:eastAsia="Times New Roman" w:hAnsiTheme="majorBidi" w:cstheme="majorBidi"/>
                <w:b/>
                <w:bCs/>
                <w:lang w:eastAsia="zh-CN" w:bidi="he-IL"/>
              </w:rPr>
            </w:pPr>
            <w:r w:rsidRPr="004310CF">
              <w:rPr>
                <w:rFonts w:asciiTheme="majorBidi" w:eastAsia="Times New Roman" w:hAnsiTheme="majorBidi" w:cstheme="majorBidi"/>
                <w:b/>
                <w:bCs/>
                <w:lang w:eastAsia="zh-CN" w:bidi="he-IL"/>
              </w:rPr>
              <w:t>Time</w:t>
            </w:r>
            <w:r w:rsidRPr="004310CF">
              <w:rPr>
                <w:rFonts w:asciiTheme="majorBidi" w:eastAsia="Times New Roman" w:hAnsiTheme="majorBidi" w:cstheme="majorBidi"/>
                <w:b/>
                <w:bCs/>
                <w:lang w:eastAsia="zh-CN" w:bidi="he-IL"/>
              </w:rPr>
              <w:br/>
              <w:t>Domain</w:t>
            </w:r>
          </w:p>
        </w:tc>
        <w:tc>
          <w:tcPr>
            <w:tcW w:w="2359" w:type="dxa"/>
            <w:hideMark/>
          </w:tcPr>
          <w:p w14:paraId="3B3FCF05" w14:textId="77777777" w:rsidR="003770E3" w:rsidRPr="004310CF" w:rsidRDefault="003770E3"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w:t>
            </w:r>
          </w:p>
        </w:tc>
        <w:tc>
          <w:tcPr>
            <w:tcW w:w="3223" w:type="dxa"/>
            <w:hideMark/>
          </w:tcPr>
          <w:p w14:paraId="19F5BA4D" w14:textId="77777777" w:rsidR="003770E3" w:rsidRPr="004310CF" w:rsidRDefault="003770E3"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Start symbol index, for the allocation</w:t>
            </w:r>
          </w:p>
        </w:tc>
        <w:tc>
          <w:tcPr>
            <w:tcW w:w="3412" w:type="dxa"/>
            <w:noWrap/>
            <w:hideMark/>
          </w:tcPr>
          <w:p w14:paraId="02F8DA64" w14:textId="77777777" w:rsidR="003770E3" w:rsidRPr="004310CF" w:rsidRDefault="003770E3"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Table 6.1.2.1-1</w:t>
            </w:r>
          </w:p>
        </w:tc>
      </w:tr>
      <w:tr w:rsidR="003770E3" w:rsidRPr="003770E3" w14:paraId="2FC57F47" w14:textId="77777777" w:rsidTr="004310CF">
        <w:trPr>
          <w:trHeight w:val="300"/>
        </w:trPr>
        <w:tc>
          <w:tcPr>
            <w:tcW w:w="718" w:type="dxa"/>
            <w:vMerge/>
            <w:hideMark/>
          </w:tcPr>
          <w:p w14:paraId="464CB935" w14:textId="77777777" w:rsidR="003770E3" w:rsidRPr="004310CF" w:rsidRDefault="003770E3" w:rsidP="003770E3">
            <w:pPr>
              <w:spacing w:after="0"/>
              <w:rPr>
                <w:rFonts w:asciiTheme="majorBidi" w:eastAsia="Times New Roman" w:hAnsiTheme="majorBidi" w:cstheme="majorBidi"/>
                <w:b/>
                <w:bCs/>
                <w:lang w:eastAsia="zh-CN" w:bidi="he-IL"/>
              </w:rPr>
            </w:pPr>
          </w:p>
        </w:tc>
        <w:tc>
          <w:tcPr>
            <w:tcW w:w="2359" w:type="dxa"/>
            <w:hideMark/>
          </w:tcPr>
          <w:p w14:paraId="0869F575" w14:textId="77777777" w:rsidR="003770E3" w:rsidRPr="004310CF" w:rsidRDefault="003770E3"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w:t>
            </w:r>
          </w:p>
        </w:tc>
        <w:tc>
          <w:tcPr>
            <w:tcW w:w="3223" w:type="dxa"/>
            <w:hideMark/>
          </w:tcPr>
          <w:p w14:paraId="63FA3CC1" w14:textId="77777777" w:rsidR="003770E3" w:rsidRPr="004310CF" w:rsidRDefault="003770E3"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Number of symbols, for the allocation</w:t>
            </w:r>
          </w:p>
        </w:tc>
        <w:tc>
          <w:tcPr>
            <w:tcW w:w="3412" w:type="dxa"/>
            <w:hideMark/>
          </w:tcPr>
          <w:p w14:paraId="11F99B3F" w14:textId="77777777" w:rsidR="003770E3" w:rsidRPr="004310CF" w:rsidRDefault="003770E3"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38.214, Table 6.1.2.1-1</w:t>
            </w:r>
          </w:p>
        </w:tc>
      </w:tr>
      <w:tr w:rsidR="003770E3" w:rsidRPr="003770E3" w14:paraId="159C7C1A" w14:textId="77777777" w:rsidTr="004310CF">
        <w:trPr>
          <w:trHeight w:val="600"/>
        </w:trPr>
        <w:tc>
          <w:tcPr>
            <w:tcW w:w="718" w:type="dxa"/>
            <w:vMerge/>
            <w:hideMark/>
          </w:tcPr>
          <w:p w14:paraId="46B093E5" w14:textId="77777777" w:rsidR="003770E3" w:rsidRPr="004310CF" w:rsidRDefault="003770E3" w:rsidP="003770E3">
            <w:pPr>
              <w:spacing w:after="0"/>
              <w:rPr>
                <w:rFonts w:asciiTheme="majorBidi" w:eastAsia="Times New Roman" w:hAnsiTheme="majorBidi" w:cstheme="majorBidi"/>
                <w:b/>
                <w:bCs/>
                <w:lang w:eastAsia="zh-CN" w:bidi="he-IL"/>
              </w:rPr>
            </w:pPr>
          </w:p>
        </w:tc>
        <w:tc>
          <w:tcPr>
            <w:tcW w:w="2359" w:type="dxa"/>
            <w:hideMark/>
          </w:tcPr>
          <w:p w14:paraId="7F268E81" w14:textId="77777777" w:rsidR="003770E3" w:rsidRPr="004310CF" w:rsidRDefault="003770E3" w:rsidP="003770E3">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Cyclic Prefix</w:t>
            </w:r>
          </w:p>
        </w:tc>
        <w:tc>
          <w:tcPr>
            <w:tcW w:w="3223" w:type="dxa"/>
            <w:hideMark/>
          </w:tcPr>
          <w:p w14:paraId="0535F4A9" w14:textId="77777777" w:rsidR="003770E3" w:rsidRPr="004310CF" w:rsidRDefault="003770E3"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Cyclic prefix type. Impacts time-domain allocation, including waveform generation</w:t>
            </w:r>
          </w:p>
        </w:tc>
        <w:tc>
          <w:tcPr>
            <w:tcW w:w="3412" w:type="dxa"/>
            <w:hideMark/>
          </w:tcPr>
          <w:p w14:paraId="01F7AC5F" w14:textId="77777777" w:rsidR="003770E3" w:rsidRPr="004310CF" w:rsidRDefault="003770E3" w:rsidP="003770E3">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sec 4.2, 5.3.1</w:t>
            </w:r>
            <w:r w:rsidRPr="004310CF">
              <w:rPr>
                <w:rFonts w:asciiTheme="majorBidi" w:eastAsia="Times New Roman" w:hAnsiTheme="majorBidi" w:cstheme="majorBidi"/>
                <w:color w:val="000000"/>
                <w:lang w:eastAsia="zh-CN" w:bidi="he-IL"/>
              </w:rPr>
              <w:br/>
              <w:t>3GPP TS 38.214, Table 5.1.2.1-1</w:t>
            </w:r>
          </w:p>
        </w:tc>
      </w:tr>
    </w:tbl>
    <w:p w14:paraId="7A4685B9" w14:textId="77B862C9" w:rsidR="00FA7A26" w:rsidRDefault="00FA7A26" w:rsidP="00041D2A">
      <w:pPr>
        <w:rPr>
          <w:lang w:eastAsia="zh-CN"/>
        </w:rPr>
      </w:pPr>
    </w:p>
    <w:p w14:paraId="40122A45" w14:textId="77597785" w:rsidR="002B4B26" w:rsidRPr="0057639A" w:rsidRDefault="002B4B26" w:rsidP="002B4B26">
      <w:pPr>
        <w:pStyle w:val="Heading5"/>
        <w:rPr>
          <w:b/>
          <w:bCs/>
        </w:rPr>
      </w:pPr>
      <w:r w:rsidRPr="0057639A">
        <w:rPr>
          <w:b/>
          <w:bCs/>
        </w:rPr>
        <w:t>P</w:t>
      </w:r>
      <w:r>
        <w:rPr>
          <w:b/>
          <w:bCs/>
        </w:rPr>
        <w:t>U</w:t>
      </w:r>
      <w:r w:rsidRPr="0057639A">
        <w:rPr>
          <w:b/>
          <w:bCs/>
        </w:rPr>
        <w:t xml:space="preserve">SCH </w:t>
      </w:r>
      <w:r>
        <w:rPr>
          <w:b/>
          <w:bCs/>
        </w:rPr>
        <w:t>DM-RS</w:t>
      </w:r>
      <w:r w:rsidRPr="0057639A">
        <w:rPr>
          <w:b/>
          <w:bCs/>
        </w:rPr>
        <w:t xml:space="preserve"> Parameters</w:t>
      </w:r>
    </w:p>
    <w:p w14:paraId="13EC6AE4" w14:textId="207FAAFC" w:rsidR="002B4B26" w:rsidRDefault="002B4B26" w:rsidP="002B4B26">
      <w:pPr>
        <w:pStyle w:val="Caption"/>
        <w:keepNext/>
      </w:pPr>
      <w:r>
        <w:t xml:space="preserve">Table </w:t>
      </w:r>
      <w:r w:rsidR="001E481C">
        <w:fldChar w:fldCharType="begin"/>
      </w:r>
      <w:r w:rsidR="001E481C">
        <w:instrText xml:space="preserve"> STYLEREF 1 \s </w:instrText>
      </w:r>
      <w:r w:rsidR="001E481C">
        <w:fldChar w:fldCharType="separate"/>
      </w:r>
      <w:r w:rsidR="00045617">
        <w:rPr>
          <w:noProof/>
          <w:cs/>
        </w:rPr>
        <w:t>‎</w:t>
      </w:r>
      <w:r w:rsidR="00045617">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sidR="00045617">
        <w:rPr>
          <w:noProof/>
        </w:rPr>
        <w:t>13</w:t>
      </w:r>
      <w:r w:rsidR="001E481C">
        <w:rPr>
          <w:noProof/>
        </w:rPr>
        <w:fldChar w:fldCharType="end"/>
      </w:r>
      <w:r>
        <w:t>: PUSCH DM-RS Parameters</w:t>
      </w:r>
    </w:p>
    <w:tbl>
      <w:tblPr>
        <w:tblStyle w:val="TableProfessional"/>
        <w:tblW w:w="9712" w:type="dxa"/>
        <w:tblLook w:val="0600" w:firstRow="0" w:lastRow="0" w:firstColumn="0" w:lastColumn="0" w:noHBand="1" w:noVBand="1"/>
      </w:tblPr>
      <w:tblGrid>
        <w:gridCol w:w="459"/>
        <w:gridCol w:w="2815"/>
        <w:gridCol w:w="3018"/>
        <w:gridCol w:w="3420"/>
      </w:tblGrid>
      <w:tr w:rsidR="00FF13EC" w:rsidRPr="007017F9" w14:paraId="761C1B67" w14:textId="77777777" w:rsidTr="00E354A6">
        <w:trPr>
          <w:trHeight w:val="420"/>
        </w:trPr>
        <w:tc>
          <w:tcPr>
            <w:tcW w:w="3274" w:type="dxa"/>
            <w:gridSpan w:val="2"/>
            <w:noWrap/>
            <w:hideMark/>
          </w:tcPr>
          <w:p w14:paraId="4B6364F3" w14:textId="5182FA3B" w:rsidR="00FF13EC" w:rsidRPr="004310CF" w:rsidRDefault="00FF13EC" w:rsidP="00FF13EC">
            <w:pPr>
              <w:spacing w:after="0"/>
              <w:rPr>
                <w:rFonts w:asciiTheme="majorBidi" w:eastAsia="Times New Roman" w:hAnsiTheme="majorBidi" w:cstheme="majorBidi"/>
                <w:b/>
                <w:bCs/>
                <w:lang w:eastAsia="zh-CN" w:bidi="he-IL"/>
              </w:rPr>
            </w:pPr>
            <w:r w:rsidRPr="004310CF">
              <w:rPr>
                <w:rFonts w:asciiTheme="majorBidi" w:hAnsiTheme="majorBidi" w:cstheme="majorBidi"/>
                <w:b/>
                <w:bCs/>
              </w:rPr>
              <w:t>AF parameters</w:t>
            </w:r>
          </w:p>
        </w:tc>
        <w:tc>
          <w:tcPr>
            <w:tcW w:w="3018" w:type="dxa"/>
            <w:hideMark/>
          </w:tcPr>
          <w:p w14:paraId="3F24A527" w14:textId="6627BDC0" w:rsidR="00FF13EC" w:rsidRPr="004310CF" w:rsidRDefault="00FF13EC" w:rsidP="00FF13EC">
            <w:pPr>
              <w:spacing w:after="0"/>
              <w:rPr>
                <w:rFonts w:asciiTheme="majorBidi" w:eastAsia="Times New Roman" w:hAnsiTheme="majorBidi" w:cstheme="majorBidi"/>
                <w:b/>
                <w:bCs/>
                <w:lang w:eastAsia="zh-CN" w:bidi="he-IL"/>
              </w:rPr>
            </w:pPr>
            <w:r w:rsidRPr="004310CF">
              <w:rPr>
                <w:rFonts w:asciiTheme="majorBidi" w:hAnsiTheme="majorBidi" w:cstheme="majorBidi"/>
                <w:b/>
                <w:bCs/>
              </w:rPr>
              <w:t>Short summary (from 3GPP)</w:t>
            </w:r>
          </w:p>
        </w:tc>
        <w:tc>
          <w:tcPr>
            <w:tcW w:w="0" w:type="dxa"/>
            <w:noWrap/>
            <w:hideMark/>
          </w:tcPr>
          <w:p w14:paraId="7BE0B210" w14:textId="38503B3B" w:rsidR="00FF13EC" w:rsidRPr="004310CF" w:rsidRDefault="00FF13EC" w:rsidP="00FF13EC">
            <w:pPr>
              <w:spacing w:after="0"/>
              <w:rPr>
                <w:rFonts w:asciiTheme="majorBidi" w:eastAsia="Times New Roman" w:hAnsiTheme="majorBidi" w:cstheme="majorBidi"/>
                <w:b/>
                <w:bCs/>
                <w:lang w:eastAsia="zh-CN" w:bidi="he-IL"/>
              </w:rPr>
            </w:pPr>
            <w:r w:rsidRPr="004310CF">
              <w:rPr>
                <w:rFonts w:asciiTheme="majorBidi" w:hAnsiTheme="majorBidi" w:cstheme="majorBidi"/>
                <w:b/>
                <w:bCs/>
              </w:rPr>
              <w:t>3GPP Spec Reference</w:t>
            </w:r>
          </w:p>
        </w:tc>
      </w:tr>
      <w:tr w:rsidR="00A90BBA" w:rsidRPr="007017F9" w14:paraId="3E769A0F" w14:textId="77777777" w:rsidTr="004310CF">
        <w:trPr>
          <w:trHeight w:val="300"/>
        </w:trPr>
        <w:tc>
          <w:tcPr>
            <w:tcW w:w="9712" w:type="dxa"/>
            <w:gridSpan w:val="4"/>
            <w:shd w:val="clear" w:color="auto" w:fill="D9D9D9" w:themeFill="background1" w:themeFillShade="D9"/>
            <w:noWrap/>
            <w:hideMark/>
          </w:tcPr>
          <w:p w14:paraId="1B419826" w14:textId="6627F3E8" w:rsidR="00A90BBA" w:rsidRPr="004310CF" w:rsidRDefault="00B60E24"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DMRS Sequence</w:t>
            </w:r>
          </w:p>
        </w:tc>
      </w:tr>
      <w:tr w:rsidR="00536FCA" w:rsidRPr="007017F9" w14:paraId="526F33AF" w14:textId="77777777" w:rsidTr="00E354A6">
        <w:trPr>
          <w:trHeight w:val="300"/>
        </w:trPr>
        <w:tc>
          <w:tcPr>
            <w:tcW w:w="3274" w:type="dxa"/>
            <w:gridSpan w:val="2"/>
            <w:noWrap/>
            <w:hideMark/>
          </w:tcPr>
          <w:p w14:paraId="2DF8691C" w14:textId="07029E90"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N_{ID}</w:t>
            </w:r>
            <w:del w:id="1522" w:author="Author">
              <w:r w:rsidRPr="004310CF" w:rsidDel="00191E75">
                <w:rPr>
                  <w:rFonts w:asciiTheme="majorBidi" w:eastAsia="Times New Roman" w:hAnsiTheme="majorBidi" w:cstheme="majorBidi"/>
                  <w:lang w:eastAsia="zh-CN" w:bidi="he-IL"/>
                </w:rPr>
                <w:delText>^0</w:delText>
              </w:r>
            </w:del>
            <w:ins w:id="1523" w:author="Author">
              <w:r w:rsidR="00575EE0">
                <w:rPr>
                  <w:rFonts w:asciiTheme="majorBidi" w:eastAsia="Times New Roman" w:hAnsiTheme="majorBidi" w:cstheme="majorBidi"/>
                  <w:lang w:eastAsia="zh-CN" w:bidi="he-IL"/>
                </w:rPr>
                <w:t xml:space="preserve"> or c_{</w:t>
              </w:r>
              <w:proofErr w:type="spellStart"/>
              <w:r w:rsidR="00575EE0">
                <w:rPr>
                  <w:rFonts w:asciiTheme="majorBidi" w:eastAsia="Times New Roman" w:hAnsiTheme="majorBidi" w:cstheme="majorBidi"/>
                  <w:lang w:eastAsia="zh-CN" w:bidi="he-IL"/>
                </w:rPr>
                <w:t>init</w:t>
              </w:r>
              <w:proofErr w:type="spellEnd"/>
              <w:r w:rsidR="00575EE0">
                <w:rPr>
                  <w:rFonts w:asciiTheme="majorBidi" w:eastAsia="Times New Roman" w:hAnsiTheme="majorBidi" w:cstheme="majorBidi"/>
                  <w:lang w:eastAsia="zh-CN" w:bidi="he-IL"/>
                </w:rPr>
                <w:t>}[</w:t>
              </w:r>
              <w:r w:rsidR="00694834" w:rsidRPr="00694834">
                <w:rPr>
                  <w:rFonts w:ascii="Script MT Bold" w:eastAsia="Times New Roman" w:hAnsi="Script MT Bold" w:cstheme="majorBidi"/>
                  <w:lang w:eastAsia="zh-CN" w:bidi="he-IL"/>
                </w:rPr>
                <w:t>l</w:t>
              </w:r>
              <w:r w:rsidR="00694834">
                <w:rPr>
                  <w:rFonts w:asciiTheme="majorBidi" w:eastAsia="Times New Roman" w:hAnsiTheme="majorBidi" w:cstheme="majorBidi"/>
                  <w:lang w:eastAsia="zh-CN" w:bidi="he-IL"/>
                </w:rPr>
                <w:t>]</w:t>
              </w:r>
            </w:ins>
          </w:p>
        </w:tc>
        <w:tc>
          <w:tcPr>
            <w:tcW w:w="3018" w:type="dxa"/>
            <w:hideMark/>
          </w:tcPr>
          <w:p w14:paraId="79EBB242" w14:textId="77777777" w:rsidR="00536FCA" w:rsidRDefault="00694834" w:rsidP="007017F9">
            <w:pPr>
              <w:spacing w:after="0"/>
              <w:rPr>
                <w:ins w:id="1524" w:author="Author"/>
                <w:rFonts w:asciiTheme="majorBidi" w:eastAsia="Times New Roman" w:hAnsiTheme="majorBidi" w:cstheme="majorBidi"/>
                <w:lang w:eastAsia="zh-CN" w:bidi="he-IL"/>
              </w:rPr>
            </w:pPr>
            <w:ins w:id="1525" w:author="Author">
              <w:r>
                <w:rPr>
                  <w:rFonts w:asciiTheme="majorBidi" w:eastAsia="Times New Roman" w:hAnsiTheme="majorBidi" w:cstheme="majorBidi"/>
                  <w:lang w:eastAsia="zh-CN" w:bidi="he-IL"/>
                </w:rPr>
                <w:t xml:space="preserve">N_ID: </w:t>
              </w:r>
            </w:ins>
            <w:r w:rsidR="00536FCA" w:rsidRPr="004310CF">
              <w:rPr>
                <w:rFonts w:asciiTheme="majorBidi" w:eastAsia="Times New Roman" w:hAnsiTheme="majorBidi" w:cstheme="majorBidi"/>
                <w:lang w:eastAsia="zh-CN" w:bidi="he-IL"/>
              </w:rPr>
              <w:t>scrambling identifier</w:t>
            </w:r>
            <w:ins w:id="1526" w:author="Author">
              <w:r>
                <w:rPr>
                  <w:rFonts w:asciiTheme="majorBidi" w:eastAsia="Times New Roman" w:hAnsiTheme="majorBidi" w:cstheme="majorBidi"/>
                  <w:lang w:eastAsia="zh-CN" w:bidi="he-IL"/>
                </w:rPr>
                <w:t xml:space="preserve"> for n_{SCID}</w:t>
              </w:r>
            </w:ins>
            <w:del w:id="1527" w:author="Author">
              <w:r w:rsidR="00536FCA" w:rsidRPr="004310CF" w:rsidDel="00191E75">
                <w:rPr>
                  <w:rFonts w:asciiTheme="majorBidi" w:eastAsia="Times New Roman" w:hAnsiTheme="majorBidi" w:cstheme="majorBidi"/>
                  <w:lang w:eastAsia="zh-CN" w:bidi="he-IL"/>
                </w:rPr>
                <w:delText>s 0</w:delText>
              </w:r>
            </w:del>
          </w:p>
          <w:p w14:paraId="2DE5154A" w14:textId="1E188B12" w:rsidR="00694834" w:rsidRPr="004310CF" w:rsidRDefault="00694834" w:rsidP="007017F9">
            <w:pPr>
              <w:spacing w:after="0"/>
              <w:rPr>
                <w:rFonts w:asciiTheme="majorBidi" w:eastAsia="Times New Roman" w:hAnsiTheme="majorBidi" w:cstheme="majorBidi"/>
                <w:lang w:eastAsia="zh-CN" w:bidi="he-IL"/>
              </w:rPr>
            </w:pPr>
            <w:ins w:id="1528" w:author="Author">
              <w:r>
                <w:rPr>
                  <w:rFonts w:asciiTheme="majorBidi" w:eastAsia="Times New Roman" w:hAnsiTheme="majorBidi" w:cstheme="majorBidi"/>
                  <w:lang w:eastAsia="zh-CN" w:bidi="he-IL"/>
                </w:rPr>
                <w:t>c_{</w:t>
              </w:r>
              <w:proofErr w:type="spellStart"/>
              <w:r>
                <w:rPr>
                  <w:rFonts w:asciiTheme="majorBidi" w:eastAsia="Times New Roman" w:hAnsiTheme="majorBidi" w:cstheme="majorBidi"/>
                  <w:lang w:eastAsia="zh-CN" w:bidi="he-IL"/>
                </w:rPr>
                <w:t>init</w:t>
              </w:r>
              <w:proofErr w:type="spellEnd"/>
              <w:r>
                <w:rPr>
                  <w:rFonts w:asciiTheme="majorBidi" w:eastAsia="Times New Roman" w:hAnsiTheme="majorBidi" w:cstheme="majorBidi"/>
                  <w:lang w:eastAsia="zh-CN" w:bidi="he-IL"/>
                </w:rPr>
                <w:t>}[</w:t>
              </w:r>
              <w:r w:rsidRPr="00694834">
                <w:rPr>
                  <w:rFonts w:ascii="Script MT Bold" w:eastAsia="Times New Roman" w:hAnsi="Script MT Bold" w:cstheme="majorBidi"/>
                  <w:lang w:eastAsia="zh-CN" w:bidi="he-IL"/>
                </w:rPr>
                <w:t>l</w:t>
              </w:r>
              <w:r>
                <w:rPr>
                  <w:rFonts w:asciiTheme="majorBidi" w:eastAsia="Times New Roman" w:hAnsiTheme="majorBidi" w:cstheme="majorBidi"/>
                  <w:lang w:eastAsia="zh-CN" w:bidi="he-IL"/>
                </w:rPr>
                <w:t>]</w:t>
              </w:r>
              <w:r w:rsidR="00772EF2">
                <w:rPr>
                  <w:rFonts w:asciiTheme="majorBidi" w:eastAsia="Times New Roman" w:hAnsiTheme="majorBidi" w:cstheme="majorBidi"/>
                  <w:lang w:eastAsia="zh-CN" w:bidi="he-IL"/>
                </w:rPr>
                <w:t xml:space="preserve">: scrambling initialization for DMRS </w:t>
              </w:r>
              <w:proofErr w:type="spellStart"/>
              <w:r w:rsidR="00772EF2">
                <w:rPr>
                  <w:rFonts w:asciiTheme="majorBidi" w:eastAsia="Times New Roman" w:hAnsiTheme="majorBidi" w:cstheme="majorBidi"/>
                  <w:lang w:eastAsia="zh-CN" w:bidi="he-IL"/>
                </w:rPr>
                <w:t>symb</w:t>
              </w:r>
              <w:proofErr w:type="spellEnd"/>
              <w:r w:rsidR="00772EF2">
                <w:rPr>
                  <w:rFonts w:asciiTheme="majorBidi" w:eastAsia="Times New Roman" w:hAnsiTheme="majorBidi" w:cstheme="majorBidi"/>
                  <w:lang w:eastAsia="zh-CN" w:bidi="he-IL"/>
                </w:rPr>
                <w:t xml:space="preserve"> </w:t>
              </w:r>
              <w:r w:rsidR="00772EF2" w:rsidRPr="00694834">
                <w:rPr>
                  <w:rFonts w:ascii="Script MT Bold" w:eastAsia="Times New Roman" w:hAnsi="Script MT Bold" w:cstheme="majorBidi"/>
                  <w:lang w:eastAsia="zh-CN" w:bidi="he-IL"/>
                </w:rPr>
                <w:t>l</w:t>
              </w:r>
              <w:r w:rsidR="008E7F7D">
                <w:rPr>
                  <w:rFonts w:asciiTheme="majorBidi" w:eastAsia="Times New Roman" w:hAnsiTheme="majorBidi" w:cstheme="majorBidi"/>
                  <w:lang w:eastAsia="zh-CN" w:bidi="he-IL"/>
                </w:rPr>
                <w:t xml:space="preserve"> (CP-OFDM)</w:t>
              </w:r>
              <w:r w:rsidR="003F005D">
                <w:rPr>
                  <w:rFonts w:asciiTheme="majorBidi" w:eastAsia="Times New Roman" w:hAnsiTheme="majorBidi" w:cstheme="majorBidi"/>
                  <w:lang w:eastAsia="zh-CN" w:bidi="he-IL"/>
                </w:rPr>
                <w:t xml:space="preserve"> or for entire DMRS (</w:t>
              </w:r>
              <w:r w:rsidR="00107E20">
                <w:rPr>
                  <w:rFonts w:asciiTheme="majorBidi" w:eastAsia="Times New Roman" w:hAnsiTheme="majorBidi" w:cstheme="majorBidi"/>
                  <w:lang w:eastAsia="zh-CN" w:bidi="he-IL"/>
                </w:rPr>
                <w:t>Rel-15 DFT-S-OFDM)</w:t>
              </w:r>
              <w:del w:id="1529" w:author="Author">
                <w:r w:rsidR="00772EF2" w:rsidDel="008E7F7D">
                  <w:rPr>
                    <w:rFonts w:asciiTheme="majorBidi" w:eastAsia="Times New Roman" w:hAnsiTheme="majorBidi" w:cstheme="majorBidi"/>
                    <w:lang w:eastAsia="zh-CN" w:bidi="he-IL"/>
                  </w:rPr>
                  <w:delText>.</w:delText>
                </w:r>
              </w:del>
            </w:ins>
          </w:p>
        </w:tc>
        <w:tc>
          <w:tcPr>
            <w:tcW w:w="0" w:type="dxa"/>
            <w:hideMark/>
          </w:tcPr>
          <w:p w14:paraId="486E819D"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6.4.1.1.1.1/2</w:t>
            </w:r>
          </w:p>
        </w:tc>
      </w:tr>
      <w:tr w:rsidR="00536FCA" w:rsidRPr="007017F9" w:rsidDel="005614F8" w14:paraId="57B5321A" w14:textId="20ED097C" w:rsidTr="00E354A6">
        <w:trPr>
          <w:trHeight w:val="900"/>
          <w:del w:id="1530" w:author="Author"/>
        </w:trPr>
        <w:tc>
          <w:tcPr>
            <w:tcW w:w="3274" w:type="dxa"/>
            <w:gridSpan w:val="2"/>
            <w:noWrap/>
            <w:hideMark/>
          </w:tcPr>
          <w:p w14:paraId="2492409F" w14:textId="4C8E2B94" w:rsidR="00536FCA" w:rsidRPr="004310CF" w:rsidDel="005614F8" w:rsidRDefault="00536FCA" w:rsidP="007017F9">
            <w:pPr>
              <w:spacing w:after="0"/>
              <w:rPr>
                <w:del w:id="1531" w:author="Author"/>
                <w:rFonts w:asciiTheme="majorBidi" w:eastAsia="Times New Roman" w:hAnsiTheme="majorBidi" w:cstheme="majorBidi"/>
                <w:lang w:eastAsia="zh-CN" w:bidi="he-IL"/>
              </w:rPr>
            </w:pPr>
            <w:del w:id="1532" w:author="Author">
              <w:r w:rsidRPr="004310CF" w:rsidDel="005614F8">
                <w:rPr>
                  <w:rFonts w:asciiTheme="majorBidi" w:eastAsia="Times New Roman" w:hAnsiTheme="majorBidi" w:cstheme="majorBidi"/>
                  <w:lang w:eastAsia="zh-CN" w:bidi="he-IL"/>
                </w:rPr>
                <w:delText>N_{ID}^1</w:delText>
              </w:r>
            </w:del>
          </w:p>
        </w:tc>
        <w:tc>
          <w:tcPr>
            <w:tcW w:w="3018" w:type="dxa"/>
            <w:hideMark/>
          </w:tcPr>
          <w:p w14:paraId="19C5D567" w14:textId="4FD35F27" w:rsidR="00536FCA" w:rsidRPr="004310CF" w:rsidDel="005614F8" w:rsidRDefault="00536FCA" w:rsidP="007017F9">
            <w:pPr>
              <w:spacing w:after="0"/>
              <w:rPr>
                <w:del w:id="1533" w:author="Author"/>
                <w:rFonts w:asciiTheme="majorBidi" w:eastAsia="Times New Roman" w:hAnsiTheme="majorBidi" w:cstheme="majorBidi"/>
                <w:lang w:eastAsia="zh-CN" w:bidi="he-IL"/>
              </w:rPr>
            </w:pPr>
            <w:del w:id="1534" w:author="Author">
              <w:r w:rsidRPr="004310CF" w:rsidDel="005614F8">
                <w:rPr>
                  <w:rFonts w:asciiTheme="majorBidi" w:eastAsia="Times New Roman" w:hAnsiTheme="majorBidi" w:cstheme="majorBidi"/>
                  <w:lang w:eastAsia="zh-CN" w:bidi="he-IL"/>
                </w:rPr>
                <w:delText>scrambling identifier 1 (both needed in Rel-16, as scrambling can depende on DMRS CDM group)</w:delText>
              </w:r>
            </w:del>
          </w:p>
        </w:tc>
        <w:tc>
          <w:tcPr>
            <w:tcW w:w="0" w:type="dxa"/>
            <w:hideMark/>
          </w:tcPr>
          <w:p w14:paraId="55988863" w14:textId="54000C84" w:rsidR="00536FCA" w:rsidRPr="004310CF" w:rsidDel="005614F8" w:rsidRDefault="00536FCA" w:rsidP="007017F9">
            <w:pPr>
              <w:spacing w:after="0"/>
              <w:rPr>
                <w:del w:id="1535" w:author="Author"/>
                <w:rFonts w:asciiTheme="majorBidi" w:eastAsia="Times New Roman" w:hAnsiTheme="majorBidi" w:cstheme="majorBidi"/>
                <w:lang w:eastAsia="zh-CN" w:bidi="he-IL"/>
              </w:rPr>
            </w:pPr>
            <w:del w:id="1536" w:author="Author">
              <w:r w:rsidRPr="004310CF" w:rsidDel="005614F8">
                <w:rPr>
                  <w:rFonts w:asciiTheme="majorBidi" w:eastAsia="Times New Roman" w:hAnsiTheme="majorBidi" w:cstheme="majorBidi"/>
                  <w:lang w:eastAsia="zh-CN" w:bidi="he-IL"/>
                </w:rPr>
                <w:delText>3GPP TS 38.211, sec 6.4.1.1.1.1/2</w:delText>
              </w:r>
            </w:del>
          </w:p>
        </w:tc>
      </w:tr>
      <w:tr w:rsidR="00536FCA" w:rsidRPr="007017F9" w14:paraId="4DB802E0" w14:textId="77777777" w:rsidTr="00E354A6">
        <w:trPr>
          <w:trHeight w:val="600"/>
        </w:trPr>
        <w:tc>
          <w:tcPr>
            <w:tcW w:w="3274" w:type="dxa"/>
            <w:gridSpan w:val="2"/>
            <w:noWrap/>
            <w:hideMark/>
          </w:tcPr>
          <w:p w14:paraId="60D4833D"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n_{SCID}</w:t>
            </w:r>
          </w:p>
        </w:tc>
        <w:tc>
          <w:tcPr>
            <w:tcW w:w="3018" w:type="dxa"/>
            <w:hideMark/>
          </w:tcPr>
          <w:p w14:paraId="53BB99CB"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sequence index (from DCI; defaults to 0)</w:t>
            </w:r>
          </w:p>
        </w:tc>
        <w:tc>
          <w:tcPr>
            <w:tcW w:w="0" w:type="dxa"/>
            <w:hideMark/>
          </w:tcPr>
          <w:p w14:paraId="5F07EA65"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6.4.1.1.1.1/2</w:t>
            </w:r>
          </w:p>
        </w:tc>
      </w:tr>
      <w:tr w:rsidR="00536FCA" w:rsidRPr="007017F9" w:rsidDel="005614F8" w14:paraId="5F39A17C" w14:textId="052DFD47" w:rsidTr="00E354A6">
        <w:trPr>
          <w:trHeight w:val="600"/>
          <w:del w:id="1537" w:author="Author"/>
        </w:trPr>
        <w:tc>
          <w:tcPr>
            <w:tcW w:w="3274" w:type="dxa"/>
            <w:gridSpan w:val="2"/>
            <w:noWrap/>
            <w:hideMark/>
          </w:tcPr>
          <w:p w14:paraId="3DA1CB50" w14:textId="4DD029E3" w:rsidR="00536FCA" w:rsidRPr="004310CF" w:rsidDel="005614F8" w:rsidRDefault="00536FCA" w:rsidP="007017F9">
            <w:pPr>
              <w:spacing w:after="0"/>
              <w:rPr>
                <w:del w:id="1538" w:author="Author"/>
                <w:rFonts w:asciiTheme="majorBidi" w:eastAsia="Times New Roman" w:hAnsiTheme="majorBidi" w:cstheme="majorBidi"/>
                <w:lang w:eastAsia="zh-CN" w:bidi="he-IL"/>
              </w:rPr>
            </w:pPr>
            <w:del w:id="1539" w:author="Author">
              <w:r w:rsidRPr="004310CF" w:rsidDel="005614F8">
                <w:rPr>
                  <w:rFonts w:asciiTheme="majorBidi" w:eastAsia="Times New Roman" w:hAnsiTheme="majorBidi" w:cstheme="majorBidi"/>
                  <w:lang w:eastAsia="zh-CN" w:bidi="he-IL"/>
                </w:rPr>
                <w:delText>λ</w:delText>
              </w:r>
            </w:del>
          </w:p>
        </w:tc>
        <w:tc>
          <w:tcPr>
            <w:tcW w:w="3018" w:type="dxa"/>
            <w:hideMark/>
          </w:tcPr>
          <w:p w14:paraId="0301A005" w14:textId="49071CD3" w:rsidR="00536FCA" w:rsidRPr="004310CF" w:rsidDel="005614F8" w:rsidRDefault="00536FCA" w:rsidP="007017F9">
            <w:pPr>
              <w:spacing w:after="0"/>
              <w:rPr>
                <w:del w:id="1540" w:author="Author"/>
                <w:rFonts w:asciiTheme="majorBidi" w:eastAsia="Times New Roman" w:hAnsiTheme="majorBidi" w:cstheme="majorBidi"/>
                <w:lang w:eastAsia="zh-CN" w:bidi="he-IL"/>
              </w:rPr>
            </w:pPr>
            <w:del w:id="1541" w:author="Author">
              <w:r w:rsidRPr="004310CF" w:rsidDel="005614F8">
                <w:rPr>
                  <w:rFonts w:asciiTheme="majorBidi" w:eastAsia="Times New Roman" w:hAnsiTheme="majorBidi" w:cstheme="majorBidi"/>
                  <w:lang w:eastAsia="zh-CN" w:bidi="he-IL"/>
                </w:rPr>
                <w:delText>CDM group (controls selection of scrambling identifier, in Rel-16)</w:delText>
              </w:r>
            </w:del>
          </w:p>
        </w:tc>
        <w:tc>
          <w:tcPr>
            <w:tcW w:w="0" w:type="dxa"/>
            <w:hideMark/>
          </w:tcPr>
          <w:p w14:paraId="70649F21" w14:textId="0F387D5C" w:rsidR="00536FCA" w:rsidRPr="004310CF" w:rsidDel="005614F8" w:rsidRDefault="00536FCA" w:rsidP="007017F9">
            <w:pPr>
              <w:spacing w:after="0"/>
              <w:rPr>
                <w:del w:id="1542" w:author="Author"/>
                <w:rFonts w:asciiTheme="majorBidi" w:eastAsia="Times New Roman" w:hAnsiTheme="majorBidi" w:cstheme="majorBidi"/>
                <w:lang w:eastAsia="zh-CN" w:bidi="he-IL"/>
              </w:rPr>
            </w:pPr>
            <w:del w:id="1543" w:author="Author">
              <w:r w:rsidRPr="004310CF" w:rsidDel="005614F8">
                <w:rPr>
                  <w:rFonts w:asciiTheme="majorBidi" w:eastAsia="Times New Roman" w:hAnsiTheme="majorBidi" w:cstheme="majorBidi"/>
                  <w:lang w:eastAsia="zh-CN" w:bidi="he-IL"/>
                </w:rPr>
                <w:delText>3GPP TS 38.211, sec 6.4.1.1.1.1/2</w:delText>
              </w:r>
            </w:del>
          </w:p>
        </w:tc>
      </w:tr>
      <w:tr w:rsidR="00536FCA" w:rsidRPr="007017F9" w14:paraId="179B10A1" w14:textId="77777777" w:rsidTr="00E354A6">
        <w:trPr>
          <w:trHeight w:val="600"/>
        </w:trPr>
        <w:tc>
          <w:tcPr>
            <w:tcW w:w="3274" w:type="dxa"/>
            <w:gridSpan w:val="2"/>
            <w:noWrap/>
          </w:tcPr>
          <w:p w14:paraId="12968C46" w14:textId="3B02B0C0" w:rsidR="00536FCA" w:rsidRPr="004310CF" w:rsidRDefault="00536FCA" w:rsidP="007017F9">
            <w:pPr>
              <w:spacing w:after="0"/>
              <w:rPr>
                <w:rFonts w:asciiTheme="majorBidi" w:eastAsia="Times New Roman" w:hAnsiTheme="majorBidi" w:cstheme="majorBidi"/>
                <w:lang w:eastAsia="zh-CN" w:bidi="he-IL"/>
              </w:rPr>
            </w:pPr>
            <w:del w:id="1544" w:author="Author">
              <w:r w:rsidRPr="004310CF" w:rsidDel="005614F8">
                <w:rPr>
                  <w:rFonts w:asciiTheme="majorBidi" w:eastAsia="Times New Roman" w:hAnsiTheme="majorBidi" w:cstheme="majorBidi"/>
                  <w:lang w:eastAsia="zh-CN" w:bidi="he-IL"/>
                </w:rPr>
                <w:delText>dmrs-Uplink (low papr)</w:delText>
              </w:r>
            </w:del>
          </w:p>
        </w:tc>
        <w:tc>
          <w:tcPr>
            <w:tcW w:w="3018" w:type="dxa"/>
          </w:tcPr>
          <w:p w14:paraId="34900E8E" w14:textId="54FE7C8D" w:rsidR="00536FCA" w:rsidRPr="004310CF" w:rsidRDefault="00536FCA" w:rsidP="007017F9">
            <w:pPr>
              <w:spacing w:after="0"/>
              <w:rPr>
                <w:rFonts w:asciiTheme="majorBidi" w:eastAsia="Times New Roman" w:hAnsiTheme="majorBidi" w:cstheme="majorBidi"/>
                <w:lang w:eastAsia="zh-CN" w:bidi="he-IL"/>
              </w:rPr>
            </w:pPr>
            <w:del w:id="1545" w:author="Author">
              <w:r w:rsidRPr="004310CF" w:rsidDel="005614F8">
                <w:rPr>
                  <w:rFonts w:asciiTheme="majorBidi" w:eastAsia="Times New Roman" w:hAnsiTheme="majorBidi" w:cstheme="majorBidi"/>
                  <w:lang w:eastAsia="zh-CN" w:bidi="he-IL"/>
                </w:rPr>
                <w:delText>Indicates whether low PAPR RS should be generated or not</w:delText>
              </w:r>
              <w:r w:rsidR="005614F8" w:rsidDel="005614F8">
                <w:rPr>
                  <w:rFonts w:asciiTheme="majorBidi" w:eastAsia="Times New Roman" w:hAnsiTheme="majorBidi" w:cstheme="majorBidi"/>
                  <w:lang w:eastAsia="zh-CN" w:bidi="he-IL"/>
                </w:rPr>
                <w:delText xml:space="preserve"> (Rel-16)</w:delText>
              </w:r>
            </w:del>
          </w:p>
        </w:tc>
        <w:tc>
          <w:tcPr>
            <w:tcW w:w="0" w:type="dxa"/>
          </w:tcPr>
          <w:p w14:paraId="158B2F1C" w14:textId="43CCA620" w:rsidR="00536FCA" w:rsidRPr="004310CF" w:rsidRDefault="00536FCA" w:rsidP="007017F9">
            <w:pPr>
              <w:spacing w:after="0"/>
              <w:rPr>
                <w:rFonts w:asciiTheme="majorBidi" w:eastAsia="Times New Roman" w:hAnsiTheme="majorBidi" w:cstheme="majorBidi"/>
                <w:lang w:eastAsia="zh-CN" w:bidi="he-IL"/>
              </w:rPr>
            </w:pPr>
            <w:del w:id="1546" w:author="Author">
              <w:r w:rsidRPr="004310CF" w:rsidDel="005614F8">
                <w:rPr>
                  <w:rFonts w:asciiTheme="majorBidi" w:eastAsia="Times New Roman" w:hAnsiTheme="majorBidi" w:cstheme="majorBidi"/>
                  <w:lang w:eastAsia="zh-CN" w:bidi="he-IL"/>
                </w:rPr>
                <w:delText>3GPP TS 38.211, sec 6.4.1.1.1.1/2</w:delText>
              </w:r>
            </w:del>
          </w:p>
        </w:tc>
      </w:tr>
      <w:tr w:rsidR="00536FCA" w:rsidRPr="007017F9" w14:paraId="2D15B0BF" w14:textId="77777777" w:rsidTr="00E354A6">
        <w:trPr>
          <w:trHeight w:val="600"/>
        </w:trPr>
        <w:tc>
          <w:tcPr>
            <w:tcW w:w="3274" w:type="dxa"/>
            <w:gridSpan w:val="2"/>
            <w:noWrap/>
            <w:hideMark/>
          </w:tcPr>
          <w:p w14:paraId="61F2B238"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N_{ID}^{RS}</w:t>
            </w:r>
          </w:p>
        </w:tc>
        <w:tc>
          <w:tcPr>
            <w:tcW w:w="3018" w:type="dxa"/>
            <w:hideMark/>
          </w:tcPr>
          <w:p w14:paraId="36AC07BA"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same as N_ID^PUSCH, or PCI (DFT-S-OFDM)</w:t>
            </w:r>
          </w:p>
        </w:tc>
        <w:tc>
          <w:tcPr>
            <w:tcW w:w="0" w:type="dxa"/>
            <w:hideMark/>
          </w:tcPr>
          <w:p w14:paraId="00B14E4E"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6.4.1.1.1.2</w:t>
            </w:r>
          </w:p>
        </w:tc>
      </w:tr>
      <w:tr w:rsidR="00536FCA" w:rsidRPr="007017F9" w14:paraId="2C3BA1F3" w14:textId="77777777" w:rsidTr="00E354A6">
        <w:trPr>
          <w:trHeight w:val="600"/>
        </w:trPr>
        <w:tc>
          <w:tcPr>
            <w:tcW w:w="3274" w:type="dxa"/>
            <w:gridSpan w:val="2"/>
            <w:noWrap/>
            <w:hideMark/>
          </w:tcPr>
          <w:p w14:paraId="58F9FFEB" w14:textId="51BF34FE" w:rsidR="00536FCA" w:rsidRPr="004310CF" w:rsidRDefault="00536FCA" w:rsidP="007017F9">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seqOrGroup</w:t>
            </w:r>
            <w:proofErr w:type="spellEnd"/>
            <w:r w:rsidRPr="004310CF">
              <w:rPr>
                <w:rFonts w:asciiTheme="majorBidi" w:eastAsia="Times New Roman" w:hAnsiTheme="majorBidi" w:cstheme="majorBidi"/>
                <w:lang w:eastAsia="zh-CN" w:bidi="he-IL"/>
              </w:rPr>
              <w:t xml:space="preserve"> Hopping</w:t>
            </w:r>
          </w:p>
        </w:tc>
        <w:tc>
          <w:tcPr>
            <w:tcW w:w="3018" w:type="dxa"/>
            <w:hideMark/>
          </w:tcPr>
          <w:p w14:paraId="09DBB048"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indicates whether sequence or group hopping is enabled</w:t>
            </w:r>
          </w:p>
        </w:tc>
        <w:tc>
          <w:tcPr>
            <w:tcW w:w="0" w:type="dxa"/>
            <w:hideMark/>
          </w:tcPr>
          <w:p w14:paraId="4C06641E"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6.4.1.1.1.2</w:t>
            </w:r>
          </w:p>
        </w:tc>
      </w:tr>
      <w:tr w:rsidR="00536FCA" w:rsidRPr="007017F9" w14:paraId="4F660973" w14:textId="77777777" w:rsidTr="00E354A6">
        <w:trPr>
          <w:trHeight w:val="600"/>
        </w:trPr>
        <w:tc>
          <w:tcPr>
            <w:tcW w:w="3274" w:type="dxa"/>
            <w:gridSpan w:val="2"/>
            <w:noWrap/>
            <w:hideMark/>
          </w:tcPr>
          <w:p w14:paraId="299E2604"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lastRenderedPageBreak/>
              <w:t>u</w:t>
            </w:r>
          </w:p>
        </w:tc>
        <w:tc>
          <w:tcPr>
            <w:tcW w:w="3018" w:type="dxa"/>
            <w:hideMark/>
          </w:tcPr>
          <w:p w14:paraId="33252618"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low PAPR group number [DFT-s-OFDM]</w:t>
            </w:r>
          </w:p>
        </w:tc>
        <w:tc>
          <w:tcPr>
            <w:tcW w:w="0" w:type="dxa"/>
            <w:hideMark/>
          </w:tcPr>
          <w:p w14:paraId="33333ADD"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5.2.2</w:t>
            </w:r>
          </w:p>
        </w:tc>
      </w:tr>
      <w:tr w:rsidR="00536FCA" w:rsidRPr="007017F9" w14:paraId="446A7A79" w14:textId="77777777" w:rsidTr="00E354A6">
        <w:trPr>
          <w:trHeight w:val="600"/>
        </w:trPr>
        <w:tc>
          <w:tcPr>
            <w:tcW w:w="3274" w:type="dxa"/>
            <w:gridSpan w:val="2"/>
            <w:noWrap/>
            <w:hideMark/>
          </w:tcPr>
          <w:p w14:paraId="4FD266FB"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v</w:t>
            </w:r>
          </w:p>
        </w:tc>
        <w:tc>
          <w:tcPr>
            <w:tcW w:w="3018" w:type="dxa"/>
            <w:hideMark/>
          </w:tcPr>
          <w:p w14:paraId="55C59C66"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low PAPR sequence number [DFT-s-OFDM]</w:t>
            </w:r>
          </w:p>
        </w:tc>
        <w:tc>
          <w:tcPr>
            <w:tcW w:w="0" w:type="dxa"/>
            <w:hideMark/>
          </w:tcPr>
          <w:p w14:paraId="190DE081"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5.2.2</w:t>
            </w:r>
          </w:p>
        </w:tc>
      </w:tr>
      <w:tr w:rsidR="00A90BBA" w:rsidRPr="007017F9" w14:paraId="4B4BB0FB" w14:textId="77777777" w:rsidTr="004310CF">
        <w:trPr>
          <w:trHeight w:val="300"/>
        </w:trPr>
        <w:tc>
          <w:tcPr>
            <w:tcW w:w="9712" w:type="dxa"/>
            <w:gridSpan w:val="4"/>
            <w:shd w:val="clear" w:color="auto" w:fill="D9D9D9" w:themeFill="background1" w:themeFillShade="D9"/>
            <w:noWrap/>
            <w:hideMark/>
          </w:tcPr>
          <w:p w14:paraId="6D9A1605" w14:textId="2B34D699" w:rsidR="00A90BBA" w:rsidRPr="004310CF" w:rsidRDefault="00E06C71"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Demodulation</w:t>
            </w:r>
          </w:p>
        </w:tc>
      </w:tr>
      <w:tr w:rsidR="00536FCA" w:rsidRPr="007017F9" w14:paraId="6F8BE947" w14:textId="77777777" w:rsidTr="00E354A6">
        <w:trPr>
          <w:trHeight w:val="1500"/>
        </w:trPr>
        <w:tc>
          <w:tcPr>
            <w:tcW w:w="3274" w:type="dxa"/>
            <w:gridSpan w:val="2"/>
            <w:noWrap/>
            <w:hideMark/>
          </w:tcPr>
          <w:p w14:paraId="4A7856B2" w14:textId="7BD117AF"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Transform Precoder</w:t>
            </w:r>
          </w:p>
        </w:tc>
        <w:tc>
          <w:tcPr>
            <w:tcW w:w="3018" w:type="dxa"/>
            <w:hideMark/>
          </w:tcPr>
          <w:p w14:paraId="05A2C050" w14:textId="158F7DCD"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CP-OFDM: PUSCH DM-RS uses QPSK modulation</w:t>
            </w:r>
            <w:r w:rsidRPr="004310CF">
              <w:rPr>
                <w:rFonts w:asciiTheme="majorBidi" w:eastAsia="Times New Roman" w:hAnsiTheme="majorBidi" w:cstheme="majorBidi"/>
                <w:lang w:eastAsia="zh-CN" w:bidi="he-IL"/>
              </w:rPr>
              <w:br/>
              <w:t>DFT-s-OFDM: PUSCH DMRS uses ZC/CAG sequences</w:t>
            </w:r>
            <w:del w:id="1547" w:author="Author">
              <w:r w:rsidRPr="004310CF" w:rsidDel="005614F8">
                <w:rPr>
                  <w:rFonts w:asciiTheme="majorBidi" w:eastAsia="Times New Roman" w:hAnsiTheme="majorBidi" w:cstheme="majorBidi"/>
                  <w:lang w:eastAsia="zh-CN" w:bidi="he-IL"/>
                </w:rPr>
                <w:delText>, or (Rel-16) Pi/2-BPSK modulation</w:delText>
              </w:r>
            </w:del>
            <w:r w:rsidRPr="004310CF">
              <w:rPr>
                <w:rFonts w:asciiTheme="majorBidi" w:eastAsia="Times New Roman" w:hAnsiTheme="majorBidi" w:cstheme="majorBidi"/>
                <w:lang w:eastAsia="zh-CN" w:bidi="he-IL"/>
              </w:rPr>
              <w:t xml:space="preserve"> </w:t>
            </w:r>
          </w:p>
        </w:tc>
        <w:tc>
          <w:tcPr>
            <w:tcW w:w="0" w:type="dxa"/>
            <w:hideMark/>
          </w:tcPr>
          <w:p w14:paraId="4FB861C7"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6.4.1.1.1.1/2</w:t>
            </w:r>
          </w:p>
        </w:tc>
      </w:tr>
      <w:tr w:rsidR="00A90BBA" w:rsidRPr="007017F9" w14:paraId="0900474C" w14:textId="77777777" w:rsidTr="004310CF">
        <w:trPr>
          <w:trHeight w:val="300"/>
        </w:trPr>
        <w:tc>
          <w:tcPr>
            <w:tcW w:w="9712" w:type="dxa"/>
            <w:gridSpan w:val="4"/>
            <w:shd w:val="clear" w:color="auto" w:fill="D9D9D9" w:themeFill="background1" w:themeFillShade="D9"/>
            <w:noWrap/>
            <w:hideMark/>
          </w:tcPr>
          <w:p w14:paraId="6EDC0031" w14:textId="1373507D" w:rsidR="00A90BBA" w:rsidRPr="004310CF" w:rsidRDefault="00E06C71"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Combining</w:t>
            </w:r>
          </w:p>
        </w:tc>
      </w:tr>
      <w:tr w:rsidR="00536FCA" w:rsidRPr="007017F9" w14:paraId="73E7E1CB" w14:textId="77777777" w:rsidTr="00E354A6">
        <w:trPr>
          <w:trHeight w:val="300"/>
        </w:trPr>
        <w:tc>
          <w:tcPr>
            <w:tcW w:w="3274" w:type="dxa"/>
            <w:gridSpan w:val="2"/>
            <w:noWrap/>
            <w:hideMark/>
          </w:tcPr>
          <w:p w14:paraId="467B250B"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[see PUSCH data combining]</w:t>
            </w:r>
          </w:p>
        </w:tc>
        <w:tc>
          <w:tcPr>
            <w:tcW w:w="3018" w:type="dxa"/>
            <w:hideMark/>
          </w:tcPr>
          <w:p w14:paraId="7D48DE66"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DMRS follows PUSCH-data combining</w:t>
            </w:r>
          </w:p>
        </w:tc>
        <w:tc>
          <w:tcPr>
            <w:tcW w:w="0" w:type="dxa"/>
            <w:noWrap/>
            <w:hideMark/>
          </w:tcPr>
          <w:p w14:paraId="6F88F33A" w14:textId="77777777" w:rsidR="00536FCA" w:rsidRPr="004310CF" w:rsidRDefault="00536FCA" w:rsidP="007017F9">
            <w:pPr>
              <w:spacing w:after="0"/>
              <w:rPr>
                <w:rFonts w:asciiTheme="majorBidi" w:eastAsia="Times New Roman" w:hAnsiTheme="majorBidi" w:cstheme="majorBidi"/>
                <w:lang w:eastAsia="zh-CN" w:bidi="he-IL"/>
              </w:rPr>
            </w:pPr>
          </w:p>
        </w:tc>
      </w:tr>
      <w:tr w:rsidR="00536FCA" w:rsidRPr="007017F9" w14:paraId="3D20B531" w14:textId="77777777" w:rsidTr="00E354A6">
        <w:trPr>
          <w:trHeight w:val="600"/>
        </w:trPr>
        <w:tc>
          <w:tcPr>
            <w:tcW w:w="3274" w:type="dxa"/>
            <w:gridSpan w:val="2"/>
            <w:noWrap/>
            <w:hideMark/>
          </w:tcPr>
          <w:p w14:paraId="78FAF294"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TMPI</w:t>
            </w:r>
          </w:p>
        </w:tc>
        <w:tc>
          <w:tcPr>
            <w:tcW w:w="3018" w:type="dxa"/>
            <w:hideMark/>
          </w:tcPr>
          <w:p w14:paraId="4E3911E6"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[optional] PMI of the UE, can help with combiner formation</w:t>
            </w:r>
          </w:p>
        </w:tc>
        <w:tc>
          <w:tcPr>
            <w:tcW w:w="0" w:type="dxa"/>
            <w:noWrap/>
            <w:hideMark/>
          </w:tcPr>
          <w:p w14:paraId="7E708163" w14:textId="77777777" w:rsidR="00536FCA" w:rsidRPr="004310CF" w:rsidRDefault="00536FCA"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6.3.1.5</w:t>
            </w:r>
          </w:p>
        </w:tc>
      </w:tr>
      <w:tr w:rsidR="00A90BBA" w:rsidRPr="007017F9" w14:paraId="5A7A2506" w14:textId="77777777" w:rsidTr="004310CF">
        <w:trPr>
          <w:trHeight w:val="300"/>
        </w:trPr>
        <w:tc>
          <w:tcPr>
            <w:tcW w:w="9712" w:type="dxa"/>
            <w:gridSpan w:val="4"/>
            <w:shd w:val="clear" w:color="auto" w:fill="D9D9D9" w:themeFill="background1" w:themeFillShade="D9"/>
            <w:noWrap/>
            <w:hideMark/>
          </w:tcPr>
          <w:p w14:paraId="6C8C392B" w14:textId="0B5D8563" w:rsidR="00A90BBA" w:rsidRPr="004310CF" w:rsidRDefault="00FF13EC"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RE </w:t>
            </w:r>
            <w:proofErr w:type="spellStart"/>
            <w:r w:rsidRPr="004310CF">
              <w:rPr>
                <w:rFonts w:asciiTheme="majorBidi" w:eastAsia="Times New Roman" w:hAnsiTheme="majorBidi" w:cstheme="majorBidi"/>
                <w:lang w:eastAsia="zh-CN" w:bidi="he-IL"/>
              </w:rPr>
              <w:t>Demapping</w:t>
            </w:r>
            <w:proofErr w:type="spellEnd"/>
          </w:p>
        </w:tc>
      </w:tr>
      <w:tr w:rsidR="006254C4" w:rsidRPr="007017F9" w14:paraId="08696BF6" w14:textId="77777777" w:rsidTr="00E354A6">
        <w:trPr>
          <w:trHeight w:val="300"/>
        </w:trPr>
        <w:tc>
          <w:tcPr>
            <w:tcW w:w="459" w:type="dxa"/>
            <w:vMerge w:val="restart"/>
            <w:textDirection w:val="btLr"/>
            <w:hideMark/>
          </w:tcPr>
          <w:p w14:paraId="1AEB4181" w14:textId="77777777" w:rsidR="007017F9" w:rsidRPr="004310CF" w:rsidRDefault="007017F9" w:rsidP="007017F9">
            <w:pPr>
              <w:spacing w:after="0"/>
              <w:jc w:val="center"/>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Frequency Domain</w:t>
            </w:r>
          </w:p>
        </w:tc>
        <w:tc>
          <w:tcPr>
            <w:tcW w:w="0" w:type="dxa"/>
            <w:hideMark/>
          </w:tcPr>
          <w:p w14:paraId="4E3CC209"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N_{BWP}^{start}</w:t>
            </w:r>
          </w:p>
        </w:tc>
        <w:tc>
          <w:tcPr>
            <w:tcW w:w="3018" w:type="dxa"/>
            <w:hideMark/>
          </w:tcPr>
          <w:p w14:paraId="0BECBAC0"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see PUSCH data tab</w:t>
            </w:r>
          </w:p>
        </w:tc>
        <w:tc>
          <w:tcPr>
            <w:tcW w:w="0" w:type="dxa"/>
            <w:hideMark/>
          </w:tcPr>
          <w:p w14:paraId="13C5054F" w14:textId="5EFBC91C"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6.3.1.7</w:t>
            </w:r>
          </w:p>
        </w:tc>
      </w:tr>
      <w:tr w:rsidR="006254C4" w:rsidRPr="007017F9" w14:paraId="44EAF4C8" w14:textId="77777777" w:rsidTr="00E354A6">
        <w:trPr>
          <w:trHeight w:val="300"/>
        </w:trPr>
        <w:tc>
          <w:tcPr>
            <w:tcW w:w="459" w:type="dxa"/>
            <w:vMerge/>
            <w:hideMark/>
          </w:tcPr>
          <w:p w14:paraId="4F5F820D" w14:textId="77777777" w:rsidR="007017F9" w:rsidRPr="004310CF" w:rsidRDefault="007017F9" w:rsidP="007017F9">
            <w:pPr>
              <w:spacing w:after="0"/>
              <w:rPr>
                <w:rFonts w:asciiTheme="majorBidi" w:eastAsia="Times New Roman" w:hAnsiTheme="majorBidi" w:cstheme="majorBidi"/>
                <w:lang w:eastAsia="zh-CN" w:bidi="he-IL"/>
              </w:rPr>
            </w:pPr>
          </w:p>
        </w:tc>
        <w:tc>
          <w:tcPr>
            <w:tcW w:w="0" w:type="dxa"/>
            <w:hideMark/>
          </w:tcPr>
          <w:p w14:paraId="1E0D03B8"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N_{BWP}^{size}</w:t>
            </w:r>
          </w:p>
        </w:tc>
        <w:tc>
          <w:tcPr>
            <w:tcW w:w="3018" w:type="dxa"/>
            <w:hideMark/>
          </w:tcPr>
          <w:p w14:paraId="745458E5"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see PUSCH data tab</w:t>
            </w:r>
          </w:p>
        </w:tc>
        <w:tc>
          <w:tcPr>
            <w:tcW w:w="0" w:type="dxa"/>
            <w:hideMark/>
          </w:tcPr>
          <w:p w14:paraId="62E34C17" w14:textId="7C5F1A86"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6.3.1.7</w:t>
            </w:r>
          </w:p>
        </w:tc>
      </w:tr>
      <w:tr w:rsidR="006254C4" w:rsidRPr="007017F9" w14:paraId="34718B94" w14:textId="77777777" w:rsidTr="00E354A6">
        <w:trPr>
          <w:trHeight w:val="300"/>
        </w:trPr>
        <w:tc>
          <w:tcPr>
            <w:tcW w:w="459" w:type="dxa"/>
            <w:vMerge/>
            <w:hideMark/>
          </w:tcPr>
          <w:p w14:paraId="04BD821D" w14:textId="77777777" w:rsidR="007017F9" w:rsidRPr="004310CF" w:rsidRDefault="007017F9" w:rsidP="007017F9">
            <w:pPr>
              <w:spacing w:after="0"/>
              <w:rPr>
                <w:rFonts w:asciiTheme="majorBidi" w:eastAsia="Times New Roman" w:hAnsiTheme="majorBidi" w:cstheme="majorBidi"/>
                <w:lang w:eastAsia="zh-CN" w:bidi="he-IL"/>
              </w:rPr>
            </w:pPr>
          </w:p>
        </w:tc>
        <w:tc>
          <w:tcPr>
            <w:tcW w:w="0" w:type="dxa"/>
            <w:hideMark/>
          </w:tcPr>
          <w:p w14:paraId="753543C3"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µ, µ_{0}</w:t>
            </w:r>
          </w:p>
        </w:tc>
        <w:tc>
          <w:tcPr>
            <w:tcW w:w="3018" w:type="dxa"/>
            <w:hideMark/>
          </w:tcPr>
          <w:p w14:paraId="177576A5"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see PUSCH data tab</w:t>
            </w:r>
          </w:p>
        </w:tc>
        <w:tc>
          <w:tcPr>
            <w:tcW w:w="0" w:type="dxa"/>
            <w:noWrap/>
            <w:hideMark/>
          </w:tcPr>
          <w:p w14:paraId="10555383"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4.2, 5.3.1</w:t>
            </w:r>
          </w:p>
        </w:tc>
      </w:tr>
      <w:tr w:rsidR="006254C4" w:rsidRPr="007017F9" w14:paraId="7438DEAC" w14:textId="77777777" w:rsidTr="00E354A6">
        <w:trPr>
          <w:trHeight w:val="900"/>
        </w:trPr>
        <w:tc>
          <w:tcPr>
            <w:tcW w:w="459" w:type="dxa"/>
            <w:vMerge/>
            <w:hideMark/>
          </w:tcPr>
          <w:p w14:paraId="03046F15" w14:textId="77777777" w:rsidR="007017F9" w:rsidRPr="004310CF" w:rsidRDefault="007017F9" w:rsidP="007017F9">
            <w:pPr>
              <w:spacing w:after="0"/>
              <w:rPr>
                <w:rFonts w:asciiTheme="majorBidi" w:eastAsia="Times New Roman" w:hAnsiTheme="majorBidi" w:cstheme="majorBidi"/>
                <w:lang w:eastAsia="zh-CN" w:bidi="he-IL"/>
              </w:rPr>
            </w:pPr>
          </w:p>
        </w:tc>
        <w:tc>
          <w:tcPr>
            <w:tcW w:w="0" w:type="dxa"/>
            <w:noWrap/>
            <w:hideMark/>
          </w:tcPr>
          <w:p w14:paraId="5C262296"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DMRS ports (per layer)</w:t>
            </w:r>
          </w:p>
        </w:tc>
        <w:tc>
          <w:tcPr>
            <w:tcW w:w="3018" w:type="dxa"/>
            <w:hideMark/>
          </w:tcPr>
          <w:p w14:paraId="3E09C9E8"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OC weights applied to DM-RS REs, based on DM-RS CDM group and identifier for each DM-RS port.</w:t>
            </w:r>
          </w:p>
        </w:tc>
        <w:tc>
          <w:tcPr>
            <w:tcW w:w="0" w:type="dxa"/>
            <w:noWrap/>
            <w:hideMark/>
          </w:tcPr>
          <w:p w14:paraId="1893ABF7"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3GPP TS 38.211, sec 6.4.1.1.3 </w:t>
            </w:r>
          </w:p>
        </w:tc>
      </w:tr>
      <w:tr w:rsidR="006254C4" w:rsidRPr="007017F9" w14:paraId="38BF08B4" w14:textId="77777777" w:rsidTr="00E354A6">
        <w:trPr>
          <w:trHeight w:val="1200"/>
        </w:trPr>
        <w:tc>
          <w:tcPr>
            <w:tcW w:w="459" w:type="dxa"/>
            <w:vMerge w:val="restart"/>
            <w:textDirection w:val="btLr"/>
            <w:hideMark/>
          </w:tcPr>
          <w:p w14:paraId="44C35250" w14:textId="77777777" w:rsidR="007017F9" w:rsidRPr="004310CF" w:rsidRDefault="007017F9" w:rsidP="007017F9">
            <w:pPr>
              <w:spacing w:after="0"/>
              <w:jc w:val="center"/>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Time Domain</w:t>
            </w:r>
          </w:p>
        </w:tc>
        <w:tc>
          <w:tcPr>
            <w:tcW w:w="0" w:type="dxa"/>
            <w:noWrap/>
            <w:hideMark/>
          </w:tcPr>
          <w:p w14:paraId="14399B36"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symbol Positions</w:t>
            </w:r>
          </w:p>
        </w:tc>
        <w:tc>
          <w:tcPr>
            <w:tcW w:w="3018" w:type="dxa"/>
            <w:hideMark/>
          </w:tcPr>
          <w:p w14:paraId="0104196C"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location of DMRS locations in slot sufficiently captures the impact of upper layer parameters, </w:t>
            </w:r>
            <w:proofErr w:type="gramStart"/>
            <w:r w:rsidRPr="004310CF">
              <w:rPr>
                <w:rFonts w:asciiTheme="majorBidi" w:eastAsia="Times New Roman" w:hAnsiTheme="majorBidi" w:cstheme="majorBidi"/>
                <w:lang w:eastAsia="zh-CN" w:bidi="he-IL"/>
              </w:rPr>
              <w:t>e.g.</w:t>
            </w:r>
            <w:proofErr w:type="gramEnd"/>
            <w:r w:rsidRPr="004310CF">
              <w:rPr>
                <w:rFonts w:asciiTheme="majorBidi" w:eastAsia="Times New Roman" w:hAnsiTheme="majorBidi" w:cstheme="majorBidi"/>
                <w:lang w:eastAsia="zh-CN" w:bidi="he-IL"/>
              </w:rPr>
              <w:t xml:space="preserve"> mapping type, additional pos</w:t>
            </w:r>
          </w:p>
        </w:tc>
        <w:tc>
          <w:tcPr>
            <w:tcW w:w="0" w:type="dxa"/>
            <w:hideMark/>
          </w:tcPr>
          <w:p w14:paraId="154FFD8F"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6.4.1.1.3</w:t>
            </w:r>
          </w:p>
        </w:tc>
      </w:tr>
      <w:tr w:rsidR="006254C4" w:rsidRPr="007017F9" w14:paraId="2EE0D02E" w14:textId="77777777" w:rsidTr="00E354A6">
        <w:trPr>
          <w:trHeight w:val="600"/>
        </w:trPr>
        <w:tc>
          <w:tcPr>
            <w:tcW w:w="459" w:type="dxa"/>
            <w:vMerge/>
            <w:hideMark/>
          </w:tcPr>
          <w:p w14:paraId="13BDB7C0" w14:textId="77777777" w:rsidR="007017F9" w:rsidRPr="004310CF" w:rsidRDefault="007017F9" w:rsidP="007017F9">
            <w:pPr>
              <w:spacing w:after="0"/>
              <w:rPr>
                <w:rFonts w:ascii="Calibri" w:eastAsia="Times New Roman" w:hAnsi="Calibri" w:cs="Calibri"/>
                <w:b/>
                <w:bCs/>
                <w:sz w:val="22"/>
                <w:szCs w:val="22"/>
                <w:lang w:eastAsia="zh-CN" w:bidi="he-IL"/>
              </w:rPr>
            </w:pPr>
          </w:p>
        </w:tc>
        <w:tc>
          <w:tcPr>
            <w:tcW w:w="0" w:type="dxa"/>
            <w:noWrap/>
            <w:hideMark/>
          </w:tcPr>
          <w:p w14:paraId="703EEE27"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configuration  type </w:t>
            </w:r>
          </w:p>
        </w:tc>
        <w:tc>
          <w:tcPr>
            <w:tcW w:w="3018" w:type="dxa"/>
            <w:hideMark/>
          </w:tcPr>
          <w:p w14:paraId="39435138"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DMRS configuration time controls port to CDM group correspondence</w:t>
            </w:r>
          </w:p>
        </w:tc>
        <w:tc>
          <w:tcPr>
            <w:tcW w:w="0" w:type="dxa"/>
            <w:hideMark/>
          </w:tcPr>
          <w:p w14:paraId="668F9F58"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3GPP TS 38.211, sec 6.4.1.1.3 </w:t>
            </w:r>
          </w:p>
        </w:tc>
      </w:tr>
      <w:tr w:rsidR="006254C4" w:rsidRPr="007017F9" w14:paraId="594523B8" w14:textId="77777777" w:rsidTr="00E354A6">
        <w:trPr>
          <w:trHeight w:val="900"/>
        </w:trPr>
        <w:tc>
          <w:tcPr>
            <w:tcW w:w="459" w:type="dxa"/>
            <w:vMerge/>
            <w:hideMark/>
          </w:tcPr>
          <w:p w14:paraId="019F4D0E" w14:textId="77777777" w:rsidR="007017F9" w:rsidRPr="004310CF" w:rsidRDefault="007017F9" w:rsidP="007017F9">
            <w:pPr>
              <w:spacing w:after="0"/>
              <w:rPr>
                <w:rFonts w:ascii="Calibri" w:eastAsia="Times New Roman" w:hAnsi="Calibri" w:cs="Calibri"/>
                <w:b/>
                <w:bCs/>
                <w:sz w:val="22"/>
                <w:szCs w:val="22"/>
                <w:lang w:eastAsia="zh-CN" w:bidi="he-IL"/>
              </w:rPr>
            </w:pPr>
          </w:p>
        </w:tc>
        <w:tc>
          <w:tcPr>
            <w:tcW w:w="0" w:type="dxa"/>
            <w:noWrap/>
            <w:hideMark/>
          </w:tcPr>
          <w:p w14:paraId="575BCB7B"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DMRS ports (per layer)</w:t>
            </w:r>
          </w:p>
        </w:tc>
        <w:tc>
          <w:tcPr>
            <w:tcW w:w="3018" w:type="dxa"/>
            <w:hideMark/>
          </w:tcPr>
          <w:p w14:paraId="779A0CC4"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OC weights applied to DM-RS REs, based on DM-RS CDM group and identifier for each DM-RS port.</w:t>
            </w:r>
          </w:p>
        </w:tc>
        <w:tc>
          <w:tcPr>
            <w:tcW w:w="0" w:type="dxa"/>
            <w:noWrap/>
            <w:hideMark/>
          </w:tcPr>
          <w:p w14:paraId="6BE8B3C3"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3GPP TS 38.211, sec 6.4.1.1.3 </w:t>
            </w:r>
          </w:p>
        </w:tc>
      </w:tr>
      <w:tr w:rsidR="006254C4" w:rsidRPr="007017F9" w14:paraId="4F9C5FEC" w14:textId="77777777" w:rsidTr="00E354A6">
        <w:trPr>
          <w:trHeight w:val="600"/>
        </w:trPr>
        <w:tc>
          <w:tcPr>
            <w:tcW w:w="459" w:type="dxa"/>
            <w:vMerge/>
            <w:hideMark/>
          </w:tcPr>
          <w:p w14:paraId="4C7828A1" w14:textId="77777777" w:rsidR="007017F9" w:rsidRPr="004310CF" w:rsidRDefault="007017F9" w:rsidP="007017F9">
            <w:pPr>
              <w:spacing w:after="0"/>
              <w:rPr>
                <w:rFonts w:ascii="Calibri" w:eastAsia="Times New Roman" w:hAnsi="Calibri" w:cs="Calibri"/>
                <w:b/>
                <w:bCs/>
                <w:sz w:val="22"/>
                <w:szCs w:val="22"/>
                <w:lang w:eastAsia="zh-CN" w:bidi="he-IL"/>
              </w:rPr>
            </w:pPr>
          </w:p>
        </w:tc>
        <w:tc>
          <w:tcPr>
            <w:tcW w:w="0" w:type="dxa"/>
            <w:hideMark/>
          </w:tcPr>
          <w:p w14:paraId="38BB79B6"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Cyclic Prefix</w:t>
            </w:r>
          </w:p>
        </w:tc>
        <w:tc>
          <w:tcPr>
            <w:tcW w:w="3018" w:type="dxa"/>
            <w:hideMark/>
          </w:tcPr>
          <w:p w14:paraId="0B391110"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see PUSCH data tab</w:t>
            </w:r>
          </w:p>
        </w:tc>
        <w:tc>
          <w:tcPr>
            <w:tcW w:w="0" w:type="dxa"/>
            <w:hideMark/>
          </w:tcPr>
          <w:p w14:paraId="27505367" w14:textId="77777777" w:rsidR="007017F9" w:rsidRPr="004310CF" w:rsidRDefault="007017F9" w:rsidP="007017F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4.2, 5.3.1</w:t>
            </w:r>
            <w:r w:rsidRPr="004310CF">
              <w:rPr>
                <w:rFonts w:asciiTheme="majorBidi" w:eastAsia="Times New Roman" w:hAnsiTheme="majorBidi" w:cstheme="majorBidi"/>
                <w:lang w:eastAsia="zh-CN" w:bidi="he-IL"/>
              </w:rPr>
              <w:br/>
              <w:t>3GPP TS 38.214, Table 5.1.2.1-1</w:t>
            </w:r>
          </w:p>
        </w:tc>
      </w:tr>
    </w:tbl>
    <w:p w14:paraId="7F1C6EF0" w14:textId="77777777" w:rsidR="00C01ED0" w:rsidRDefault="00C01ED0" w:rsidP="004310CF"/>
    <w:p w14:paraId="5CCF441C" w14:textId="445EACEA" w:rsidR="00045617" w:rsidRPr="0057639A" w:rsidRDefault="00045617" w:rsidP="00045617">
      <w:pPr>
        <w:pStyle w:val="Heading5"/>
        <w:rPr>
          <w:b/>
          <w:bCs/>
        </w:rPr>
      </w:pPr>
      <w:r w:rsidRPr="0057639A">
        <w:rPr>
          <w:b/>
          <w:bCs/>
        </w:rPr>
        <w:t>P</w:t>
      </w:r>
      <w:r>
        <w:rPr>
          <w:b/>
          <w:bCs/>
        </w:rPr>
        <w:t>U</w:t>
      </w:r>
      <w:r w:rsidRPr="0057639A">
        <w:rPr>
          <w:b/>
          <w:bCs/>
        </w:rPr>
        <w:t xml:space="preserve">SCH </w:t>
      </w:r>
      <w:r>
        <w:rPr>
          <w:b/>
          <w:bCs/>
        </w:rPr>
        <w:t>PT-RS</w:t>
      </w:r>
      <w:r w:rsidRPr="0057639A">
        <w:rPr>
          <w:b/>
          <w:bCs/>
        </w:rPr>
        <w:t xml:space="preserve"> Parameters</w:t>
      </w:r>
    </w:p>
    <w:p w14:paraId="1674D9B7" w14:textId="28CF36E5" w:rsidR="00045617" w:rsidRDefault="00045617" w:rsidP="00045617">
      <w:pPr>
        <w:pStyle w:val="Caption"/>
        <w:keepNext/>
      </w:pPr>
      <w:r>
        <w:t xml:space="preserve">Table </w:t>
      </w:r>
      <w:r w:rsidR="001E481C">
        <w:fldChar w:fldCharType="begin"/>
      </w:r>
      <w:r w:rsidR="001E481C">
        <w:instrText xml:space="preserve"> STYLEREF 1 \s </w:instrText>
      </w:r>
      <w:r w:rsidR="001E481C">
        <w:fldChar w:fldCharType="separate"/>
      </w:r>
      <w:r w:rsidR="00417620">
        <w:rPr>
          <w:noProof/>
          <w:cs/>
        </w:rPr>
        <w:t>‎</w:t>
      </w:r>
      <w:r w:rsidR="00417620">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sidR="00417620">
        <w:rPr>
          <w:noProof/>
        </w:rPr>
        <w:t>14</w:t>
      </w:r>
      <w:r w:rsidR="001E481C">
        <w:rPr>
          <w:noProof/>
        </w:rPr>
        <w:fldChar w:fldCharType="end"/>
      </w:r>
      <w:r>
        <w:t>: PUSCH PT-RS Parameters</w:t>
      </w:r>
    </w:p>
    <w:tbl>
      <w:tblPr>
        <w:tblStyle w:val="TableProfessional"/>
        <w:tblW w:w="9450" w:type="dxa"/>
        <w:tblInd w:w="262" w:type="dxa"/>
        <w:tblLook w:val="0600" w:firstRow="0" w:lastRow="0" w:firstColumn="0" w:lastColumn="0" w:noHBand="1" w:noVBand="1"/>
      </w:tblPr>
      <w:tblGrid>
        <w:gridCol w:w="459"/>
        <w:gridCol w:w="2528"/>
        <w:gridCol w:w="3043"/>
        <w:gridCol w:w="3420"/>
      </w:tblGrid>
      <w:tr w:rsidR="00536FCA" w:rsidRPr="00536FCA" w14:paraId="25AD8120" w14:textId="77777777" w:rsidTr="004310CF">
        <w:trPr>
          <w:trHeight w:val="420"/>
        </w:trPr>
        <w:tc>
          <w:tcPr>
            <w:tcW w:w="2798" w:type="dxa"/>
            <w:gridSpan w:val="2"/>
            <w:noWrap/>
            <w:hideMark/>
          </w:tcPr>
          <w:p w14:paraId="54360FE4" w14:textId="163395E1" w:rsidR="00536FCA" w:rsidRPr="004310CF" w:rsidRDefault="00536FCA" w:rsidP="00536FCA">
            <w:pPr>
              <w:spacing w:after="0"/>
              <w:rPr>
                <w:rFonts w:asciiTheme="majorBidi" w:eastAsia="Times New Roman" w:hAnsiTheme="majorBidi" w:cstheme="majorBidi"/>
                <w:b/>
                <w:bCs/>
                <w:lang w:eastAsia="zh-CN" w:bidi="he-IL"/>
              </w:rPr>
            </w:pPr>
            <w:r w:rsidRPr="004310CF">
              <w:rPr>
                <w:rFonts w:asciiTheme="majorBidi" w:hAnsiTheme="majorBidi" w:cstheme="majorBidi"/>
                <w:b/>
                <w:bCs/>
              </w:rPr>
              <w:t>AF parameters</w:t>
            </w:r>
          </w:p>
        </w:tc>
        <w:tc>
          <w:tcPr>
            <w:tcW w:w="3232" w:type="dxa"/>
            <w:hideMark/>
          </w:tcPr>
          <w:p w14:paraId="390C7BCA" w14:textId="0E7FDE35" w:rsidR="00536FCA" w:rsidRPr="004310CF" w:rsidRDefault="00536FCA" w:rsidP="00536FCA">
            <w:pPr>
              <w:spacing w:after="0"/>
              <w:rPr>
                <w:rFonts w:asciiTheme="majorBidi" w:eastAsia="Times New Roman" w:hAnsiTheme="majorBidi" w:cstheme="majorBidi"/>
                <w:b/>
                <w:bCs/>
                <w:lang w:eastAsia="zh-CN" w:bidi="he-IL"/>
              </w:rPr>
            </w:pPr>
            <w:r w:rsidRPr="004310CF">
              <w:rPr>
                <w:rFonts w:asciiTheme="majorBidi" w:hAnsiTheme="majorBidi" w:cstheme="majorBidi"/>
                <w:b/>
                <w:bCs/>
              </w:rPr>
              <w:t>Short summary (from 3GPP)</w:t>
            </w:r>
          </w:p>
        </w:tc>
        <w:tc>
          <w:tcPr>
            <w:tcW w:w="3420" w:type="dxa"/>
            <w:noWrap/>
            <w:hideMark/>
          </w:tcPr>
          <w:p w14:paraId="2EF5C5AE" w14:textId="6C3D85C2" w:rsidR="00536FCA" w:rsidRPr="004310CF" w:rsidRDefault="00536FCA" w:rsidP="00536FCA">
            <w:pPr>
              <w:spacing w:after="0"/>
              <w:rPr>
                <w:rFonts w:asciiTheme="majorBidi" w:eastAsia="Times New Roman" w:hAnsiTheme="majorBidi" w:cstheme="majorBidi"/>
                <w:b/>
                <w:bCs/>
                <w:lang w:eastAsia="zh-CN" w:bidi="he-IL"/>
              </w:rPr>
            </w:pPr>
            <w:r w:rsidRPr="004310CF">
              <w:rPr>
                <w:rFonts w:asciiTheme="majorBidi" w:hAnsiTheme="majorBidi" w:cstheme="majorBidi"/>
                <w:b/>
                <w:bCs/>
              </w:rPr>
              <w:t>3GPP Spec Reference</w:t>
            </w:r>
          </w:p>
        </w:tc>
      </w:tr>
      <w:tr w:rsidR="00536FCA" w:rsidRPr="00536FCA" w14:paraId="39C4CA13" w14:textId="77777777" w:rsidTr="004310CF">
        <w:trPr>
          <w:trHeight w:val="300"/>
        </w:trPr>
        <w:tc>
          <w:tcPr>
            <w:tcW w:w="9450" w:type="dxa"/>
            <w:gridSpan w:val="4"/>
            <w:shd w:val="clear" w:color="auto" w:fill="D9D9D9" w:themeFill="background1" w:themeFillShade="D9"/>
            <w:noWrap/>
            <w:hideMark/>
          </w:tcPr>
          <w:p w14:paraId="4091F084" w14:textId="22C39F3E" w:rsidR="00536FCA" w:rsidRPr="004310CF" w:rsidRDefault="0012385D"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Sequence Detection</w:t>
            </w:r>
          </w:p>
        </w:tc>
      </w:tr>
      <w:tr w:rsidR="00FA17AC" w:rsidRPr="00536FCA" w14:paraId="64785693" w14:textId="77777777" w:rsidTr="004310CF">
        <w:trPr>
          <w:trHeight w:val="300"/>
        </w:trPr>
        <w:tc>
          <w:tcPr>
            <w:tcW w:w="2798" w:type="dxa"/>
            <w:gridSpan w:val="2"/>
            <w:noWrap/>
            <w:hideMark/>
          </w:tcPr>
          <w:p w14:paraId="1F608986" w14:textId="77777777" w:rsidR="00FA17AC" w:rsidRPr="004310CF" w:rsidRDefault="00FA17AC" w:rsidP="00536FCA">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NrofPorts</w:t>
            </w:r>
            <w:proofErr w:type="spellEnd"/>
          </w:p>
        </w:tc>
        <w:tc>
          <w:tcPr>
            <w:tcW w:w="3232" w:type="dxa"/>
            <w:hideMark/>
          </w:tcPr>
          <w:p w14:paraId="5588A7AE" w14:textId="31159E72"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number of PT-RS ports</w:t>
            </w:r>
            <w:ins w:id="1548" w:author="Author">
              <w:r w:rsidR="00417B25">
                <w:rPr>
                  <w:rFonts w:asciiTheme="majorBidi" w:eastAsia="Times New Roman" w:hAnsiTheme="majorBidi" w:cstheme="majorBidi"/>
                  <w:lang w:eastAsia="zh-CN" w:bidi="he-IL"/>
                </w:rPr>
                <w:t xml:space="preserve"> (Rel-15: only one)</w:t>
              </w:r>
            </w:ins>
          </w:p>
        </w:tc>
        <w:tc>
          <w:tcPr>
            <w:tcW w:w="3420" w:type="dxa"/>
            <w:hideMark/>
          </w:tcPr>
          <w:p w14:paraId="76959B6B" w14:textId="77777777"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38.212, sec 7.3.1.1.2</w:t>
            </w:r>
          </w:p>
        </w:tc>
      </w:tr>
      <w:tr w:rsidR="00FA17AC" w:rsidRPr="00536FCA" w14:paraId="2C8DE3C4" w14:textId="77777777" w:rsidTr="004310CF">
        <w:trPr>
          <w:trHeight w:val="600"/>
        </w:trPr>
        <w:tc>
          <w:tcPr>
            <w:tcW w:w="2798" w:type="dxa"/>
            <w:gridSpan w:val="2"/>
            <w:noWrap/>
            <w:hideMark/>
          </w:tcPr>
          <w:p w14:paraId="090754DA" w14:textId="77777777"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associated DM-RS ports[*]</w:t>
            </w:r>
          </w:p>
        </w:tc>
        <w:tc>
          <w:tcPr>
            <w:tcW w:w="3232" w:type="dxa"/>
            <w:hideMark/>
          </w:tcPr>
          <w:p w14:paraId="794EF1F4" w14:textId="77777777"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DM-RS ports associated with each of the PT_RS ports</w:t>
            </w:r>
          </w:p>
        </w:tc>
        <w:tc>
          <w:tcPr>
            <w:tcW w:w="3420" w:type="dxa"/>
            <w:hideMark/>
          </w:tcPr>
          <w:p w14:paraId="64A517C6" w14:textId="77777777"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38.214, sec 6.2.3.1</w:t>
            </w:r>
            <w:r w:rsidRPr="004310CF">
              <w:rPr>
                <w:rFonts w:asciiTheme="majorBidi" w:eastAsia="Times New Roman" w:hAnsiTheme="majorBidi" w:cstheme="majorBidi"/>
                <w:lang w:eastAsia="zh-CN" w:bidi="he-IL"/>
              </w:rPr>
              <w:br/>
              <w:t>3GPP TS 38.212, sec 7.3.1.1.2</w:t>
            </w:r>
          </w:p>
        </w:tc>
      </w:tr>
      <w:tr w:rsidR="00FA17AC" w:rsidRPr="00536FCA" w14:paraId="68A62BA4" w14:textId="77777777" w:rsidTr="004310CF">
        <w:trPr>
          <w:trHeight w:val="600"/>
        </w:trPr>
        <w:tc>
          <w:tcPr>
            <w:tcW w:w="2798" w:type="dxa"/>
            <w:gridSpan w:val="2"/>
            <w:noWrap/>
            <w:hideMark/>
          </w:tcPr>
          <w:p w14:paraId="5727042D" w14:textId="77777777"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N_{group}^{PT-RS}</w:t>
            </w:r>
          </w:p>
        </w:tc>
        <w:tc>
          <w:tcPr>
            <w:tcW w:w="3232" w:type="dxa"/>
            <w:hideMark/>
          </w:tcPr>
          <w:p w14:paraId="0ED80F90" w14:textId="77777777"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Number of PT-RS groups</w:t>
            </w:r>
          </w:p>
        </w:tc>
        <w:tc>
          <w:tcPr>
            <w:tcW w:w="3420" w:type="dxa"/>
            <w:hideMark/>
          </w:tcPr>
          <w:p w14:paraId="11D9B94B" w14:textId="77777777"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6.4.1.2.1.2</w:t>
            </w:r>
            <w:r w:rsidRPr="004310CF">
              <w:rPr>
                <w:rFonts w:asciiTheme="majorBidi" w:eastAsia="Times New Roman" w:hAnsiTheme="majorBidi" w:cstheme="majorBidi"/>
                <w:lang w:eastAsia="zh-CN" w:bidi="he-IL"/>
              </w:rPr>
              <w:br/>
              <w:t>3GPP TS 38.214, sec 6.2.3.2</w:t>
            </w:r>
          </w:p>
        </w:tc>
      </w:tr>
      <w:tr w:rsidR="00FA17AC" w:rsidRPr="00536FCA" w14:paraId="373042D4" w14:textId="77777777" w:rsidTr="004310CF">
        <w:trPr>
          <w:trHeight w:val="600"/>
        </w:trPr>
        <w:tc>
          <w:tcPr>
            <w:tcW w:w="2798" w:type="dxa"/>
            <w:gridSpan w:val="2"/>
            <w:noWrap/>
            <w:hideMark/>
          </w:tcPr>
          <w:p w14:paraId="73E36D7D" w14:textId="5757A835"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lastRenderedPageBreak/>
              <w:t>N_{</w:t>
            </w:r>
            <w:proofErr w:type="spellStart"/>
            <w:r w:rsidRPr="004310CF">
              <w:rPr>
                <w:rFonts w:asciiTheme="majorBidi" w:eastAsia="Times New Roman" w:hAnsiTheme="majorBidi" w:cstheme="majorBidi"/>
                <w:lang w:eastAsia="zh-CN" w:bidi="he-IL"/>
              </w:rPr>
              <w:t>samp</w:t>
            </w:r>
            <w:proofErr w:type="spellEnd"/>
            <w:r w:rsidRPr="004310CF">
              <w:rPr>
                <w:rFonts w:asciiTheme="majorBidi" w:eastAsia="Times New Roman" w:hAnsiTheme="majorBidi" w:cstheme="majorBidi"/>
                <w:lang w:eastAsia="zh-CN" w:bidi="he-IL"/>
              </w:rPr>
              <w:t>}^ {group}</w:t>
            </w:r>
          </w:p>
        </w:tc>
        <w:tc>
          <w:tcPr>
            <w:tcW w:w="3232" w:type="dxa"/>
            <w:hideMark/>
          </w:tcPr>
          <w:p w14:paraId="76EC403B" w14:textId="77777777"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Number of samples per PT-RS group</w:t>
            </w:r>
          </w:p>
        </w:tc>
        <w:tc>
          <w:tcPr>
            <w:tcW w:w="3420" w:type="dxa"/>
            <w:hideMark/>
          </w:tcPr>
          <w:p w14:paraId="6068FFF5" w14:textId="77777777"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6.4.1.2.1.2</w:t>
            </w:r>
            <w:r w:rsidRPr="004310CF">
              <w:rPr>
                <w:rFonts w:asciiTheme="majorBidi" w:eastAsia="Times New Roman" w:hAnsiTheme="majorBidi" w:cstheme="majorBidi"/>
                <w:lang w:eastAsia="zh-CN" w:bidi="he-IL"/>
              </w:rPr>
              <w:br/>
              <w:t>3GPP TS 38.214, sec 6.2.3.2</w:t>
            </w:r>
          </w:p>
        </w:tc>
      </w:tr>
      <w:tr w:rsidR="00FA17AC" w:rsidRPr="00536FCA" w14:paraId="7FC2D942" w14:textId="77777777" w:rsidTr="004310CF">
        <w:trPr>
          <w:trHeight w:val="300"/>
        </w:trPr>
        <w:tc>
          <w:tcPr>
            <w:tcW w:w="2798" w:type="dxa"/>
            <w:gridSpan w:val="2"/>
            <w:noWrap/>
            <w:hideMark/>
          </w:tcPr>
          <w:p w14:paraId="4E1E739A" w14:textId="77777777"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N_{ID}</w:t>
            </w:r>
          </w:p>
        </w:tc>
        <w:tc>
          <w:tcPr>
            <w:tcW w:w="3232" w:type="dxa"/>
            <w:hideMark/>
          </w:tcPr>
          <w:p w14:paraId="0145A760" w14:textId="77777777"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Identity for associated PUSCH</w:t>
            </w:r>
          </w:p>
        </w:tc>
        <w:tc>
          <w:tcPr>
            <w:tcW w:w="3420" w:type="dxa"/>
            <w:noWrap/>
            <w:hideMark/>
          </w:tcPr>
          <w:p w14:paraId="6832CBD7" w14:textId="77777777" w:rsidR="00FA17AC" w:rsidRPr="004310CF" w:rsidRDefault="00FA17AC" w:rsidP="00536FCA">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6.2.3.2</w:t>
            </w:r>
          </w:p>
        </w:tc>
      </w:tr>
      <w:tr w:rsidR="0012385D" w:rsidRPr="00536FCA" w14:paraId="7BFEC15A" w14:textId="77777777" w:rsidTr="004310CF">
        <w:trPr>
          <w:trHeight w:val="300"/>
        </w:trPr>
        <w:tc>
          <w:tcPr>
            <w:tcW w:w="9450" w:type="dxa"/>
            <w:gridSpan w:val="4"/>
            <w:shd w:val="clear" w:color="auto" w:fill="D9D9D9" w:themeFill="background1" w:themeFillShade="D9"/>
            <w:noWrap/>
            <w:hideMark/>
          </w:tcPr>
          <w:p w14:paraId="4C9B46FA" w14:textId="00C6C91E"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Layer </w:t>
            </w:r>
            <w:proofErr w:type="spellStart"/>
            <w:r w:rsidRPr="004310CF">
              <w:rPr>
                <w:rFonts w:asciiTheme="majorBidi" w:eastAsia="Times New Roman" w:hAnsiTheme="majorBidi" w:cstheme="majorBidi"/>
                <w:lang w:eastAsia="zh-CN" w:bidi="he-IL"/>
              </w:rPr>
              <w:t>Demapping</w:t>
            </w:r>
            <w:proofErr w:type="spellEnd"/>
          </w:p>
        </w:tc>
      </w:tr>
      <w:tr w:rsidR="00FA17AC" w:rsidRPr="00536FCA" w14:paraId="5F550663" w14:textId="77777777" w:rsidTr="004310CF">
        <w:trPr>
          <w:trHeight w:val="300"/>
        </w:trPr>
        <w:tc>
          <w:tcPr>
            <w:tcW w:w="2798" w:type="dxa"/>
            <w:gridSpan w:val="2"/>
            <w:noWrap/>
            <w:hideMark/>
          </w:tcPr>
          <w:p w14:paraId="5298E8C7" w14:textId="77777777" w:rsidR="00FA17AC" w:rsidRPr="004310CF" w:rsidRDefault="00FA17AC" w:rsidP="0012385D">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NrofPorts</w:t>
            </w:r>
            <w:proofErr w:type="spellEnd"/>
          </w:p>
        </w:tc>
        <w:tc>
          <w:tcPr>
            <w:tcW w:w="3232" w:type="dxa"/>
            <w:hideMark/>
          </w:tcPr>
          <w:p w14:paraId="4F270404" w14:textId="77777777" w:rsidR="00FA17AC" w:rsidRPr="004310CF" w:rsidRDefault="00FA17AC"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number of PT-RS ports</w:t>
            </w:r>
          </w:p>
        </w:tc>
        <w:tc>
          <w:tcPr>
            <w:tcW w:w="3420" w:type="dxa"/>
            <w:hideMark/>
          </w:tcPr>
          <w:p w14:paraId="26D1F29C" w14:textId="77777777" w:rsidR="00FA17AC" w:rsidRPr="004310CF" w:rsidRDefault="00FA17AC"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38.212, sec 7.3.1.1.2</w:t>
            </w:r>
          </w:p>
        </w:tc>
      </w:tr>
      <w:tr w:rsidR="00FA17AC" w:rsidRPr="00536FCA" w14:paraId="0973E5E5" w14:textId="77777777" w:rsidTr="004310CF">
        <w:trPr>
          <w:trHeight w:val="600"/>
        </w:trPr>
        <w:tc>
          <w:tcPr>
            <w:tcW w:w="2798" w:type="dxa"/>
            <w:gridSpan w:val="2"/>
            <w:noWrap/>
          </w:tcPr>
          <w:p w14:paraId="2DCDA6AF" w14:textId="77777777" w:rsidR="00FA17AC" w:rsidRPr="004310CF" w:rsidRDefault="00FA17AC" w:rsidP="0012385D">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dmrs</w:t>
            </w:r>
            <w:proofErr w:type="spellEnd"/>
            <w:r w:rsidRPr="004310CF">
              <w:rPr>
                <w:rFonts w:asciiTheme="majorBidi" w:eastAsia="Times New Roman" w:hAnsiTheme="majorBidi" w:cstheme="majorBidi"/>
                <w:lang w:eastAsia="zh-CN" w:bidi="he-IL"/>
              </w:rPr>
              <w:t xml:space="preserve"> Port(s)</w:t>
            </w:r>
          </w:p>
        </w:tc>
        <w:tc>
          <w:tcPr>
            <w:tcW w:w="3232" w:type="dxa"/>
            <w:hideMark/>
          </w:tcPr>
          <w:p w14:paraId="458058A6" w14:textId="77777777" w:rsidR="00FA17AC" w:rsidRPr="004310CF" w:rsidRDefault="00FA17AC"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DM-RS ports associated with each of the PT-RS ports</w:t>
            </w:r>
          </w:p>
        </w:tc>
        <w:tc>
          <w:tcPr>
            <w:tcW w:w="3420" w:type="dxa"/>
            <w:hideMark/>
          </w:tcPr>
          <w:p w14:paraId="67D5A04F" w14:textId="77777777" w:rsidR="00FA17AC" w:rsidRPr="004310CF" w:rsidRDefault="00FA17AC"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38.214, sec 6.2.3.1</w:t>
            </w:r>
            <w:r w:rsidRPr="004310CF">
              <w:rPr>
                <w:rFonts w:asciiTheme="majorBidi" w:eastAsia="Times New Roman" w:hAnsiTheme="majorBidi" w:cstheme="majorBidi"/>
                <w:lang w:eastAsia="zh-CN" w:bidi="he-IL"/>
              </w:rPr>
              <w:br/>
              <w:t>3GPP TS 38.212, sec 7.3.1.1.2</w:t>
            </w:r>
          </w:p>
        </w:tc>
      </w:tr>
      <w:tr w:rsidR="0012385D" w:rsidRPr="00536FCA" w14:paraId="0C5DD91A" w14:textId="77777777" w:rsidTr="004310CF">
        <w:trPr>
          <w:trHeight w:val="300"/>
        </w:trPr>
        <w:tc>
          <w:tcPr>
            <w:tcW w:w="9450" w:type="dxa"/>
            <w:gridSpan w:val="4"/>
            <w:shd w:val="clear" w:color="auto" w:fill="D9D9D9" w:themeFill="background1" w:themeFillShade="D9"/>
            <w:noWrap/>
          </w:tcPr>
          <w:p w14:paraId="1818D987" w14:textId="7861751E" w:rsidR="0012385D" w:rsidRPr="004310CF" w:rsidRDefault="00A10C8B"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Combining</w:t>
            </w:r>
          </w:p>
        </w:tc>
      </w:tr>
      <w:tr w:rsidR="00FA17AC" w:rsidRPr="00536FCA" w14:paraId="4830E843" w14:textId="77777777" w:rsidTr="004310CF">
        <w:trPr>
          <w:trHeight w:val="300"/>
        </w:trPr>
        <w:tc>
          <w:tcPr>
            <w:tcW w:w="2798" w:type="dxa"/>
            <w:gridSpan w:val="2"/>
            <w:noWrap/>
            <w:hideMark/>
          </w:tcPr>
          <w:p w14:paraId="4D3E61CF" w14:textId="77777777" w:rsidR="00FA17AC" w:rsidRPr="004310CF" w:rsidRDefault="00FA17AC"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same as the associated </w:t>
            </w:r>
            <w:proofErr w:type="spellStart"/>
            <w:r w:rsidRPr="004310CF">
              <w:rPr>
                <w:rFonts w:asciiTheme="majorBidi" w:eastAsia="Times New Roman" w:hAnsiTheme="majorBidi" w:cstheme="majorBidi"/>
                <w:lang w:eastAsia="zh-CN" w:bidi="he-IL"/>
              </w:rPr>
              <w:t>dmrs</w:t>
            </w:r>
            <w:proofErr w:type="spellEnd"/>
            <w:r w:rsidRPr="004310CF">
              <w:rPr>
                <w:rFonts w:asciiTheme="majorBidi" w:eastAsia="Times New Roman" w:hAnsiTheme="majorBidi" w:cstheme="majorBidi"/>
                <w:lang w:eastAsia="zh-CN" w:bidi="he-IL"/>
              </w:rPr>
              <w:t xml:space="preserve"> Port(s)</w:t>
            </w:r>
          </w:p>
        </w:tc>
        <w:tc>
          <w:tcPr>
            <w:tcW w:w="3232" w:type="dxa"/>
            <w:hideMark/>
          </w:tcPr>
          <w:p w14:paraId="6D3B2F98" w14:textId="77777777" w:rsidR="00FA17AC" w:rsidRPr="004310CF" w:rsidRDefault="00FA17AC" w:rsidP="0012385D">
            <w:pPr>
              <w:spacing w:after="0"/>
              <w:rPr>
                <w:rFonts w:asciiTheme="majorBidi" w:eastAsia="Times New Roman" w:hAnsiTheme="majorBidi" w:cstheme="majorBidi"/>
                <w:lang w:eastAsia="zh-CN" w:bidi="he-IL"/>
              </w:rPr>
            </w:pPr>
          </w:p>
        </w:tc>
        <w:tc>
          <w:tcPr>
            <w:tcW w:w="3420" w:type="dxa"/>
            <w:noWrap/>
            <w:hideMark/>
          </w:tcPr>
          <w:p w14:paraId="129DBB8E" w14:textId="77777777" w:rsidR="00FA17AC" w:rsidRPr="004310CF" w:rsidRDefault="00FA17AC" w:rsidP="0012385D">
            <w:pPr>
              <w:spacing w:after="0"/>
              <w:rPr>
                <w:rFonts w:asciiTheme="majorBidi" w:eastAsia="Times New Roman" w:hAnsiTheme="majorBidi" w:cstheme="majorBidi"/>
                <w:lang w:eastAsia="zh-CN" w:bidi="he-IL"/>
              </w:rPr>
            </w:pPr>
          </w:p>
        </w:tc>
      </w:tr>
      <w:tr w:rsidR="0012385D" w:rsidRPr="00536FCA" w14:paraId="7BD2200F" w14:textId="77777777" w:rsidTr="004310CF">
        <w:trPr>
          <w:trHeight w:val="600"/>
        </w:trPr>
        <w:tc>
          <w:tcPr>
            <w:tcW w:w="9450" w:type="dxa"/>
            <w:gridSpan w:val="4"/>
            <w:shd w:val="clear" w:color="auto" w:fill="D9D9D9" w:themeFill="background1" w:themeFillShade="D9"/>
            <w:noWrap/>
            <w:hideMark/>
          </w:tcPr>
          <w:p w14:paraId="695BA4E7" w14:textId="30DC904F" w:rsidR="0012385D" w:rsidRPr="004310CF" w:rsidRDefault="00A10C8B"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RE </w:t>
            </w:r>
            <w:proofErr w:type="spellStart"/>
            <w:r w:rsidRPr="004310CF">
              <w:rPr>
                <w:rFonts w:asciiTheme="majorBidi" w:eastAsia="Times New Roman" w:hAnsiTheme="majorBidi" w:cstheme="majorBidi"/>
                <w:lang w:eastAsia="zh-CN" w:bidi="he-IL"/>
              </w:rPr>
              <w:t>Demapping</w:t>
            </w:r>
            <w:proofErr w:type="spellEnd"/>
          </w:p>
        </w:tc>
      </w:tr>
      <w:tr w:rsidR="0012385D" w:rsidRPr="00536FCA" w14:paraId="26DC7375" w14:textId="77777777" w:rsidTr="004310CF">
        <w:trPr>
          <w:trHeight w:val="300"/>
        </w:trPr>
        <w:tc>
          <w:tcPr>
            <w:tcW w:w="270" w:type="dxa"/>
            <w:vMerge w:val="restart"/>
            <w:textDirection w:val="btLr"/>
            <w:hideMark/>
          </w:tcPr>
          <w:p w14:paraId="4724E01A" w14:textId="77777777" w:rsidR="0012385D" w:rsidRPr="004310CF" w:rsidRDefault="0012385D" w:rsidP="0012385D">
            <w:pPr>
              <w:spacing w:after="0"/>
              <w:jc w:val="center"/>
              <w:rPr>
                <w:rFonts w:asciiTheme="majorBidi" w:eastAsia="Times New Roman" w:hAnsiTheme="majorBidi" w:cstheme="majorBidi"/>
                <w:b/>
                <w:bCs/>
                <w:lang w:eastAsia="zh-CN" w:bidi="he-IL"/>
              </w:rPr>
            </w:pPr>
            <w:r w:rsidRPr="004310CF">
              <w:rPr>
                <w:rFonts w:asciiTheme="majorBidi" w:eastAsia="Times New Roman" w:hAnsiTheme="majorBidi" w:cstheme="majorBidi"/>
                <w:b/>
                <w:bCs/>
                <w:lang w:eastAsia="zh-CN" w:bidi="he-IL"/>
              </w:rPr>
              <w:t>Frequency Domain</w:t>
            </w:r>
          </w:p>
        </w:tc>
        <w:tc>
          <w:tcPr>
            <w:tcW w:w="2528" w:type="dxa"/>
            <w:hideMark/>
          </w:tcPr>
          <w:p w14:paraId="6CB61AA3"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N_{BWP}^{start}</w:t>
            </w:r>
          </w:p>
        </w:tc>
        <w:tc>
          <w:tcPr>
            <w:tcW w:w="3232" w:type="dxa"/>
            <w:hideMark/>
          </w:tcPr>
          <w:p w14:paraId="2128CD36"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see PUSCH data tab</w:t>
            </w:r>
          </w:p>
        </w:tc>
        <w:tc>
          <w:tcPr>
            <w:tcW w:w="3420" w:type="dxa"/>
            <w:hideMark/>
          </w:tcPr>
          <w:p w14:paraId="35555CF8"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section 7.3.1.6</w:t>
            </w:r>
          </w:p>
        </w:tc>
      </w:tr>
      <w:tr w:rsidR="0012385D" w:rsidRPr="00536FCA" w14:paraId="47DB61DE" w14:textId="77777777" w:rsidTr="004310CF">
        <w:trPr>
          <w:trHeight w:val="300"/>
        </w:trPr>
        <w:tc>
          <w:tcPr>
            <w:tcW w:w="270" w:type="dxa"/>
            <w:vMerge/>
            <w:hideMark/>
          </w:tcPr>
          <w:p w14:paraId="72460F6A" w14:textId="77777777" w:rsidR="0012385D" w:rsidRPr="004310CF" w:rsidRDefault="0012385D" w:rsidP="0012385D">
            <w:pPr>
              <w:spacing w:after="0"/>
              <w:rPr>
                <w:rFonts w:asciiTheme="majorBidi" w:eastAsia="Times New Roman" w:hAnsiTheme="majorBidi" w:cstheme="majorBidi"/>
                <w:b/>
                <w:bCs/>
                <w:lang w:eastAsia="zh-CN" w:bidi="he-IL"/>
              </w:rPr>
            </w:pPr>
          </w:p>
        </w:tc>
        <w:tc>
          <w:tcPr>
            <w:tcW w:w="2528" w:type="dxa"/>
            <w:hideMark/>
          </w:tcPr>
          <w:p w14:paraId="04CA5364"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N_{BWP}^{size}</w:t>
            </w:r>
          </w:p>
        </w:tc>
        <w:tc>
          <w:tcPr>
            <w:tcW w:w="3232" w:type="dxa"/>
            <w:hideMark/>
          </w:tcPr>
          <w:p w14:paraId="60EDDCCC"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see PUSCH data tab</w:t>
            </w:r>
          </w:p>
        </w:tc>
        <w:tc>
          <w:tcPr>
            <w:tcW w:w="3420" w:type="dxa"/>
            <w:noWrap/>
            <w:hideMark/>
          </w:tcPr>
          <w:p w14:paraId="203C642A"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3GGP TS 38.211, section 7.3.1.6</w:t>
            </w:r>
          </w:p>
        </w:tc>
      </w:tr>
      <w:tr w:rsidR="0012385D" w:rsidRPr="00536FCA" w14:paraId="0CA26828" w14:textId="77777777" w:rsidTr="004310CF">
        <w:trPr>
          <w:trHeight w:val="300"/>
        </w:trPr>
        <w:tc>
          <w:tcPr>
            <w:tcW w:w="270" w:type="dxa"/>
            <w:vMerge/>
            <w:hideMark/>
          </w:tcPr>
          <w:p w14:paraId="46466DD8" w14:textId="77777777" w:rsidR="0012385D" w:rsidRPr="004310CF" w:rsidRDefault="0012385D" w:rsidP="0012385D">
            <w:pPr>
              <w:spacing w:after="0"/>
              <w:rPr>
                <w:rFonts w:asciiTheme="majorBidi" w:eastAsia="Times New Roman" w:hAnsiTheme="majorBidi" w:cstheme="majorBidi"/>
                <w:b/>
                <w:bCs/>
                <w:lang w:eastAsia="zh-CN" w:bidi="he-IL"/>
              </w:rPr>
            </w:pPr>
          </w:p>
        </w:tc>
        <w:tc>
          <w:tcPr>
            <w:tcW w:w="2528" w:type="dxa"/>
            <w:hideMark/>
          </w:tcPr>
          <w:p w14:paraId="16F0DC66"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µ, µ_{0}</w:t>
            </w:r>
          </w:p>
        </w:tc>
        <w:tc>
          <w:tcPr>
            <w:tcW w:w="3232" w:type="dxa"/>
            <w:hideMark/>
          </w:tcPr>
          <w:p w14:paraId="3144023B"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see PUSCH data tab</w:t>
            </w:r>
          </w:p>
        </w:tc>
        <w:tc>
          <w:tcPr>
            <w:tcW w:w="3420" w:type="dxa"/>
            <w:noWrap/>
            <w:hideMark/>
          </w:tcPr>
          <w:p w14:paraId="19166EB9"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4.2, 5.3.1</w:t>
            </w:r>
          </w:p>
        </w:tc>
      </w:tr>
      <w:tr w:rsidR="0012385D" w:rsidRPr="00536FCA" w14:paraId="7744E92F" w14:textId="77777777" w:rsidTr="004310CF">
        <w:trPr>
          <w:trHeight w:val="600"/>
        </w:trPr>
        <w:tc>
          <w:tcPr>
            <w:tcW w:w="270" w:type="dxa"/>
            <w:vMerge/>
            <w:hideMark/>
          </w:tcPr>
          <w:p w14:paraId="4D827BCE" w14:textId="77777777" w:rsidR="0012385D" w:rsidRPr="004310CF" w:rsidRDefault="0012385D" w:rsidP="0012385D">
            <w:pPr>
              <w:spacing w:after="0"/>
              <w:rPr>
                <w:rFonts w:asciiTheme="majorBidi" w:eastAsia="Times New Roman" w:hAnsiTheme="majorBidi" w:cstheme="majorBidi"/>
                <w:b/>
                <w:bCs/>
                <w:lang w:eastAsia="zh-CN" w:bidi="he-IL"/>
              </w:rPr>
            </w:pPr>
          </w:p>
        </w:tc>
        <w:tc>
          <w:tcPr>
            <w:tcW w:w="2528" w:type="dxa"/>
            <w:noWrap/>
            <w:hideMark/>
          </w:tcPr>
          <w:p w14:paraId="21D46D4C"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K_{PT-RS}</w:t>
            </w:r>
          </w:p>
        </w:tc>
        <w:tc>
          <w:tcPr>
            <w:tcW w:w="3232" w:type="dxa"/>
            <w:hideMark/>
          </w:tcPr>
          <w:p w14:paraId="6D71BFD1"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frequency density (includes the case where there is no PT-RS)</w:t>
            </w:r>
          </w:p>
        </w:tc>
        <w:tc>
          <w:tcPr>
            <w:tcW w:w="3420" w:type="dxa"/>
            <w:hideMark/>
          </w:tcPr>
          <w:p w14:paraId="3FD8B282"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38.214, sec 6.2.3.1, table 6.2.3.1-2</w:t>
            </w:r>
          </w:p>
        </w:tc>
      </w:tr>
      <w:tr w:rsidR="0012385D" w:rsidRPr="00536FCA" w14:paraId="140EE379" w14:textId="77777777" w:rsidTr="004310CF">
        <w:trPr>
          <w:trHeight w:val="900"/>
        </w:trPr>
        <w:tc>
          <w:tcPr>
            <w:tcW w:w="270" w:type="dxa"/>
            <w:vMerge/>
            <w:hideMark/>
          </w:tcPr>
          <w:p w14:paraId="29B2A69D" w14:textId="77777777" w:rsidR="0012385D" w:rsidRPr="004310CF" w:rsidRDefault="0012385D" w:rsidP="0012385D">
            <w:pPr>
              <w:spacing w:after="0"/>
              <w:rPr>
                <w:rFonts w:asciiTheme="majorBidi" w:eastAsia="Times New Roman" w:hAnsiTheme="majorBidi" w:cstheme="majorBidi"/>
                <w:b/>
                <w:bCs/>
                <w:lang w:eastAsia="zh-CN" w:bidi="he-IL"/>
              </w:rPr>
            </w:pPr>
          </w:p>
        </w:tc>
        <w:tc>
          <w:tcPr>
            <w:tcW w:w="2528" w:type="dxa"/>
            <w:hideMark/>
          </w:tcPr>
          <w:p w14:paraId="45AE964C"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k_{ref}^{RE}</w:t>
            </w:r>
          </w:p>
        </w:tc>
        <w:tc>
          <w:tcPr>
            <w:tcW w:w="3232" w:type="dxa"/>
            <w:hideMark/>
          </w:tcPr>
          <w:p w14:paraId="55C8C377"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re offset (can depend on DMRS </w:t>
            </w:r>
            <w:proofErr w:type="spellStart"/>
            <w:r w:rsidRPr="004310CF">
              <w:rPr>
                <w:rFonts w:asciiTheme="majorBidi" w:eastAsia="Times New Roman" w:hAnsiTheme="majorBidi" w:cstheme="majorBidi"/>
                <w:lang w:eastAsia="zh-CN" w:bidi="he-IL"/>
              </w:rPr>
              <w:t>assciation</w:t>
            </w:r>
            <w:proofErr w:type="spellEnd"/>
            <w:r w:rsidRPr="004310CF">
              <w:rPr>
                <w:rFonts w:asciiTheme="majorBidi" w:eastAsia="Times New Roman" w:hAnsiTheme="majorBidi" w:cstheme="majorBidi"/>
                <w:lang w:eastAsia="zh-CN" w:bidi="he-IL"/>
              </w:rPr>
              <w:t xml:space="preserve"> and RRC signaling of </w:t>
            </w:r>
            <w:proofErr w:type="spellStart"/>
            <w:r w:rsidRPr="004310CF">
              <w:rPr>
                <w:rFonts w:asciiTheme="majorBidi" w:eastAsia="Times New Roman" w:hAnsiTheme="majorBidi" w:cstheme="majorBidi"/>
                <w:lang w:eastAsia="zh-CN" w:bidi="he-IL"/>
              </w:rPr>
              <w:t>resourceElementOffset</w:t>
            </w:r>
            <w:proofErr w:type="spellEnd"/>
            <w:r w:rsidRPr="004310CF">
              <w:rPr>
                <w:rFonts w:asciiTheme="majorBidi" w:eastAsia="Times New Roman" w:hAnsiTheme="majorBidi" w:cstheme="majorBidi"/>
                <w:lang w:eastAsia="zh-CN" w:bidi="he-IL"/>
              </w:rPr>
              <w:t>)</w:t>
            </w:r>
          </w:p>
        </w:tc>
        <w:tc>
          <w:tcPr>
            <w:tcW w:w="3420" w:type="dxa"/>
            <w:hideMark/>
          </w:tcPr>
          <w:p w14:paraId="11FF8E9D"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6.4.1.2.2, table 6.4.1.2.2.1-1</w:t>
            </w:r>
            <w:r w:rsidRPr="004310CF">
              <w:rPr>
                <w:rFonts w:asciiTheme="majorBidi" w:eastAsia="Times New Roman" w:hAnsiTheme="majorBidi" w:cstheme="majorBidi"/>
                <w:lang w:eastAsia="zh-CN" w:bidi="he-IL"/>
              </w:rPr>
              <w:br/>
              <w:t>3GPP TS 38.331, sec 6.3.1</w:t>
            </w:r>
          </w:p>
        </w:tc>
      </w:tr>
      <w:tr w:rsidR="0012385D" w:rsidRPr="00536FCA" w14:paraId="594D519C" w14:textId="77777777" w:rsidTr="004310CF">
        <w:trPr>
          <w:trHeight w:val="600"/>
        </w:trPr>
        <w:tc>
          <w:tcPr>
            <w:tcW w:w="270" w:type="dxa"/>
            <w:vMerge/>
            <w:hideMark/>
          </w:tcPr>
          <w:p w14:paraId="1A39428B" w14:textId="77777777" w:rsidR="0012385D" w:rsidRPr="004310CF" w:rsidRDefault="0012385D" w:rsidP="0012385D">
            <w:pPr>
              <w:spacing w:after="0"/>
              <w:rPr>
                <w:rFonts w:asciiTheme="majorBidi" w:eastAsia="Times New Roman" w:hAnsiTheme="majorBidi" w:cstheme="majorBidi"/>
                <w:b/>
                <w:bCs/>
                <w:lang w:eastAsia="zh-CN" w:bidi="he-IL"/>
              </w:rPr>
            </w:pPr>
          </w:p>
        </w:tc>
        <w:tc>
          <w:tcPr>
            <w:tcW w:w="2528" w:type="dxa"/>
            <w:hideMark/>
          </w:tcPr>
          <w:p w14:paraId="21BAA112"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n_{RNTI}</w:t>
            </w:r>
          </w:p>
        </w:tc>
        <w:tc>
          <w:tcPr>
            <w:tcW w:w="3232" w:type="dxa"/>
            <w:hideMark/>
          </w:tcPr>
          <w:p w14:paraId="0FC1E976"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RNTI associated with the </w:t>
            </w:r>
            <w:proofErr w:type="spellStart"/>
            <w:r w:rsidRPr="004310CF">
              <w:rPr>
                <w:rFonts w:asciiTheme="majorBidi" w:eastAsia="Times New Roman" w:hAnsiTheme="majorBidi" w:cstheme="majorBidi"/>
                <w:lang w:eastAsia="zh-CN" w:bidi="he-IL"/>
              </w:rPr>
              <w:t>PuSCH</w:t>
            </w:r>
            <w:proofErr w:type="spellEnd"/>
            <w:r w:rsidRPr="004310CF">
              <w:rPr>
                <w:rFonts w:asciiTheme="majorBidi" w:eastAsia="Times New Roman" w:hAnsiTheme="majorBidi" w:cstheme="majorBidi"/>
                <w:lang w:eastAsia="zh-CN" w:bidi="he-IL"/>
              </w:rPr>
              <w:t xml:space="preserve"> transmission </w:t>
            </w:r>
          </w:p>
        </w:tc>
        <w:tc>
          <w:tcPr>
            <w:tcW w:w="3420" w:type="dxa"/>
            <w:noWrap/>
            <w:hideMark/>
          </w:tcPr>
          <w:p w14:paraId="1D261701"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7.4.1.2.2</w:t>
            </w:r>
          </w:p>
        </w:tc>
      </w:tr>
      <w:tr w:rsidR="0012385D" w:rsidRPr="00536FCA" w14:paraId="572A2032" w14:textId="77777777" w:rsidTr="004310CF">
        <w:trPr>
          <w:trHeight w:val="600"/>
        </w:trPr>
        <w:tc>
          <w:tcPr>
            <w:tcW w:w="270" w:type="dxa"/>
            <w:vMerge w:val="restart"/>
            <w:textDirection w:val="btLr"/>
            <w:hideMark/>
          </w:tcPr>
          <w:p w14:paraId="0640BC1F" w14:textId="77777777" w:rsidR="0012385D" w:rsidRPr="004310CF" w:rsidRDefault="0012385D" w:rsidP="0012385D">
            <w:pPr>
              <w:spacing w:after="0"/>
              <w:jc w:val="center"/>
              <w:rPr>
                <w:rFonts w:asciiTheme="majorBidi" w:eastAsia="Times New Roman" w:hAnsiTheme="majorBidi" w:cstheme="majorBidi"/>
                <w:b/>
                <w:bCs/>
                <w:lang w:eastAsia="zh-CN" w:bidi="he-IL"/>
              </w:rPr>
            </w:pPr>
            <w:r w:rsidRPr="004310CF">
              <w:rPr>
                <w:rFonts w:asciiTheme="majorBidi" w:eastAsia="Times New Roman" w:hAnsiTheme="majorBidi" w:cstheme="majorBidi"/>
                <w:b/>
                <w:bCs/>
                <w:lang w:eastAsia="zh-CN" w:bidi="he-IL"/>
              </w:rPr>
              <w:t>Time Domain</w:t>
            </w:r>
          </w:p>
        </w:tc>
        <w:tc>
          <w:tcPr>
            <w:tcW w:w="2528" w:type="dxa"/>
            <w:noWrap/>
            <w:hideMark/>
          </w:tcPr>
          <w:p w14:paraId="7C7D9AB2"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L_{PT-RS}</w:t>
            </w:r>
          </w:p>
        </w:tc>
        <w:tc>
          <w:tcPr>
            <w:tcW w:w="3232" w:type="dxa"/>
            <w:hideMark/>
          </w:tcPr>
          <w:p w14:paraId="79A489A9"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time density (includes the case where there is no PT-RS) [CP-OFDM]</w:t>
            </w:r>
          </w:p>
        </w:tc>
        <w:tc>
          <w:tcPr>
            <w:tcW w:w="3420" w:type="dxa"/>
            <w:hideMark/>
          </w:tcPr>
          <w:p w14:paraId="384200EC"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38.214, sec 6.2.3.1, table 6.2.3.1-1</w:t>
            </w:r>
          </w:p>
        </w:tc>
      </w:tr>
      <w:tr w:rsidR="0012385D" w:rsidRPr="00536FCA" w14:paraId="6C89D148" w14:textId="77777777" w:rsidTr="004310CF">
        <w:trPr>
          <w:trHeight w:val="900"/>
        </w:trPr>
        <w:tc>
          <w:tcPr>
            <w:tcW w:w="270" w:type="dxa"/>
            <w:vMerge/>
            <w:hideMark/>
          </w:tcPr>
          <w:p w14:paraId="0621FC6D" w14:textId="77777777" w:rsidR="0012385D" w:rsidRPr="004310CF" w:rsidRDefault="0012385D" w:rsidP="0012385D">
            <w:pPr>
              <w:spacing w:after="0"/>
              <w:rPr>
                <w:rFonts w:asciiTheme="majorBidi" w:eastAsia="Times New Roman" w:hAnsiTheme="majorBidi" w:cstheme="majorBidi"/>
                <w:b/>
                <w:bCs/>
                <w:lang w:eastAsia="zh-CN" w:bidi="he-IL"/>
              </w:rPr>
            </w:pPr>
          </w:p>
        </w:tc>
        <w:tc>
          <w:tcPr>
            <w:tcW w:w="2528" w:type="dxa"/>
            <w:noWrap/>
            <w:hideMark/>
          </w:tcPr>
          <w:p w14:paraId="60DDA867"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symbol Positions</w:t>
            </w:r>
          </w:p>
        </w:tc>
        <w:tc>
          <w:tcPr>
            <w:tcW w:w="3232" w:type="dxa"/>
            <w:hideMark/>
          </w:tcPr>
          <w:p w14:paraId="32926A36"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see PUSCH DMRS tab</w:t>
            </w:r>
            <w:r w:rsidRPr="004310CF">
              <w:rPr>
                <w:rFonts w:asciiTheme="majorBidi" w:eastAsia="Times New Roman" w:hAnsiTheme="majorBidi" w:cstheme="majorBidi"/>
                <w:lang w:eastAsia="zh-CN" w:bidi="he-IL"/>
              </w:rPr>
              <w:br/>
              <w:t>symbols used for DMRS (PT-RS skips over these)</w:t>
            </w:r>
          </w:p>
        </w:tc>
        <w:tc>
          <w:tcPr>
            <w:tcW w:w="3420" w:type="dxa"/>
            <w:hideMark/>
          </w:tcPr>
          <w:p w14:paraId="36015795"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w:t>
            </w:r>
            <w:r w:rsidRPr="004310CF">
              <w:rPr>
                <w:rFonts w:asciiTheme="majorBidi" w:eastAsia="Times New Roman" w:hAnsiTheme="majorBidi" w:cstheme="majorBidi"/>
                <w:lang w:eastAsia="zh-CN" w:bidi="he-IL"/>
              </w:rPr>
              <w:br/>
              <w:t>7.4.1.1.2 and Tables 7.4.1.1.2-3 and 7.4.1.1.2-4</w:t>
            </w:r>
          </w:p>
        </w:tc>
      </w:tr>
      <w:tr w:rsidR="0012385D" w:rsidRPr="00536FCA" w14:paraId="6EFADF4E" w14:textId="77777777" w:rsidTr="004310CF">
        <w:trPr>
          <w:trHeight w:val="600"/>
        </w:trPr>
        <w:tc>
          <w:tcPr>
            <w:tcW w:w="270" w:type="dxa"/>
            <w:vMerge/>
            <w:hideMark/>
          </w:tcPr>
          <w:p w14:paraId="7E2EB568" w14:textId="77777777" w:rsidR="0012385D" w:rsidRPr="004310CF" w:rsidRDefault="0012385D" w:rsidP="0012385D">
            <w:pPr>
              <w:spacing w:after="0"/>
              <w:rPr>
                <w:rFonts w:asciiTheme="majorBidi" w:eastAsia="Times New Roman" w:hAnsiTheme="majorBidi" w:cstheme="majorBidi"/>
                <w:b/>
                <w:bCs/>
                <w:lang w:eastAsia="zh-CN" w:bidi="he-IL"/>
              </w:rPr>
            </w:pPr>
          </w:p>
        </w:tc>
        <w:tc>
          <w:tcPr>
            <w:tcW w:w="2528" w:type="dxa"/>
            <w:hideMark/>
          </w:tcPr>
          <w:p w14:paraId="60F25988"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Cyclic Prefix</w:t>
            </w:r>
          </w:p>
        </w:tc>
        <w:tc>
          <w:tcPr>
            <w:tcW w:w="3232" w:type="dxa"/>
            <w:hideMark/>
          </w:tcPr>
          <w:p w14:paraId="4C618EE5"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see PUSCH data tab</w:t>
            </w:r>
          </w:p>
        </w:tc>
        <w:tc>
          <w:tcPr>
            <w:tcW w:w="3420" w:type="dxa"/>
            <w:hideMark/>
          </w:tcPr>
          <w:p w14:paraId="55B3D4E3"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4.2, 5.3.1</w:t>
            </w:r>
            <w:r w:rsidRPr="004310CF">
              <w:rPr>
                <w:rFonts w:asciiTheme="majorBidi" w:eastAsia="Times New Roman" w:hAnsiTheme="majorBidi" w:cstheme="majorBidi"/>
                <w:lang w:eastAsia="zh-CN" w:bidi="he-IL"/>
              </w:rPr>
              <w:br/>
              <w:t>3GPP TS 38.214, Table 5.1.2.1-1</w:t>
            </w:r>
          </w:p>
        </w:tc>
      </w:tr>
      <w:tr w:rsidR="0012385D" w:rsidRPr="00536FCA" w14:paraId="2F72EB5D" w14:textId="77777777" w:rsidTr="004310CF">
        <w:trPr>
          <w:trHeight w:val="300"/>
        </w:trPr>
        <w:tc>
          <w:tcPr>
            <w:tcW w:w="9450" w:type="dxa"/>
            <w:gridSpan w:val="4"/>
            <w:shd w:val="clear" w:color="auto" w:fill="D9D9D9" w:themeFill="background1" w:themeFillShade="D9"/>
            <w:noWrap/>
            <w:hideMark/>
          </w:tcPr>
          <w:p w14:paraId="405F9F66" w14:textId="77E6DFF6" w:rsidR="0012385D" w:rsidRPr="004310CF" w:rsidRDefault="00A10C8B"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Power Offset</w:t>
            </w:r>
          </w:p>
        </w:tc>
      </w:tr>
      <w:tr w:rsidR="0012385D" w:rsidRPr="00536FCA" w14:paraId="375E0A2E" w14:textId="77777777" w:rsidTr="004310CF">
        <w:trPr>
          <w:trHeight w:val="600"/>
        </w:trPr>
        <w:tc>
          <w:tcPr>
            <w:tcW w:w="270" w:type="dxa"/>
            <w:noWrap/>
            <w:hideMark/>
          </w:tcPr>
          <w:p w14:paraId="66BC2A6C" w14:textId="77777777" w:rsidR="0012385D" w:rsidRPr="004310CF" w:rsidRDefault="0012385D" w:rsidP="0012385D">
            <w:pPr>
              <w:spacing w:after="0"/>
              <w:rPr>
                <w:rFonts w:asciiTheme="majorBidi" w:eastAsia="Times New Roman" w:hAnsiTheme="majorBidi" w:cstheme="majorBidi"/>
                <w:lang w:eastAsia="zh-CN" w:bidi="he-IL"/>
              </w:rPr>
            </w:pPr>
          </w:p>
        </w:tc>
        <w:tc>
          <w:tcPr>
            <w:tcW w:w="2528" w:type="dxa"/>
            <w:noWrap/>
            <w:hideMark/>
          </w:tcPr>
          <w:p w14:paraId="5BB450B1" w14:textId="7E69595A"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alpha_ {PTRS}^{PUSCH}</w:t>
            </w:r>
          </w:p>
        </w:tc>
        <w:tc>
          <w:tcPr>
            <w:tcW w:w="3232" w:type="dxa"/>
            <w:hideMark/>
          </w:tcPr>
          <w:p w14:paraId="2F887FE0"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PUSCH to PT-RS power ratio per layer per RE</w:t>
            </w:r>
          </w:p>
        </w:tc>
        <w:tc>
          <w:tcPr>
            <w:tcW w:w="3420" w:type="dxa"/>
            <w:hideMark/>
          </w:tcPr>
          <w:p w14:paraId="229E8B98" w14:textId="77777777" w:rsidR="0012385D" w:rsidRPr="004310CF" w:rsidRDefault="0012385D" w:rsidP="0012385D">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38.214, sec 6.2.3.1, Table 6.2.3.1-3</w:t>
            </w:r>
          </w:p>
        </w:tc>
      </w:tr>
    </w:tbl>
    <w:p w14:paraId="3A3A0573" w14:textId="77777777" w:rsidR="00045617" w:rsidRDefault="00045617" w:rsidP="00041D2A">
      <w:pPr>
        <w:rPr>
          <w:lang w:eastAsia="zh-CN"/>
        </w:rPr>
      </w:pPr>
    </w:p>
    <w:p w14:paraId="4446103B" w14:textId="1E6D44D0" w:rsidR="007233E7" w:rsidRDefault="000421FE" w:rsidP="00041D2A">
      <w:pPr>
        <w:pStyle w:val="Heading3"/>
      </w:pPr>
      <w:bookmarkStart w:id="1549" w:name="_Toc86871620"/>
      <w:r>
        <w:t>PUCCH Channel Model</w:t>
      </w:r>
      <w:bookmarkEnd w:id="1549"/>
    </w:p>
    <w:p w14:paraId="6E28A53C" w14:textId="79306845" w:rsidR="00EC5D0E" w:rsidRDefault="00EC5D0E" w:rsidP="00EC5D0E">
      <w:pPr>
        <w:rPr>
          <w:lang w:val="en-GB" w:eastAsia="zh-CN"/>
        </w:rPr>
      </w:pPr>
      <w:proofErr w:type="gramStart"/>
      <w:r>
        <w:rPr>
          <w:lang w:val="en-GB" w:eastAsia="zh-CN"/>
        </w:rPr>
        <w:t>Similarly</w:t>
      </w:r>
      <w:proofErr w:type="gramEnd"/>
      <w:r>
        <w:rPr>
          <w:lang w:val="en-GB" w:eastAsia="zh-CN"/>
        </w:rPr>
        <w:t xml:space="preserve"> to the O-RAN AAL </w:t>
      </w:r>
      <w:proofErr w:type="spellStart"/>
      <w:r>
        <w:rPr>
          <w:lang w:val="en-GB" w:eastAsia="zh-CN"/>
        </w:rPr>
        <w:t>GAnP</w:t>
      </w:r>
      <w:proofErr w:type="spellEnd"/>
      <w:r>
        <w:rPr>
          <w:lang w:val="en-GB" w:eastAsia="zh-CN"/>
        </w:rPr>
        <w:t xml:space="preserve"> document </w:t>
      </w:r>
      <w:r>
        <w:rPr>
          <w:lang w:val="en-GB" w:eastAsia="zh-CN"/>
        </w:rPr>
        <w:fldChar w:fldCharType="begin"/>
      </w:r>
      <w:r>
        <w:rPr>
          <w:lang w:val="en-GB" w:eastAsia="zh-CN"/>
        </w:rPr>
        <w:instrText xml:space="preserve"> REF _Ref71106698 \r \h </w:instrText>
      </w:r>
      <w:r>
        <w:rPr>
          <w:lang w:val="en-GB" w:eastAsia="zh-CN"/>
        </w:rPr>
      </w:r>
      <w:r>
        <w:rPr>
          <w:lang w:val="en-GB" w:eastAsia="zh-CN"/>
        </w:rPr>
        <w:fldChar w:fldCharType="separate"/>
      </w:r>
      <w:r>
        <w:rPr>
          <w:lang w:val="en-GB" w:eastAsia="zh-CN"/>
        </w:rPr>
        <w:t>[7]</w:t>
      </w:r>
      <w:r>
        <w:rPr>
          <w:lang w:val="en-GB" w:eastAsia="zh-CN"/>
        </w:rPr>
        <w:fldChar w:fldCharType="end"/>
      </w:r>
      <w:r>
        <w:rPr>
          <w:lang w:val="en-GB" w:eastAsia="zh-CN"/>
        </w:rPr>
        <w:t xml:space="preserve"> for the PU</w:t>
      </w:r>
      <w:r w:rsidR="002D3077">
        <w:rPr>
          <w:lang w:val="en-GB" w:eastAsia="zh-CN"/>
        </w:rPr>
        <w:t>C</w:t>
      </w:r>
      <w:r>
        <w:rPr>
          <w:lang w:val="en-GB" w:eastAsia="zh-CN"/>
        </w:rPr>
        <w:t>CH H</w:t>
      </w:r>
      <w:ins w:id="1550" w:author="Author">
        <w:r w:rsidR="00C86F18">
          <w:rPr>
            <w:lang w:val="en-GB" w:eastAsia="zh-CN"/>
          </w:rPr>
          <w:t>igh-</w:t>
        </w:r>
      </w:ins>
      <w:del w:id="1551" w:author="Author">
        <w:r w:rsidDel="00C86F18">
          <w:rPr>
            <w:lang w:val="en-GB" w:eastAsia="zh-CN"/>
          </w:rPr>
          <w:delText xml:space="preserve">I </w:delText>
        </w:r>
      </w:del>
      <w:r>
        <w:rPr>
          <w:lang w:val="en-GB" w:eastAsia="zh-CN"/>
        </w:rPr>
        <w:t>PHY Profile, the PU</w:t>
      </w:r>
      <w:r w:rsidR="002D3077">
        <w:rPr>
          <w:lang w:val="en-GB" w:eastAsia="zh-CN"/>
        </w:rPr>
        <w:t>C</w:t>
      </w:r>
      <w:r>
        <w:rPr>
          <w:lang w:val="en-GB" w:eastAsia="zh-CN"/>
        </w:rPr>
        <w:t xml:space="preserve">CH Channel model of the </w:t>
      </w:r>
      <w:r>
        <w:t>AAL UPLINK H</w:t>
      </w:r>
      <w:ins w:id="1552" w:author="Author">
        <w:r w:rsidR="00C86F18">
          <w:t>igh-</w:t>
        </w:r>
      </w:ins>
      <w:del w:id="1553" w:author="Author">
        <w:r w:rsidDel="00C86F18">
          <w:delText xml:space="preserve">I </w:delText>
        </w:r>
      </w:del>
      <w:r>
        <w:t>PHY Profile</w:t>
      </w:r>
      <w:r>
        <w:rPr>
          <w:lang w:val="en-GB" w:eastAsia="zh-CN"/>
        </w:rPr>
        <w:t xml:space="preserve"> supports acceleration of PU</w:t>
      </w:r>
      <w:r w:rsidR="002D3077">
        <w:rPr>
          <w:lang w:val="en-GB" w:eastAsia="zh-CN"/>
        </w:rPr>
        <w:t>C</w:t>
      </w:r>
      <w:r>
        <w:rPr>
          <w:lang w:val="en-GB" w:eastAsia="zh-CN"/>
        </w:rPr>
        <w:t xml:space="preserve">CH </w:t>
      </w:r>
      <w:r w:rsidR="002D3077">
        <w:rPr>
          <w:lang w:val="en-GB" w:eastAsia="zh-CN"/>
        </w:rPr>
        <w:t>Format 0</w:t>
      </w:r>
      <w:r w:rsidR="001254A8">
        <w:rPr>
          <w:lang w:val="en-GB" w:eastAsia="zh-CN"/>
        </w:rPr>
        <w:t>, Format 1 and Formats 2,3,4</w:t>
      </w:r>
      <w:r>
        <w:rPr>
          <w:lang w:val="en-GB" w:eastAsia="zh-CN"/>
        </w:rPr>
        <w:t>.</w:t>
      </w:r>
    </w:p>
    <w:p w14:paraId="777FCE2C" w14:textId="1C111D01" w:rsidR="00213EF7" w:rsidRPr="0057639A" w:rsidRDefault="00213EF7" w:rsidP="00213EF7">
      <w:pPr>
        <w:rPr>
          <w:lang w:eastAsia="zh-CN"/>
        </w:rPr>
      </w:pPr>
      <w:r>
        <w:t>The set of accelerated functions associated with the processing of PUCCH Format 0 is as follows:</w:t>
      </w:r>
    </w:p>
    <w:p w14:paraId="7D155F1F" w14:textId="77777777" w:rsidR="00213EF7" w:rsidRPr="0057639A" w:rsidRDefault="00213EF7" w:rsidP="00213EF7">
      <w:pPr>
        <w:pStyle w:val="ListParagraph"/>
        <w:numPr>
          <w:ilvl w:val="0"/>
          <w:numId w:val="57"/>
        </w:numPr>
        <w:rPr>
          <w:lang w:val="en-GB"/>
        </w:rPr>
      </w:pPr>
      <w:r w:rsidRPr="0057639A">
        <w:rPr>
          <w:lang w:val="en-GB"/>
        </w:rPr>
        <w:t>IQ decompression</w:t>
      </w:r>
      <w:r w:rsidRPr="0057639A">
        <w:rPr>
          <w:lang w:val="en-GB"/>
        </w:rPr>
        <w:fldChar w:fldCharType="begin"/>
      </w:r>
      <w:r w:rsidRPr="0057639A">
        <w:rPr>
          <w:lang w:val="en-GB"/>
        </w:rPr>
        <w:instrText xml:space="preserve"> NOTEREF _Ref54349526 \f \h  \* MERGEFORMAT </w:instrText>
      </w:r>
      <w:r w:rsidRPr="0057639A">
        <w:rPr>
          <w:lang w:val="en-GB"/>
        </w:rPr>
      </w:r>
      <w:r w:rsidRPr="0057639A">
        <w:rPr>
          <w:lang w:val="en-GB"/>
        </w:rPr>
        <w:fldChar w:fldCharType="separate"/>
      </w:r>
      <w:r w:rsidRPr="005D6AA7">
        <w:rPr>
          <w:rStyle w:val="FootnoteReference"/>
        </w:rPr>
        <w:t>1</w:t>
      </w:r>
      <w:r w:rsidRPr="0057639A">
        <w:rPr>
          <w:lang w:val="en-GB"/>
        </w:rPr>
        <w:fldChar w:fldCharType="end"/>
      </w:r>
    </w:p>
    <w:p w14:paraId="37EF3341" w14:textId="77777777" w:rsidR="00213EF7" w:rsidRPr="0057639A" w:rsidRDefault="00213EF7" w:rsidP="00213EF7">
      <w:pPr>
        <w:pStyle w:val="ListParagraph"/>
        <w:numPr>
          <w:ilvl w:val="0"/>
          <w:numId w:val="57"/>
        </w:numPr>
        <w:rPr>
          <w:lang w:val="en-GB"/>
        </w:rPr>
      </w:pPr>
      <w:r w:rsidRPr="0057639A">
        <w:rPr>
          <w:lang w:val="en-GB"/>
        </w:rPr>
        <w:t>RE de-mapping</w:t>
      </w:r>
    </w:p>
    <w:p w14:paraId="6E8E1C5A" w14:textId="5EECA242" w:rsidR="00213EF7" w:rsidRPr="0057639A" w:rsidRDefault="00213EF7" w:rsidP="00213EF7">
      <w:pPr>
        <w:pStyle w:val="ListParagraph"/>
        <w:numPr>
          <w:ilvl w:val="0"/>
          <w:numId w:val="57"/>
        </w:numPr>
        <w:rPr>
          <w:lang w:val="en-GB"/>
        </w:rPr>
      </w:pPr>
      <w:r>
        <w:rPr>
          <w:lang w:val="en-GB"/>
        </w:rPr>
        <w:t>Sequence detection</w:t>
      </w:r>
    </w:p>
    <w:p w14:paraId="0240BF42" w14:textId="77777777" w:rsidR="00213EF7" w:rsidRDefault="00213EF7" w:rsidP="00EC5D0E"/>
    <w:p w14:paraId="2857E569" w14:textId="21101D4C" w:rsidR="00EC5D0E" w:rsidRPr="0057639A" w:rsidRDefault="00EC5D0E" w:rsidP="00EC5D0E">
      <w:pPr>
        <w:rPr>
          <w:lang w:eastAsia="zh-CN"/>
        </w:rPr>
      </w:pPr>
      <w:r>
        <w:t>The set of accelerated functions associated with the processing of PU</w:t>
      </w:r>
      <w:r w:rsidR="002D3077">
        <w:t>C</w:t>
      </w:r>
      <w:r>
        <w:t xml:space="preserve">CH </w:t>
      </w:r>
      <w:r w:rsidR="002D3077">
        <w:t xml:space="preserve">Format </w:t>
      </w:r>
      <w:r w:rsidR="00213EF7">
        <w:t>1</w:t>
      </w:r>
      <w:r>
        <w:t xml:space="preserve"> is as follows:</w:t>
      </w:r>
    </w:p>
    <w:p w14:paraId="335795EF" w14:textId="22D6020B" w:rsidR="007733DD" w:rsidRPr="004310CF" w:rsidRDefault="007733DD" w:rsidP="004310CF">
      <w:pPr>
        <w:pStyle w:val="ListParagraph"/>
        <w:numPr>
          <w:ilvl w:val="0"/>
          <w:numId w:val="57"/>
        </w:numPr>
        <w:rPr>
          <w:lang w:val="en-GB"/>
        </w:rPr>
      </w:pPr>
      <w:r w:rsidRPr="004310CF">
        <w:rPr>
          <w:lang w:val="en-GB"/>
        </w:rPr>
        <w:t>IQ decompression</w:t>
      </w:r>
      <w:r w:rsidRPr="004310CF">
        <w:rPr>
          <w:lang w:val="en-GB"/>
        </w:rPr>
        <w:fldChar w:fldCharType="begin"/>
      </w:r>
      <w:r w:rsidRPr="004310CF">
        <w:rPr>
          <w:lang w:val="en-GB"/>
        </w:rPr>
        <w:instrText xml:space="preserve"> NOTEREF _Ref54349526 \f \h  \* MERGEFORMAT </w:instrText>
      </w:r>
      <w:r w:rsidRPr="004310CF">
        <w:rPr>
          <w:lang w:val="en-GB"/>
        </w:rPr>
      </w:r>
      <w:r w:rsidRPr="004310CF">
        <w:rPr>
          <w:lang w:val="en-GB"/>
        </w:rPr>
        <w:fldChar w:fldCharType="separate"/>
      </w:r>
      <w:r w:rsidRPr="005D6AA7">
        <w:rPr>
          <w:rStyle w:val="FootnoteReference"/>
        </w:rPr>
        <w:t>1</w:t>
      </w:r>
      <w:r w:rsidRPr="004310CF">
        <w:rPr>
          <w:lang w:val="en-GB"/>
        </w:rPr>
        <w:fldChar w:fldCharType="end"/>
      </w:r>
    </w:p>
    <w:p w14:paraId="421FCB24" w14:textId="6B6E13B3" w:rsidR="007733DD" w:rsidRPr="004310CF" w:rsidRDefault="007733DD" w:rsidP="004310CF">
      <w:pPr>
        <w:pStyle w:val="ListParagraph"/>
        <w:numPr>
          <w:ilvl w:val="0"/>
          <w:numId w:val="57"/>
        </w:numPr>
        <w:rPr>
          <w:lang w:val="en-GB"/>
        </w:rPr>
      </w:pPr>
      <w:r w:rsidRPr="004310CF">
        <w:rPr>
          <w:lang w:val="en-GB"/>
        </w:rPr>
        <w:t>RE de-mapping</w:t>
      </w:r>
    </w:p>
    <w:p w14:paraId="58C0EB55" w14:textId="2A567226" w:rsidR="007733DD" w:rsidRPr="004310CF" w:rsidRDefault="007733DD" w:rsidP="004310CF">
      <w:pPr>
        <w:pStyle w:val="ListParagraph"/>
        <w:numPr>
          <w:ilvl w:val="0"/>
          <w:numId w:val="57"/>
        </w:numPr>
        <w:rPr>
          <w:lang w:val="en-GB"/>
        </w:rPr>
      </w:pPr>
      <w:r w:rsidRPr="004310CF">
        <w:rPr>
          <w:lang w:val="en-GB"/>
        </w:rPr>
        <w:lastRenderedPageBreak/>
        <w:t>Channel estimation</w:t>
      </w:r>
    </w:p>
    <w:p w14:paraId="7C11121D" w14:textId="4BEA3684" w:rsidR="007733DD" w:rsidRPr="004310CF" w:rsidRDefault="007733DD" w:rsidP="004310CF">
      <w:pPr>
        <w:pStyle w:val="ListParagraph"/>
        <w:numPr>
          <w:ilvl w:val="0"/>
          <w:numId w:val="57"/>
        </w:numPr>
        <w:rPr>
          <w:lang w:val="en-GB"/>
        </w:rPr>
      </w:pPr>
      <w:r w:rsidRPr="004310CF">
        <w:rPr>
          <w:lang w:val="en-GB"/>
        </w:rPr>
        <w:t>Channel equalization</w:t>
      </w:r>
    </w:p>
    <w:p w14:paraId="35F0D481" w14:textId="7F1787F1" w:rsidR="007733DD" w:rsidRDefault="007733DD" w:rsidP="007733DD">
      <w:pPr>
        <w:pStyle w:val="ListParagraph"/>
        <w:numPr>
          <w:ilvl w:val="0"/>
          <w:numId w:val="57"/>
        </w:numPr>
        <w:rPr>
          <w:lang w:val="en-GB"/>
        </w:rPr>
      </w:pPr>
      <w:r w:rsidRPr="004310CF">
        <w:rPr>
          <w:lang w:val="en-GB"/>
        </w:rPr>
        <w:t>Demodulation</w:t>
      </w:r>
    </w:p>
    <w:p w14:paraId="7FF41204" w14:textId="77777777" w:rsidR="00213EF7" w:rsidRDefault="00213EF7" w:rsidP="00213EF7"/>
    <w:p w14:paraId="3FA3E95B" w14:textId="5175471A" w:rsidR="00213EF7" w:rsidRPr="0057639A" w:rsidRDefault="00213EF7" w:rsidP="00213EF7">
      <w:pPr>
        <w:rPr>
          <w:lang w:eastAsia="zh-CN"/>
        </w:rPr>
      </w:pPr>
      <w:r>
        <w:t>The set of accelerated functions associated with the processing of PUCCH Formats</w:t>
      </w:r>
      <w:r w:rsidR="00975489">
        <w:t xml:space="preserve"> </w:t>
      </w:r>
      <w:r>
        <w:t>2, 3, 4 is as follows:</w:t>
      </w:r>
    </w:p>
    <w:p w14:paraId="483112E4" w14:textId="06282103" w:rsidR="00B02445" w:rsidRPr="004310CF" w:rsidRDefault="00B02445" w:rsidP="004310CF">
      <w:pPr>
        <w:pStyle w:val="ListParagraph"/>
        <w:numPr>
          <w:ilvl w:val="0"/>
          <w:numId w:val="58"/>
        </w:numPr>
        <w:rPr>
          <w:lang w:val="en-GB"/>
        </w:rPr>
      </w:pPr>
      <w:r w:rsidRPr="004310CF">
        <w:rPr>
          <w:lang w:val="en-GB"/>
        </w:rPr>
        <w:t>IQ decompression</w:t>
      </w:r>
      <w:r w:rsidRPr="004310CF">
        <w:rPr>
          <w:lang w:val="en-GB"/>
        </w:rPr>
        <w:fldChar w:fldCharType="begin"/>
      </w:r>
      <w:r w:rsidRPr="004310CF">
        <w:rPr>
          <w:lang w:val="en-GB"/>
        </w:rPr>
        <w:instrText xml:space="preserve"> NOTEREF _Ref54349526 \f \h </w:instrText>
      </w:r>
      <w:r w:rsidRPr="004310CF">
        <w:rPr>
          <w:lang w:val="en-GB"/>
        </w:rPr>
      </w:r>
      <w:r w:rsidRPr="004310CF">
        <w:rPr>
          <w:lang w:val="en-GB"/>
        </w:rPr>
        <w:fldChar w:fldCharType="separate"/>
      </w:r>
      <w:r w:rsidRPr="005D6AA7">
        <w:rPr>
          <w:rStyle w:val="FootnoteReference"/>
        </w:rPr>
        <w:t>1</w:t>
      </w:r>
      <w:r w:rsidRPr="004310CF">
        <w:rPr>
          <w:lang w:val="en-GB"/>
        </w:rPr>
        <w:fldChar w:fldCharType="end"/>
      </w:r>
    </w:p>
    <w:p w14:paraId="1DAEA0E1" w14:textId="212097DD" w:rsidR="00B02445" w:rsidRPr="004310CF" w:rsidRDefault="00B02445" w:rsidP="004310CF">
      <w:pPr>
        <w:pStyle w:val="ListParagraph"/>
        <w:numPr>
          <w:ilvl w:val="0"/>
          <w:numId w:val="58"/>
        </w:numPr>
        <w:rPr>
          <w:lang w:val="en-GB"/>
        </w:rPr>
      </w:pPr>
      <w:r w:rsidRPr="004310CF">
        <w:rPr>
          <w:lang w:val="en-GB"/>
        </w:rPr>
        <w:t>RE de-mapping</w:t>
      </w:r>
    </w:p>
    <w:p w14:paraId="4F5E885E" w14:textId="20C78C2E" w:rsidR="00B02445" w:rsidRPr="004310CF" w:rsidRDefault="00B02445" w:rsidP="004310CF">
      <w:pPr>
        <w:pStyle w:val="ListParagraph"/>
        <w:numPr>
          <w:ilvl w:val="0"/>
          <w:numId w:val="58"/>
        </w:numPr>
        <w:rPr>
          <w:lang w:val="en-GB"/>
        </w:rPr>
      </w:pPr>
      <w:r w:rsidRPr="004310CF">
        <w:rPr>
          <w:lang w:val="en-GB"/>
        </w:rPr>
        <w:t>Channel estimation</w:t>
      </w:r>
    </w:p>
    <w:p w14:paraId="78A25390" w14:textId="42E9CA2A" w:rsidR="00B02445" w:rsidRPr="004310CF" w:rsidRDefault="00B02445" w:rsidP="004310CF">
      <w:pPr>
        <w:pStyle w:val="ListParagraph"/>
        <w:numPr>
          <w:ilvl w:val="0"/>
          <w:numId w:val="58"/>
        </w:numPr>
        <w:rPr>
          <w:lang w:val="en-GB"/>
        </w:rPr>
      </w:pPr>
      <w:r w:rsidRPr="004310CF">
        <w:rPr>
          <w:lang w:val="en-GB"/>
        </w:rPr>
        <w:t>Channel equalization</w:t>
      </w:r>
    </w:p>
    <w:p w14:paraId="066CBE37" w14:textId="0DF1A8E9" w:rsidR="00B02445" w:rsidRPr="004310CF" w:rsidRDefault="00B02445" w:rsidP="004310CF">
      <w:pPr>
        <w:pStyle w:val="ListParagraph"/>
        <w:numPr>
          <w:ilvl w:val="0"/>
          <w:numId w:val="58"/>
        </w:numPr>
        <w:rPr>
          <w:lang w:val="en-GB"/>
        </w:rPr>
      </w:pPr>
      <w:r w:rsidRPr="004310CF">
        <w:rPr>
          <w:lang w:val="en-GB"/>
        </w:rPr>
        <w:t>Transform precoding (optional- only required for DFT-s-OFDM waveform)</w:t>
      </w:r>
    </w:p>
    <w:p w14:paraId="14CA040C" w14:textId="692FA8F9" w:rsidR="00B02445" w:rsidRPr="004310CF" w:rsidRDefault="00B02445" w:rsidP="004310CF">
      <w:pPr>
        <w:pStyle w:val="ListParagraph"/>
        <w:numPr>
          <w:ilvl w:val="0"/>
          <w:numId w:val="58"/>
        </w:numPr>
        <w:rPr>
          <w:lang w:val="en-GB"/>
        </w:rPr>
      </w:pPr>
      <w:r w:rsidRPr="004310CF">
        <w:rPr>
          <w:lang w:val="en-GB"/>
        </w:rPr>
        <w:t>Demodulation</w:t>
      </w:r>
    </w:p>
    <w:p w14:paraId="2509FF73" w14:textId="2D0E934F" w:rsidR="00B02445" w:rsidRPr="004310CF" w:rsidRDefault="00B02445" w:rsidP="004310CF">
      <w:pPr>
        <w:pStyle w:val="ListParagraph"/>
        <w:numPr>
          <w:ilvl w:val="0"/>
          <w:numId w:val="58"/>
        </w:numPr>
        <w:rPr>
          <w:lang w:val="en-GB"/>
        </w:rPr>
      </w:pPr>
      <w:r w:rsidRPr="004310CF">
        <w:rPr>
          <w:lang w:val="en-GB"/>
        </w:rPr>
        <w:t>Descrambling</w:t>
      </w:r>
    </w:p>
    <w:p w14:paraId="0B99B65F" w14:textId="6A13BF2A" w:rsidR="00B02445" w:rsidRPr="004310CF" w:rsidRDefault="00B02445" w:rsidP="004310CF">
      <w:pPr>
        <w:pStyle w:val="ListParagraph"/>
        <w:numPr>
          <w:ilvl w:val="0"/>
          <w:numId w:val="58"/>
        </w:numPr>
        <w:rPr>
          <w:lang w:val="en-GB"/>
        </w:rPr>
      </w:pPr>
      <w:r w:rsidRPr="004310CF">
        <w:rPr>
          <w:lang w:val="en-GB"/>
        </w:rPr>
        <w:t>Rate de-matching</w:t>
      </w:r>
    </w:p>
    <w:p w14:paraId="22F61AF4" w14:textId="62D96095" w:rsidR="00B02445" w:rsidRPr="004310CF" w:rsidRDefault="00B02445" w:rsidP="004310CF">
      <w:pPr>
        <w:pStyle w:val="ListParagraph"/>
        <w:numPr>
          <w:ilvl w:val="0"/>
          <w:numId w:val="58"/>
        </w:numPr>
        <w:rPr>
          <w:lang w:val="en-GB"/>
        </w:rPr>
      </w:pPr>
      <w:r w:rsidRPr="004310CF">
        <w:rPr>
          <w:lang w:val="en-GB"/>
        </w:rPr>
        <w:t>Polar/Block decoding</w:t>
      </w:r>
    </w:p>
    <w:p w14:paraId="5674BE35" w14:textId="7B0CDB44" w:rsidR="00B02445" w:rsidRPr="004310CF" w:rsidRDefault="00B02445" w:rsidP="004310CF">
      <w:pPr>
        <w:pStyle w:val="ListParagraph"/>
        <w:numPr>
          <w:ilvl w:val="0"/>
          <w:numId w:val="58"/>
        </w:numPr>
        <w:rPr>
          <w:lang w:val="en-GB"/>
        </w:rPr>
      </w:pPr>
      <w:r w:rsidRPr="004310CF">
        <w:rPr>
          <w:lang w:val="en-GB"/>
        </w:rPr>
        <w:t>CRC check</w:t>
      </w:r>
    </w:p>
    <w:p w14:paraId="30985E3D" w14:textId="77777777" w:rsidR="0094020F" w:rsidRPr="004310CF" w:rsidRDefault="0094020F" w:rsidP="004310CF"/>
    <w:p w14:paraId="70724258" w14:textId="478537C3" w:rsidR="003A5F80" w:rsidRPr="000962B3" w:rsidRDefault="003A5F80" w:rsidP="004310CF">
      <w:pPr>
        <w:pStyle w:val="Heading4"/>
      </w:pPr>
      <w:r>
        <w:t xml:space="preserve">PUCCH </w:t>
      </w:r>
      <w:r w:rsidR="00844A47">
        <w:t xml:space="preserve">input and </w:t>
      </w:r>
      <w:r>
        <w:t xml:space="preserve">output for </w:t>
      </w:r>
      <w:del w:id="1554" w:author="Author">
        <w:r w:rsidDel="00A7030B">
          <w:delText xml:space="preserve">AAL Uplink </w:delText>
        </w:r>
      </w:del>
      <w:proofErr w:type="spellStart"/>
      <w:ins w:id="1555" w:author="Author">
        <w:r w:rsidR="00A7030B">
          <w:t>AAL_UPLINK_</w:t>
        </w:r>
      </w:ins>
      <w:r>
        <w:t>H</w:t>
      </w:r>
      <w:ins w:id="1556" w:author="Author">
        <w:r w:rsidR="00C86F18">
          <w:t>igh</w:t>
        </w:r>
        <w:proofErr w:type="spellEnd"/>
        <w:r w:rsidR="00C86F18">
          <w:t>-</w:t>
        </w:r>
      </w:ins>
      <w:del w:id="1557" w:author="Author">
        <w:r w:rsidDel="00C86F18">
          <w:delText xml:space="preserve">I </w:delText>
        </w:r>
      </w:del>
      <w:r>
        <w:t xml:space="preserve">PHY Profile </w:t>
      </w:r>
    </w:p>
    <w:p w14:paraId="6A681D0E" w14:textId="1F3EFCFF" w:rsidR="003A5F80" w:rsidRDefault="003A5F80" w:rsidP="003A5F80">
      <w:r>
        <w:t>The PUCCH interface for the AAL UPLINK H</w:t>
      </w:r>
      <w:ins w:id="1558" w:author="Author">
        <w:r w:rsidR="00C86F18">
          <w:t>igh-</w:t>
        </w:r>
      </w:ins>
      <w:del w:id="1559" w:author="Author">
        <w:r w:rsidDel="00C86F18">
          <w:delText xml:space="preserve">I </w:delText>
        </w:r>
      </w:del>
      <w:r>
        <w:t xml:space="preserve">PHY profile shall work on a PUCCH </w:t>
      </w:r>
      <w:r w:rsidR="001C5ACB">
        <w:t>resource</w:t>
      </w:r>
      <w:r>
        <w:t xml:space="preserve"> basis. </w:t>
      </w:r>
    </w:p>
    <w:p w14:paraId="372FA24A" w14:textId="25E4CE90" w:rsidR="003A5F80" w:rsidRDefault="003A5F80" w:rsidP="003A5F80">
      <w:r>
        <w:t xml:space="preserve">From Application, the PUSCH interface receives the associated parameters for the </w:t>
      </w:r>
      <w:r w:rsidR="000E304E">
        <w:t xml:space="preserve">configuration of the </w:t>
      </w:r>
      <w:r>
        <w:t xml:space="preserve">PUSCH </w:t>
      </w:r>
      <w:r w:rsidR="000E304E">
        <w:t>resource</w:t>
      </w:r>
      <w:r>
        <w:t>.</w:t>
      </w:r>
    </w:p>
    <w:p w14:paraId="3971C28E" w14:textId="77777777" w:rsidR="003A5F80" w:rsidRDefault="003A5F80" w:rsidP="003A5F80">
      <w:r>
        <w:t>The output data consists of:</w:t>
      </w:r>
    </w:p>
    <w:p w14:paraId="5C419AF9" w14:textId="0859C8EF" w:rsidR="003A5F80" w:rsidRDefault="003A5F80" w:rsidP="003A5F80">
      <w:pPr>
        <w:pStyle w:val="ListParagraph"/>
        <w:numPr>
          <w:ilvl w:val="0"/>
          <w:numId w:val="51"/>
        </w:numPr>
      </w:pPr>
      <w:r>
        <w:t xml:space="preserve">the CRC </w:t>
      </w:r>
      <w:r w:rsidR="00B60568">
        <w:t xml:space="preserve">or detection status of </w:t>
      </w:r>
      <w:r>
        <w:t>the PU</w:t>
      </w:r>
      <w:r w:rsidR="00B60568">
        <w:t>C</w:t>
      </w:r>
      <w:r>
        <w:t xml:space="preserve">CH </w:t>
      </w:r>
      <w:r w:rsidR="00B60568">
        <w:t>UCI payload (HARQ, SR or CSI)</w:t>
      </w:r>
      <w:r w:rsidR="00017733">
        <w:t>, as well as related metrics (</w:t>
      </w:r>
      <w:proofErr w:type="gramStart"/>
      <w:r w:rsidR="00017733">
        <w:t>e.g.</w:t>
      </w:r>
      <w:proofErr w:type="gramEnd"/>
      <w:r w:rsidR="00017733">
        <w:t xml:space="preserve"> SINR)</w:t>
      </w:r>
    </w:p>
    <w:p w14:paraId="5BE3370B" w14:textId="6783CFF7" w:rsidR="003A5F80" w:rsidRDefault="00707492" w:rsidP="003A5F80">
      <w:pPr>
        <w:pStyle w:val="ListParagraph"/>
        <w:numPr>
          <w:ilvl w:val="0"/>
          <w:numId w:val="51"/>
        </w:numPr>
      </w:pPr>
      <w:r>
        <w:t>The UCI Payload: HARQ, SR (Formats 0/1)</w:t>
      </w:r>
      <w:r w:rsidR="00017733">
        <w:t xml:space="preserve"> or transparent UCI payload(s) (Formats 2/3/4)</w:t>
      </w:r>
      <w:r w:rsidR="003A5F80">
        <w:t>.</w:t>
      </w:r>
    </w:p>
    <w:p w14:paraId="07EF8B84" w14:textId="14C46FD0" w:rsidR="003A5F80" w:rsidRDefault="003A5F80" w:rsidP="003A5F80">
      <w:pPr>
        <w:pStyle w:val="Heading4"/>
      </w:pPr>
      <w:r>
        <w:t>PUC</w:t>
      </w:r>
      <w:r w:rsidR="00CD4EF3">
        <w:t>C</w:t>
      </w:r>
      <w:r>
        <w:t>H Parameters</w:t>
      </w:r>
    </w:p>
    <w:p w14:paraId="0BC8017A" w14:textId="7FCDF795" w:rsidR="003A5F80" w:rsidRDefault="003A5F80" w:rsidP="003A5F80">
      <w:r>
        <w:t xml:space="preserve">The following parameters are required to be supported by the </w:t>
      </w:r>
      <w:proofErr w:type="spellStart"/>
      <w:r>
        <w:t>AALi</w:t>
      </w:r>
      <w:proofErr w:type="spellEnd"/>
      <w:r>
        <w:t xml:space="preserve"> implementation when offloading operations. Application shall supply all relevant parameters; for ease of reading, the parameters are </w:t>
      </w:r>
      <w:r w:rsidR="00805EF6">
        <w:t xml:space="preserve">grouped as follows, in alignment with the </w:t>
      </w:r>
      <w:r w:rsidR="00805EF6">
        <w:rPr>
          <w:lang w:val="en-GB" w:eastAsia="zh-CN"/>
        </w:rPr>
        <w:t xml:space="preserve">O-RAN AAL </w:t>
      </w:r>
      <w:proofErr w:type="spellStart"/>
      <w:r w:rsidR="00805EF6">
        <w:rPr>
          <w:lang w:val="en-GB" w:eastAsia="zh-CN"/>
        </w:rPr>
        <w:t>GAnP</w:t>
      </w:r>
      <w:proofErr w:type="spellEnd"/>
      <w:r w:rsidR="00805EF6">
        <w:rPr>
          <w:lang w:val="en-GB" w:eastAsia="zh-CN"/>
        </w:rPr>
        <w:t xml:space="preserve"> document </w:t>
      </w:r>
      <w:r w:rsidR="00805EF6">
        <w:rPr>
          <w:lang w:val="en-GB" w:eastAsia="zh-CN"/>
        </w:rPr>
        <w:fldChar w:fldCharType="begin"/>
      </w:r>
      <w:r w:rsidR="00805EF6">
        <w:rPr>
          <w:lang w:val="en-GB" w:eastAsia="zh-CN"/>
        </w:rPr>
        <w:instrText xml:space="preserve"> REF _Ref71106698 \r \h </w:instrText>
      </w:r>
      <w:r w:rsidR="00805EF6">
        <w:rPr>
          <w:lang w:val="en-GB" w:eastAsia="zh-CN"/>
        </w:rPr>
      </w:r>
      <w:r w:rsidR="00805EF6">
        <w:rPr>
          <w:lang w:val="en-GB" w:eastAsia="zh-CN"/>
        </w:rPr>
        <w:fldChar w:fldCharType="separate"/>
      </w:r>
      <w:r w:rsidR="00805EF6">
        <w:rPr>
          <w:lang w:val="en-GB" w:eastAsia="zh-CN"/>
        </w:rPr>
        <w:t>[7]</w:t>
      </w:r>
      <w:r w:rsidR="00805EF6">
        <w:rPr>
          <w:lang w:val="en-GB" w:eastAsia="zh-CN"/>
        </w:rPr>
        <w:fldChar w:fldCharType="end"/>
      </w:r>
      <w:r>
        <w:t>:</w:t>
      </w:r>
      <w:r w:rsidR="00805EF6">
        <w:t xml:space="preserve"> PUCCH Format 0, PUCCH Format 1, PUCC Formats 2/3/4</w:t>
      </w:r>
      <w:r w:rsidR="00D57E01">
        <w:t>. Only one of these sets of parameters is applicable to any one PUCCH resource:</w:t>
      </w:r>
    </w:p>
    <w:p w14:paraId="129A3D22" w14:textId="77777777" w:rsidR="00805EF6" w:rsidRDefault="00805EF6" w:rsidP="003A5F80"/>
    <w:p w14:paraId="12ED537B" w14:textId="12CFCAB1" w:rsidR="003A5F80" w:rsidRPr="0057639A" w:rsidRDefault="003A5F80" w:rsidP="003A5F80">
      <w:pPr>
        <w:pStyle w:val="Heading5"/>
        <w:rPr>
          <w:b/>
          <w:bCs/>
        </w:rPr>
      </w:pPr>
      <w:r w:rsidRPr="0057639A">
        <w:rPr>
          <w:b/>
          <w:bCs/>
        </w:rPr>
        <w:t>P</w:t>
      </w:r>
      <w:r>
        <w:rPr>
          <w:b/>
          <w:bCs/>
        </w:rPr>
        <w:t>U</w:t>
      </w:r>
      <w:r w:rsidR="00417620">
        <w:rPr>
          <w:b/>
          <w:bCs/>
        </w:rPr>
        <w:t>C</w:t>
      </w:r>
      <w:r w:rsidRPr="0057639A">
        <w:rPr>
          <w:b/>
          <w:bCs/>
        </w:rPr>
        <w:t xml:space="preserve">CH </w:t>
      </w:r>
      <w:r w:rsidR="00417620">
        <w:rPr>
          <w:b/>
          <w:bCs/>
        </w:rPr>
        <w:t xml:space="preserve">Format 0 </w:t>
      </w:r>
      <w:r w:rsidRPr="0057639A">
        <w:rPr>
          <w:b/>
          <w:bCs/>
        </w:rPr>
        <w:t>Parameters</w:t>
      </w:r>
    </w:p>
    <w:p w14:paraId="35A844F7" w14:textId="05E3A0B5" w:rsidR="003A5F80" w:rsidRDefault="003A5F80" w:rsidP="003A5F80">
      <w:pPr>
        <w:pStyle w:val="Caption"/>
        <w:keepNext/>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sidR="00EC1AD3">
        <w:rPr>
          <w:noProof/>
        </w:rPr>
        <w:t>15</w:t>
      </w:r>
      <w:r w:rsidR="001E481C">
        <w:rPr>
          <w:noProof/>
        </w:rPr>
        <w:fldChar w:fldCharType="end"/>
      </w:r>
      <w:r>
        <w:t>: PU</w:t>
      </w:r>
      <w:r w:rsidR="00D57E01">
        <w:t>C</w:t>
      </w:r>
      <w:r>
        <w:t xml:space="preserve">CH </w:t>
      </w:r>
      <w:r w:rsidR="00D57E01">
        <w:t xml:space="preserve">Format 0 </w:t>
      </w:r>
      <w:r>
        <w:t>Parameters</w:t>
      </w:r>
    </w:p>
    <w:tbl>
      <w:tblPr>
        <w:tblStyle w:val="TableProfessional"/>
        <w:tblW w:w="9712" w:type="dxa"/>
        <w:tblLook w:val="0600" w:firstRow="0" w:lastRow="0" w:firstColumn="0" w:lastColumn="0" w:noHBand="1" w:noVBand="1"/>
      </w:tblPr>
      <w:tblGrid>
        <w:gridCol w:w="712"/>
        <w:gridCol w:w="2598"/>
        <w:gridCol w:w="2982"/>
        <w:gridCol w:w="3420"/>
      </w:tblGrid>
      <w:tr w:rsidR="00BD43D4" w:rsidRPr="00BD43D4" w14:paraId="4D7CB3A4" w14:textId="77777777" w:rsidTr="00A06C29">
        <w:trPr>
          <w:trHeight w:val="420"/>
        </w:trPr>
        <w:tc>
          <w:tcPr>
            <w:tcW w:w="3310" w:type="dxa"/>
            <w:gridSpan w:val="2"/>
            <w:noWrap/>
            <w:hideMark/>
          </w:tcPr>
          <w:p w14:paraId="164C61F7" w14:textId="0E47EF85" w:rsidR="00BD43D4" w:rsidRPr="004310CF" w:rsidRDefault="00BD43D4" w:rsidP="00BD43D4">
            <w:pPr>
              <w:spacing w:after="0"/>
              <w:rPr>
                <w:rFonts w:asciiTheme="majorBidi" w:eastAsia="Times New Roman" w:hAnsiTheme="majorBidi" w:cstheme="majorBidi"/>
                <w:b/>
                <w:bCs/>
                <w:color w:val="000000"/>
                <w:lang w:eastAsia="zh-CN" w:bidi="he-IL"/>
              </w:rPr>
            </w:pPr>
            <w:r w:rsidRPr="004310CF">
              <w:rPr>
                <w:rFonts w:asciiTheme="majorBidi" w:hAnsiTheme="majorBidi" w:cstheme="majorBidi"/>
                <w:b/>
                <w:bCs/>
              </w:rPr>
              <w:t>AF parameters</w:t>
            </w:r>
          </w:p>
        </w:tc>
        <w:tc>
          <w:tcPr>
            <w:tcW w:w="2982" w:type="dxa"/>
            <w:hideMark/>
          </w:tcPr>
          <w:p w14:paraId="0B56F15D" w14:textId="73BC202E" w:rsidR="00BD43D4" w:rsidRPr="004310CF" w:rsidRDefault="00BD43D4" w:rsidP="00BD43D4">
            <w:pPr>
              <w:spacing w:after="0"/>
              <w:rPr>
                <w:rFonts w:asciiTheme="majorBidi" w:eastAsia="Times New Roman" w:hAnsiTheme="majorBidi" w:cstheme="majorBidi"/>
                <w:b/>
                <w:bCs/>
                <w:color w:val="000000"/>
                <w:lang w:eastAsia="zh-CN" w:bidi="he-IL"/>
              </w:rPr>
            </w:pPr>
            <w:r w:rsidRPr="004310CF">
              <w:rPr>
                <w:rFonts w:asciiTheme="majorBidi" w:hAnsiTheme="majorBidi" w:cstheme="majorBidi"/>
                <w:b/>
                <w:bCs/>
              </w:rPr>
              <w:t>Short summary (from 3GPP)</w:t>
            </w:r>
          </w:p>
        </w:tc>
        <w:tc>
          <w:tcPr>
            <w:tcW w:w="3420" w:type="dxa"/>
            <w:noWrap/>
            <w:hideMark/>
          </w:tcPr>
          <w:p w14:paraId="21762BD8" w14:textId="040A7FA0" w:rsidR="00BD43D4" w:rsidRPr="004310CF" w:rsidRDefault="00BD43D4" w:rsidP="00BD43D4">
            <w:pPr>
              <w:spacing w:after="0"/>
              <w:rPr>
                <w:rFonts w:asciiTheme="majorBidi" w:eastAsia="Times New Roman" w:hAnsiTheme="majorBidi" w:cstheme="majorBidi"/>
                <w:b/>
                <w:bCs/>
                <w:color w:val="000000"/>
                <w:lang w:eastAsia="zh-CN" w:bidi="he-IL"/>
              </w:rPr>
            </w:pPr>
            <w:r w:rsidRPr="004310CF">
              <w:rPr>
                <w:rFonts w:asciiTheme="majorBidi" w:hAnsiTheme="majorBidi" w:cstheme="majorBidi"/>
                <w:b/>
                <w:bCs/>
              </w:rPr>
              <w:t>3GPP Spec Reference</w:t>
            </w:r>
          </w:p>
        </w:tc>
      </w:tr>
      <w:tr w:rsidR="00EB3D36" w:rsidRPr="00BD43D4" w14:paraId="109AE5AE" w14:textId="77777777" w:rsidTr="004310CF">
        <w:trPr>
          <w:trHeight w:val="420"/>
        </w:trPr>
        <w:tc>
          <w:tcPr>
            <w:tcW w:w="9712" w:type="dxa"/>
            <w:gridSpan w:val="4"/>
            <w:shd w:val="clear" w:color="auto" w:fill="D9D9D9" w:themeFill="background1" w:themeFillShade="D9"/>
            <w:noWrap/>
            <w:hideMark/>
          </w:tcPr>
          <w:p w14:paraId="44306B8D" w14:textId="28509045" w:rsidR="00EB3D36" w:rsidRPr="004310CF" w:rsidRDefault="00EE4912"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UCI </w:t>
            </w:r>
          </w:p>
        </w:tc>
      </w:tr>
      <w:tr w:rsidR="00A06C29" w:rsidRPr="00BD43D4" w14:paraId="11A8F830" w14:textId="77777777" w:rsidTr="008165A3">
        <w:trPr>
          <w:trHeight w:val="420"/>
        </w:trPr>
        <w:tc>
          <w:tcPr>
            <w:tcW w:w="3310" w:type="dxa"/>
            <w:gridSpan w:val="2"/>
            <w:noWrap/>
            <w:hideMark/>
          </w:tcPr>
          <w:p w14:paraId="78F9B07C" w14:textId="77777777" w:rsidR="00A06C29" w:rsidRPr="004310CF" w:rsidRDefault="00A06C29"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SR presence</w:t>
            </w:r>
          </w:p>
        </w:tc>
        <w:tc>
          <w:tcPr>
            <w:tcW w:w="2982" w:type="dxa"/>
            <w:hideMark/>
          </w:tcPr>
          <w:p w14:paraId="1DF48D58" w14:textId="77777777" w:rsidR="00A06C29" w:rsidRPr="004310CF" w:rsidRDefault="00A06C29"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indicates whether SR can be indicated</w:t>
            </w:r>
          </w:p>
        </w:tc>
        <w:tc>
          <w:tcPr>
            <w:tcW w:w="3420" w:type="dxa"/>
            <w:noWrap/>
            <w:hideMark/>
          </w:tcPr>
          <w:p w14:paraId="49DF2C08" w14:textId="77777777" w:rsidR="00A06C29" w:rsidRPr="004310CF" w:rsidRDefault="00A06C29"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w:t>
            </w:r>
          </w:p>
        </w:tc>
      </w:tr>
      <w:tr w:rsidR="00A06C29" w:rsidRPr="00BD43D4" w14:paraId="49CF8F81" w14:textId="77777777" w:rsidTr="00A06C29">
        <w:trPr>
          <w:trHeight w:val="420"/>
        </w:trPr>
        <w:tc>
          <w:tcPr>
            <w:tcW w:w="3310" w:type="dxa"/>
            <w:gridSpan w:val="2"/>
            <w:noWrap/>
            <w:hideMark/>
          </w:tcPr>
          <w:p w14:paraId="0DB90401" w14:textId="77777777" w:rsidR="00A06C29" w:rsidRPr="004310CF" w:rsidRDefault="00A06C29"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HARQ bits</w:t>
            </w:r>
          </w:p>
        </w:tc>
        <w:tc>
          <w:tcPr>
            <w:tcW w:w="2982" w:type="dxa"/>
            <w:hideMark/>
          </w:tcPr>
          <w:p w14:paraId="0DDB6286" w14:textId="77777777" w:rsidR="00A06C29" w:rsidRPr="004310CF" w:rsidRDefault="00A06C29"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indicates number of HARQ bits</w:t>
            </w:r>
          </w:p>
        </w:tc>
        <w:tc>
          <w:tcPr>
            <w:tcW w:w="3420" w:type="dxa"/>
            <w:noWrap/>
            <w:hideMark/>
          </w:tcPr>
          <w:p w14:paraId="345F5F16" w14:textId="77777777" w:rsidR="00A06C29" w:rsidRPr="004310CF" w:rsidRDefault="00A06C29"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w:t>
            </w:r>
          </w:p>
        </w:tc>
      </w:tr>
      <w:tr w:rsidR="00A06C29" w:rsidRPr="00BD43D4" w14:paraId="715957D1" w14:textId="77777777" w:rsidTr="008165A3">
        <w:trPr>
          <w:trHeight w:val="600"/>
        </w:trPr>
        <w:tc>
          <w:tcPr>
            <w:tcW w:w="3310" w:type="dxa"/>
            <w:gridSpan w:val="2"/>
            <w:noWrap/>
            <w:hideMark/>
          </w:tcPr>
          <w:p w14:paraId="20788E12" w14:textId="7FE309DA" w:rsidR="00A06C29" w:rsidRPr="004310CF" w:rsidRDefault="00A06C29"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sym w:font="Wingdings" w:char="F0DF"/>
            </w:r>
            <w:r w:rsidRPr="004310CF">
              <w:rPr>
                <w:rFonts w:asciiTheme="majorBidi" w:eastAsia="Times New Roman" w:hAnsiTheme="majorBidi" w:cstheme="majorBidi"/>
                <w:lang w:eastAsia="zh-CN" w:bidi="he-IL"/>
              </w:rPr>
              <w:t xml:space="preserve"> SR and HARQ</w:t>
            </w:r>
          </w:p>
        </w:tc>
        <w:tc>
          <w:tcPr>
            <w:tcW w:w="2982" w:type="dxa"/>
            <w:hideMark/>
          </w:tcPr>
          <w:p w14:paraId="4BEF0B3A" w14:textId="35D49605" w:rsidR="00A06C29" w:rsidRPr="004310CF" w:rsidRDefault="00A06C29" w:rsidP="00BD43D4">
            <w:pPr>
              <w:spacing w:after="0"/>
              <w:rPr>
                <w:rFonts w:asciiTheme="majorBidi" w:eastAsia="Times New Roman" w:hAnsiTheme="majorBidi" w:cstheme="majorBidi"/>
                <w:color w:val="000000"/>
                <w:lang w:eastAsia="zh-CN" w:bidi="he-IL"/>
              </w:rPr>
            </w:pPr>
            <w:r w:rsidRPr="0057639A">
              <w:rPr>
                <w:rFonts w:asciiTheme="majorBidi" w:eastAsia="Times New Roman" w:hAnsiTheme="majorBidi" w:cstheme="majorBidi"/>
                <w:color w:val="FF0000"/>
                <w:lang w:eastAsia="zh-CN" w:bidi="he-IL"/>
              </w:rPr>
              <w:t>This is an output</w:t>
            </w:r>
            <w:r w:rsidRPr="0057639A">
              <w:rPr>
                <w:rFonts w:asciiTheme="majorBidi" w:eastAsia="Times New Roman" w:hAnsiTheme="majorBidi" w:cstheme="majorBidi"/>
                <w:color w:val="000000"/>
                <w:lang w:eastAsia="zh-CN" w:bidi="he-IL"/>
              </w:rPr>
              <w:t xml:space="preserve">: </w:t>
            </w:r>
            <w:r>
              <w:rPr>
                <w:rFonts w:asciiTheme="majorBidi" w:eastAsia="Times New Roman" w:hAnsiTheme="majorBidi" w:cstheme="majorBidi"/>
                <w:color w:val="000000"/>
                <w:lang w:eastAsia="zh-CN" w:bidi="he-IL"/>
              </w:rPr>
              <w:t xml:space="preserve">SR and HARQ observations, </w:t>
            </w:r>
            <w:r w:rsidR="001C5FA4">
              <w:rPr>
                <w:rFonts w:asciiTheme="majorBidi" w:eastAsia="Times New Roman" w:hAnsiTheme="majorBidi" w:cstheme="majorBidi"/>
                <w:color w:val="000000"/>
                <w:lang w:eastAsia="zh-CN" w:bidi="he-IL"/>
              </w:rPr>
              <w:t>or outcome of detection</w:t>
            </w:r>
            <w:r>
              <w:rPr>
                <w:rFonts w:asciiTheme="majorBidi" w:eastAsia="Times New Roman" w:hAnsiTheme="majorBidi" w:cstheme="majorBidi"/>
                <w:color w:val="000000"/>
                <w:lang w:eastAsia="zh-CN" w:bidi="he-IL"/>
              </w:rPr>
              <w:t>; Also:</w:t>
            </w:r>
            <w:r w:rsidRPr="004310CF">
              <w:rPr>
                <w:rFonts w:asciiTheme="majorBidi" w:eastAsia="Times New Roman" w:hAnsiTheme="majorBidi" w:cstheme="majorBidi"/>
                <w:color w:val="000000"/>
                <w:lang w:eastAsia="zh-CN" w:bidi="he-IL"/>
              </w:rPr>
              <w:t xml:space="preserve"> metrics like SINR, RSRP</w:t>
            </w:r>
            <w:ins w:id="1560" w:author="Author">
              <w:r w:rsidR="002517C9">
                <w:rPr>
                  <w:rFonts w:asciiTheme="majorBidi" w:eastAsia="Times New Roman" w:hAnsiTheme="majorBidi" w:cstheme="majorBidi"/>
                  <w:color w:val="000000"/>
                  <w:lang w:eastAsia="zh-CN" w:bidi="he-IL"/>
                </w:rPr>
                <w:t>, etc.</w:t>
              </w:r>
            </w:ins>
          </w:p>
        </w:tc>
        <w:tc>
          <w:tcPr>
            <w:tcW w:w="3420" w:type="dxa"/>
            <w:noWrap/>
            <w:hideMark/>
          </w:tcPr>
          <w:p w14:paraId="2C8E7CE0" w14:textId="77777777" w:rsidR="00A06C29" w:rsidRPr="004310CF" w:rsidRDefault="00A06C29"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38.213, sec 9.2</w:t>
            </w:r>
          </w:p>
        </w:tc>
      </w:tr>
      <w:tr w:rsidR="00EB3D36" w:rsidRPr="00BD43D4" w14:paraId="030A8555" w14:textId="77777777" w:rsidTr="004310CF">
        <w:trPr>
          <w:trHeight w:val="300"/>
        </w:trPr>
        <w:tc>
          <w:tcPr>
            <w:tcW w:w="9712" w:type="dxa"/>
            <w:gridSpan w:val="4"/>
            <w:shd w:val="clear" w:color="auto" w:fill="D9D9D9" w:themeFill="background1" w:themeFillShade="D9"/>
            <w:noWrap/>
            <w:hideMark/>
          </w:tcPr>
          <w:p w14:paraId="68BBADE1" w14:textId="0930BED7" w:rsidR="00EB3D36" w:rsidRPr="004310CF" w:rsidRDefault="00EE4912"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Sequence Detection</w:t>
            </w:r>
          </w:p>
        </w:tc>
      </w:tr>
      <w:tr w:rsidR="00A06C29" w:rsidRPr="00BD43D4" w14:paraId="0DE99A0E" w14:textId="77777777" w:rsidTr="008165A3">
        <w:trPr>
          <w:trHeight w:val="600"/>
        </w:trPr>
        <w:tc>
          <w:tcPr>
            <w:tcW w:w="3310" w:type="dxa"/>
            <w:gridSpan w:val="2"/>
            <w:noWrap/>
            <w:hideMark/>
          </w:tcPr>
          <w:p w14:paraId="1A4F2A0C" w14:textId="77777777" w:rsidR="00A06C29" w:rsidRPr="004310CF" w:rsidRDefault="00A06C29" w:rsidP="00BD43D4">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lastRenderedPageBreak/>
              <w:t>pucch-GroupHopping</w:t>
            </w:r>
            <w:proofErr w:type="spellEnd"/>
          </w:p>
        </w:tc>
        <w:tc>
          <w:tcPr>
            <w:tcW w:w="2982" w:type="dxa"/>
            <w:hideMark/>
          </w:tcPr>
          <w:p w14:paraId="6A0CDFE1" w14:textId="77777777" w:rsidR="00A06C29" w:rsidRPr="004310CF" w:rsidRDefault="00A06C29"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indicates </w:t>
            </w:r>
            <w:proofErr w:type="spellStart"/>
            <w:r w:rsidRPr="004310CF">
              <w:rPr>
                <w:rFonts w:asciiTheme="majorBidi" w:eastAsia="Times New Roman" w:hAnsiTheme="majorBidi" w:cstheme="majorBidi"/>
                <w:color w:val="000000"/>
                <w:lang w:eastAsia="zh-CN" w:bidi="he-IL"/>
              </w:rPr>
              <w:t>wheter</w:t>
            </w:r>
            <w:proofErr w:type="spellEnd"/>
            <w:r w:rsidRPr="004310CF">
              <w:rPr>
                <w:rFonts w:asciiTheme="majorBidi" w:eastAsia="Times New Roman" w:hAnsiTheme="majorBidi" w:cstheme="majorBidi"/>
                <w:color w:val="000000"/>
                <w:lang w:eastAsia="zh-CN" w:bidi="he-IL"/>
              </w:rPr>
              <w:t xml:space="preserve"> group, sequence or no hopping is applied</w:t>
            </w:r>
          </w:p>
        </w:tc>
        <w:tc>
          <w:tcPr>
            <w:tcW w:w="3420" w:type="dxa"/>
            <w:hideMark/>
          </w:tcPr>
          <w:p w14:paraId="0AF5AC8F" w14:textId="77777777" w:rsidR="00A06C29" w:rsidRPr="004310CF" w:rsidRDefault="00A06C29"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sec 6.3.2.2.1</w:t>
            </w:r>
          </w:p>
        </w:tc>
      </w:tr>
      <w:tr w:rsidR="00A06C29" w:rsidRPr="00BD43D4" w14:paraId="415DDBFF" w14:textId="77777777" w:rsidTr="008165A3">
        <w:trPr>
          <w:trHeight w:val="300"/>
        </w:trPr>
        <w:tc>
          <w:tcPr>
            <w:tcW w:w="3310" w:type="dxa"/>
            <w:gridSpan w:val="2"/>
            <w:noWrap/>
            <w:hideMark/>
          </w:tcPr>
          <w:p w14:paraId="6E6D0360" w14:textId="77777777" w:rsidR="00A06C29" w:rsidRPr="004310CF" w:rsidRDefault="00A06C29"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n_{ID} hopping</w:t>
            </w:r>
          </w:p>
        </w:tc>
        <w:tc>
          <w:tcPr>
            <w:tcW w:w="2982" w:type="dxa"/>
            <w:hideMark/>
          </w:tcPr>
          <w:p w14:paraId="67275D9A" w14:textId="77777777" w:rsidR="00A06C29" w:rsidRPr="004310CF" w:rsidRDefault="00A06C29"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hopping identifier</w:t>
            </w:r>
          </w:p>
        </w:tc>
        <w:tc>
          <w:tcPr>
            <w:tcW w:w="3420" w:type="dxa"/>
            <w:hideMark/>
          </w:tcPr>
          <w:p w14:paraId="6C3ED427" w14:textId="77777777" w:rsidR="00A06C29" w:rsidRPr="004310CF" w:rsidRDefault="00A06C29"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sec 6.3.2.2.1</w:t>
            </w:r>
          </w:p>
        </w:tc>
      </w:tr>
      <w:tr w:rsidR="00A06C29" w:rsidRPr="00BD43D4" w14:paraId="59EB1D29" w14:textId="77777777" w:rsidTr="008165A3">
        <w:trPr>
          <w:trHeight w:val="300"/>
        </w:trPr>
        <w:tc>
          <w:tcPr>
            <w:tcW w:w="3310" w:type="dxa"/>
            <w:gridSpan w:val="2"/>
            <w:noWrap/>
            <w:hideMark/>
          </w:tcPr>
          <w:p w14:paraId="12BF64C1" w14:textId="77777777" w:rsidR="00A06C29" w:rsidRPr="004310CF" w:rsidRDefault="00A06C29"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M0</w:t>
            </w:r>
          </w:p>
        </w:tc>
        <w:tc>
          <w:tcPr>
            <w:tcW w:w="2982" w:type="dxa"/>
            <w:hideMark/>
          </w:tcPr>
          <w:p w14:paraId="53890439" w14:textId="77777777" w:rsidR="00A06C29" w:rsidRPr="004310CF" w:rsidRDefault="00A06C29"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initial cyclic shift</w:t>
            </w:r>
          </w:p>
        </w:tc>
        <w:tc>
          <w:tcPr>
            <w:tcW w:w="3420" w:type="dxa"/>
            <w:hideMark/>
          </w:tcPr>
          <w:p w14:paraId="4A73DCD1" w14:textId="77777777" w:rsidR="00A06C29" w:rsidRPr="004310CF" w:rsidRDefault="00A06C29"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sec 6.3.2.2.2</w:t>
            </w:r>
          </w:p>
        </w:tc>
      </w:tr>
      <w:tr w:rsidR="00EB3D36" w:rsidRPr="00BD43D4" w14:paraId="096FB6CD" w14:textId="77777777" w:rsidTr="004310CF">
        <w:trPr>
          <w:trHeight w:val="300"/>
        </w:trPr>
        <w:tc>
          <w:tcPr>
            <w:tcW w:w="9712" w:type="dxa"/>
            <w:gridSpan w:val="4"/>
            <w:shd w:val="clear" w:color="auto" w:fill="D9D9D9" w:themeFill="background1" w:themeFillShade="D9"/>
            <w:noWrap/>
            <w:hideMark/>
          </w:tcPr>
          <w:p w14:paraId="378F2448" w14:textId="02106609" w:rsidR="00EB3D36" w:rsidRPr="004310CF" w:rsidRDefault="00FA5545"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RE </w:t>
            </w:r>
            <w:proofErr w:type="spellStart"/>
            <w:r w:rsidRPr="004310CF">
              <w:rPr>
                <w:rFonts w:asciiTheme="majorBidi" w:eastAsia="Times New Roman" w:hAnsiTheme="majorBidi" w:cstheme="majorBidi"/>
                <w:lang w:eastAsia="zh-CN" w:bidi="he-IL"/>
              </w:rPr>
              <w:t>Demapping</w:t>
            </w:r>
            <w:proofErr w:type="spellEnd"/>
          </w:p>
        </w:tc>
      </w:tr>
      <w:tr w:rsidR="00BD43D4" w:rsidRPr="00BD43D4" w14:paraId="6CD66193" w14:textId="77777777" w:rsidTr="004310CF">
        <w:trPr>
          <w:trHeight w:val="1200"/>
        </w:trPr>
        <w:tc>
          <w:tcPr>
            <w:tcW w:w="712" w:type="dxa"/>
            <w:vMerge w:val="restart"/>
            <w:textDirection w:val="btLr"/>
            <w:hideMark/>
          </w:tcPr>
          <w:p w14:paraId="1DC48561" w14:textId="77777777" w:rsidR="00BD43D4" w:rsidRPr="004310CF" w:rsidRDefault="00BD43D4" w:rsidP="00BD43D4">
            <w:pPr>
              <w:spacing w:after="0"/>
              <w:jc w:val="center"/>
              <w:rPr>
                <w:rFonts w:asciiTheme="majorBidi" w:eastAsia="Times New Roman" w:hAnsiTheme="majorBidi" w:cstheme="majorBidi"/>
                <w:b/>
                <w:bCs/>
                <w:lang w:eastAsia="zh-CN" w:bidi="he-IL"/>
              </w:rPr>
            </w:pPr>
            <w:r w:rsidRPr="004310CF">
              <w:rPr>
                <w:rFonts w:asciiTheme="majorBidi" w:eastAsia="Times New Roman" w:hAnsiTheme="majorBidi" w:cstheme="majorBidi"/>
                <w:b/>
                <w:bCs/>
                <w:lang w:eastAsia="zh-CN" w:bidi="he-IL"/>
              </w:rPr>
              <w:t>Frequency Domain</w:t>
            </w:r>
          </w:p>
        </w:tc>
        <w:tc>
          <w:tcPr>
            <w:tcW w:w="2598" w:type="dxa"/>
            <w:hideMark/>
          </w:tcPr>
          <w:p w14:paraId="173DA8D7" w14:textId="77777777" w:rsidR="00BD43D4" w:rsidRPr="004310CF" w:rsidRDefault="00BD43D4"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N_{BWP}^{start}</w:t>
            </w:r>
          </w:p>
        </w:tc>
        <w:tc>
          <w:tcPr>
            <w:tcW w:w="2982" w:type="dxa"/>
            <w:hideMark/>
          </w:tcPr>
          <w:p w14:paraId="33830856"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Start, </w:t>
            </w:r>
            <w:proofErr w:type="spellStart"/>
            <w:r w:rsidRPr="004310CF">
              <w:rPr>
                <w:rFonts w:asciiTheme="majorBidi" w:eastAsia="Times New Roman" w:hAnsiTheme="majorBidi" w:cstheme="majorBidi"/>
                <w:color w:val="000000"/>
                <w:lang w:eastAsia="zh-CN" w:bidi="he-IL"/>
              </w:rPr>
              <w:t>w.r.t.</w:t>
            </w:r>
            <w:proofErr w:type="spellEnd"/>
            <w:r w:rsidRPr="004310CF">
              <w:rPr>
                <w:rFonts w:asciiTheme="majorBidi" w:eastAsia="Times New Roman" w:hAnsiTheme="majorBidi" w:cstheme="majorBidi"/>
                <w:color w:val="000000"/>
                <w:lang w:eastAsia="zh-CN" w:bidi="he-IL"/>
              </w:rPr>
              <w:t xml:space="preserve"> CRB, of bandwidth part: VRBs indexing is relative to the Bandwidth part for the PDSCH allocation </w:t>
            </w:r>
          </w:p>
        </w:tc>
        <w:tc>
          <w:tcPr>
            <w:tcW w:w="3420" w:type="dxa"/>
            <w:hideMark/>
          </w:tcPr>
          <w:p w14:paraId="44E3A8FA"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 3GPP TS 38.211, sec 6.3.1.7</w:t>
            </w:r>
          </w:p>
        </w:tc>
      </w:tr>
      <w:tr w:rsidR="00BD43D4" w:rsidRPr="00BD43D4" w14:paraId="4DE1F96C" w14:textId="77777777" w:rsidTr="004310CF">
        <w:trPr>
          <w:trHeight w:val="900"/>
        </w:trPr>
        <w:tc>
          <w:tcPr>
            <w:tcW w:w="712" w:type="dxa"/>
            <w:vMerge/>
            <w:hideMark/>
          </w:tcPr>
          <w:p w14:paraId="776A2DAC" w14:textId="77777777" w:rsidR="00BD43D4" w:rsidRPr="004310CF" w:rsidRDefault="00BD43D4" w:rsidP="00BD43D4">
            <w:pPr>
              <w:spacing w:after="0"/>
              <w:rPr>
                <w:rFonts w:asciiTheme="majorBidi" w:eastAsia="Times New Roman" w:hAnsiTheme="majorBidi" w:cstheme="majorBidi"/>
                <w:b/>
                <w:bCs/>
                <w:lang w:eastAsia="zh-CN" w:bidi="he-IL"/>
              </w:rPr>
            </w:pPr>
          </w:p>
        </w:tc>
        <w:tc>
          <w:tcPr>
            <w:tcW w:w="2598" w:type="dxa"/>
            <w:hideMark/>
          </w:tcPr>
          <w:p w14:paraId="3F6727A1" w14:textId="77777777" w:rsidR="00BD43D4" w:rsidRPr="004310CF" w:rsidRDefault="00BD43D4"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N_{BWP}^{size}</w:t>
            </w:r>
          </w:p>
        </w:tc>
        <w:tc>
          <w:tcPr>
            <w:tcW w:w="2982" w:type="dxa"/>
            <w:hideMark/>
          </w:tcPr>
          <w:p w14:paraId="736826F9"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Size of bandwidth part: VRBs indexing is relative to the Bandwidth part for the PDSCH allocation </w:t>
            </w:r>
          </w:p>
        </w:tc>
        <w:tc>
          <w:tcPr>
            <w:tcW w:w="3420" w:type="dxa"/>
            <w:hideMark/>
          </w:tcPr>
          <w:p w14:paraId="7DAC1657"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 3GPP TS 38.211, sec 6.3.1.7</w:t>
            </w:r>
          </w:p>
        </w:tc>
      </w:tr>
      <w:tr w:rsidR="00BD43D4" w:rsidRPr="00BD43D4" w14:paraId="6986B0C1" w14:textId="77777777" w:rsidTr="004310CF">
        <w:trPr>
          <w:trHeight w:val="600"/>
        </w:trPr>
        <w:tc>
          <w:tcPr>
            <w:tcW w:w="712" w:type="dxa"/>
            <w:vMerge/>
            <w:hideMark/>
          </w:tcPr>
          <w:p w14:paraId="712A7AC6" w14:textId="77777777" w:rsidR="00BD43D4" w:rsidRPr="004310CF" w:rsidRDefault="00BD43D4" w:rsidP="00BD43D4">
            <w:pPr>
              <w:spacing w:after="0"/>
              <w:rPr>
                <w:rFonts w:asciiTheme="majorBidi" w:eastAsia="Times New Roman" w:hAnsiTheme="majorBidi" w:cstheme="majorBidi"/>
                <w:b/>
                <w:bCs/>
                <w:lang w:eastAsia="zh-CN" w:bidi="he-IL"/>
              </w:rPr>
            </w:pPr>
          </w:p>
        </w:tc>
        <w:tc>
          <w:tcPr>
            <w:tcW w:w="2598" w:type="dxa"/>
            <w:hideMark/>
          </w:tcPr>
          <w:p w14:paraId="05B4F645" w14:textId="77777777" w:rsidR="00BD43D4" w:rsidRPr="004310CF" w:rsidRDefault="00BD43D4"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µ, µ_{0}</w:t>
            </w:r>
          </w:p>
        </w:tc>
        <w:tc>
          <w:tcPr>
            <w:tcW w:w="2982" w:type="dxa"/>
            <w:hideMark/>
          </w:tcPr>
          <w:p w14:paraId="0A585DC2"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subcarrier spacing impacts waveform generation, including centering</w:t>
            </w:r>
          </w:p>
        </w:tc>
        <w:tc>
          <w:tcPr>
            <w:tcW w:w="3420" w:type="dxa"/>
            <w:noWrap/>
            <w:hideMark/>
          </w:tcPr>
          <w:p w14:paraId="7B1180CA"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sec 4.2, 5.3.1</w:t>
            </w:r>
          </w:p>
        </w:tc>
      </w:tr>
      <w:tr w:rsidR="00BD43D4" w:rsidRPr="00BD43D4" w14:paraId="51C33866" w14:textId="77777777" w:rsidTr="004310CF">
        <w:trPr>
          <w:trHeight w:val="300"/>
        </w:trPr>
        <w:tc>
          <w:tcPr>
            <w:tcW w:w="712" w:type="dxa"/>
            <w:vMerge/>
            <w:hideMark/>
          </w:tcPr>
          <w:p w14:paraId="6F37C130" w14:textId="77777777" w:rsidR="00BD43D4" w:rsidRPr="004310CF" w:rsidRDefault="00BD43D4" w:rsidP="00BD43D4">
            <w:pPr>
              <w:spacing w:after="0"/>
              <w:rPr>
                <w:rFonts w:asciiTheme="majorBidi" w:eastAsia="Times New Roman" w:hAnsiTheme="majorBidi" w:cstheme="majorBidi"/>
                <w:b/>
                <w:bCs/>
                <w:lang w:eastAsia="zh-CN" w:bidi="he-IL"/>
              </w:rPr>
            </w:pPr>
          </w:p>
        </w:tc>
        <w:tc>
          <w:tcPr>
            <w:tcW w:w="2598" w:type="dxa"/>
            <w:noWrap/>
            <w:hideMark/>
          </w:tcPr>
          <w:p w14:paraId="48FB4FEA" w14:textId="77777777" w:rsidR="00BD43D4" w:rsidRPr="004310CF" w:rsidRDefault="00BD43D4"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RB_{BWP}^{offset}</w:t>
            </w:r>
          </w:p>
        </w:tc>
        <w:tc>
          <w:tcPr>
            <w:tcW w:w="2982" w:type="dxa"/>
            <w:hideMark/>
          </w:tcPr>
          <w:p w14:paraId="6C35990D"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PRB offset, prior to any hopping</w:t>
            </w:r>
          </w:p>
        </w:tc>
        <w:tc>
          <w:tcPr>
            <w:tcW w:w="3420" w:type="dxa"/>
            <w:noWrap/>
            <w:hideMark/>
          </w:tcPr>
          <w:p w14:paraId="5F3D67C7"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38.213, sec 9.2.1</w:t>
            </w:r>
          </w:p>
        </w:tc>
      </w:tr>
      <w:tr w:rsidR="00BD43D4" w:rsidRPr="00BD43D4" w14:paraId="10655A81" w14:textId="77777777" w:rsidTr="004310CF">
        <w:trPr>
          <w:trHeight w:val="600"/>
        </w:trPr>
        <w:tc>
          <w:tcPr>
            <w:tcW w:w="712" w:type="dxa"/>
            <w:vMerge/>
            <w:hideMark/>
          </w:tcPr>
          <w:p w14:paraId="3F532F26" w14:textId="77777777" w:rsidR="00BD43D4" w:rsidRPr="004310CF" w:rsidRDefault="00BD43D4" w:rsidP="00BD43D4">
            <w:pPr>
              <w:spacing w:after="0"/>
              <w:rPr>
                <w:rFonts w:asciiTheme="majorBidi" w:eastAsia="Times New Roman" w:hAnsiTheme="majorBidi" w:cstheme="majorBidi"/>
                <w:b/>
                <w:bCs/>
                <w:lang w:eastAsia="zh-CN" w:bidi="he-IL"/>
              </w:rPr>
            </w:pPr>
          </w:p>
        </w:tc>
        <w:tc>
          <w:tcPr>
            <w:tcW w:w="2598" w:type="dxa"/>
            <w:noWrap/>
            <w:hideMark/>
          </w:tcPr>
          <w:p w14:paraId="7544920E" w14:textId="77777777" w:rsidR="00BD43D4" w:rsidRPr="004310CF" w:rsidRDefault="00BD43D4"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[intra-slot] frequency hopping</w:t>
            </w:r>
          </w:p>
        </w:tc>
        <w:tc>
          <w:tcPr>
            <w:tcW w:w="2982" w:type="dxa"/>
            <w:hideMark/>
          </w:tcPr>
          <w:p w14:paraId="62A40757"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indicates whether the allocation hops in frequency or not</w:t>
            </w:r>
          </w:p>
        </w:tc>
        <w:tc>
          <w:tcPr>
            <w:tcW w:w="3420" w:type="dxa"/>
            <w:noWrap/>
            <w:hideMark/>
          </w:tcPr>
          <w:p w14:paraId="49BA6FF1"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sec 6.3.2.2.1</w:t>
            </w:r>
          </w:p>
        </w:tc>
      </w:tr>
      <w:tr w:rsidR="00BD43D4" w:rsidRPr="00BD43D4" w14:paraId="2F9D7478" w14:textId="77777777" w:rsidTr="004310CF">
        <w:trPr>
          <w:trHeight w:val="600"/>
        </w:trPr>
        <w:tc>
          <w:tcPr>
            <w:tcW w:w="712" w:type="dxa"/>
            <w:vMerge/>
            <w:hideMark/>
          </w:tcPr>
          <w:p w14:paraId="1B4DB433" w14:textId="77777777" w:rsidR="00BD43D4" w:rsidRPr="004310CF" w:rsidRDefault="00BD43D4" w:rsidP="00BD43D4">
            <w:pPr>
              <w:spacing w:after="0"/>
              <w:rPr>
                <w:rFonts w:asciiTheme="majorBidi" w:eastAsia="Times New Roman" w:hAnsiTheme="majorBidi" w:cstheme="majorBidi"/>
                <w:b/>
                <w:bCs/>
                <w:lang w:eastAsia="zh-CN" w:bidi="he-IL"/>
              </w:rPr>
            </w:pPr>
          </w:p>
        </w:tc>
        <w:tc>
          <w:tcPr>
            <w:tcW w:w="2598" w:type="dxa"/>
            <w:noWrap/>
            <w:hideMark/>
          </w:tcPr>
          <w:p w14:paraId="0F06B7E3" w14:textId="77777777" w:rsidR="00BD43D4" w:rsidRPr="004310CF" w:rsidRDefault="00BD43D4"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second Hop RB offset</w:t>
            </w:r>
          </w:p>
        </w:tc>
        <w:tc>
          <w:tcPr>
            <w:tcW w:w="2982" w:type="dxa"/>
            <w:hideMark/>
          </w:tcPr>
          <w:p w14:paraId="0FC92B27"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RB offset of the second hop, in case of intra-hop </w:t>
            </w:r>
            <w:proofErr w:type="spellStart"/>
            <w:r w:rsidRPr="004310CF">
              <w:rPr>
                <w:rFonts w:asciiTheme="majorBidi" w:eastAsia="Times New Roman" w:hAnsiTheme="majorBidi" w:cstheme="majorBidi"/>
                <w:color w:val="000000"/>
                <w:lang w:eastAsia="zh-CN" w:bidi="he-IL"/>
              </w:rPr>
              <w:t>freqency</w:t>
            </w:r>
            <w:proofErr w:type="spellEnd"/>
            <w:r w:rsidRPr="004310CF">
              <w:rPr>
                <w:rFonts w:asciiTheme="majorBidi" w:eastAsia="Times New Roman" w:hAnsiTheme="majorBidi" w:cstheme="majorBidi"/>
                <w:color w:val="000000"/>
                <w:lang w:eastAsia="zh-CN" w:bidi="he-IL"/>
              </w:rPr>
              <w:t xml:space="preserve"> hopping</w:t>
            </w:r>
          </w:p>
        </w:tc>
        <w:tc>
          <w:tcPr>
            <w:tcW w:w="3420" w:type="dxa"/>
            <w:noWrap/>
            <w:hideMark/>
          </w:tcPr>
          <w:p w14:paraId="338926AC"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38.213, sec 9.2.1</w:t>
            </w:r>
          </w:p>
        </w:tc>
      </w:tr>
      <w:tr w:rsidR="00BD43D4" w:rsidRPr="00BD43D4" w14:paraId="4F4B7A2C" w14:textId="77777777" w:rsidTr="004310CF">
        <w:trPr>
          <w:trHeight w:val="300"/>
        </w:trPr>
        <w:tc>
          <w:tcPr>
            <w:tcW w:w="712" w:type="dxa"/>
            <w:vMerge w:val="restart"/>
            <w:textDirection w:val="btLr"/>
            <w:hideMark/>
          </w:tcPr>
          <w:p w14:paraId="4689ED38" w14:textId="77777777" w:rsidR="00BD43D4" w:rsidRPr="004310CF" w:rsidRDefault="00BD43D4" w:rsidP="00BD43D4">
            <w:pPr>
              <w:spacing w:after="0"/>
              <w:jc w:val="center"/>
              <w:rPr>
                <w:rFonts w:asciiTheme="majorBidi" w:eastAsia="Times New Roman" w:hAnsiTheme="majorBidi" w:cstheme="majorBidi"/>
                <w:b/>
                <w:bCs/>
                <w:lang w:eastAsia="zh-CN" w:bidi="he-IL"/>
              </w:rPr>
            </w:pPr>
            <w:r w:rsidRPr="004310CF">
              <w:rPr>
                <w:rFonts w:asciiTheme="majorBidi" w:eastAsia="Times New Roman" w:hAnsiTheme="majorBidi" w:cstheme="majorBidi"/>
                <w:b/>
                <w:bCs/>
                <w:lang w:eastAsia="zh-CN" w:bidi="he-IL"/>
              </w:rPr>
              <w:t>Time Domain</w:t>
            </w:r>
          </w:p>
        </w:tc>
        <w:tc>
          <w:tcPr>
            <w:tcW w:w="2598" w:type="dxa"/>
            <w:noWrap/>
            <w:hideMark/>
          </w:tcPr>
          <w:p w14:paraId="345E5E14" w14:textId="77777777" w:rsidR="00BD43D4" w:rsidRPr="004310CF" w:rsidRDefault="00BD43D4"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symbol start</w:t>
            </w:r>
          </w:p>
        </w:tc>
        <w:tc>
          <w:tcPr>
            <w:tcW w:w="2982" w:type="dxa"/>
            <w:hideMark/>
          </w:tcPr>
          <w:p w14:paraId="234BEBDA" w14:textId="77777777" w:rsidR="00BD43D4" w:rsidRPr="004310CF" w:rsidRDefault="00BD43D4"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first symbol for the PUCCH allocation</w:t>
            </w:r>
          </w:p>
        </w:tc>
        <w:tc>
          <w:tcPr>
            <w:tcW w:w="3420" w:type="dxa"/>
            <w:noWrap/>
            <w:hideMark/>
          </w:tcPr>
          <w:p w14:paraId="32A3C1B8" w14:textId="77777777" w:rsidR="00BD43D4" w:rsidRPr="004310CF" w:rsidRDefault="00BD43D4"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9.2.2</w:t>
            </w:r>
          </w:p>
        </w:tc>
      </w:tr>
      <w:tr w:rsidR="00BD43D4" w:rsidRPr="00BD43D4" w14:paraId="38A8D662" w14:textId="77777777" w:rsidTr="004310CF">
        <w:trPr>
          <w:trHeight w:val="600"/>
        </w:trPr>
        <w:tc>
          <w:tcPr>
            <w:tcW w:w="712" w:type="dxa"/>
            <w:vMerge/>
            <w:hideMark/>
          </w:tcPr>
          <w:p w14:paraId="1D9ACB05" w14:textId="77777777" w:rsidR="00BD43D4" w:rsidRPr="004310CF" w:rsidRDefault="00BD43D4" w:rsidP="00BD43D4">
            <w:pPr>
              <w:spacing w:after="0"/>
              <w:rPr>
                <w:rFonts w:asciiTheme="majorBidi" w:eastAsia="Times New Roman" w:hAnsiTheme="majorBidi" w:cstheme="majorBidi"/>
                <w:b/>
                <w:bCs/>
                <w:lang w:eastAsia="zh-CN" w:bidi="he-IL"/>
              </w:rPr>
            </w:pPr>
          </w:p>
        </w:tc>
        <w:tc>
          <w:tcPr>
            <w:tcW w:w="2598" w:type="dxa"/>
            <w:noWrap/>
            <w:hideMark/>
          </w:tcPr>
          <w:p w14:paraId="566B3AE8" w14:textId="77777777" w:rsidR="00BD43D4" w:rsidRPr="004310CF" w:rsidRDefault="00BD43D4"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number of symbols</w:t>
            </w:r>
          </w:p>
        </w:tc>
        <w:tc>
          <w:tcPr>
            <w:tcW w:w="2982" w:type="dxa"/>
            <w:hideMark/>
          </w:tcPr>
          <w:p w14:paraId="6ABFCA0B" w14:textId="77777777" w:rsidR="00BD43D4" w:rsidRPr="004310CF" w:rsidRDefault="00BD43D4"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number of symbols for the PUCCH allocation</w:t>
            </w:r>
          </w:p>
        </w:tc>
        <w:tc>
          <w:tcPr>
            <w:tcW w:w="3420" w:type="dxa"/>
            <w:noWrap/>
            <w:hideMark/>
          </w:tcPr>
          <w:p w14:paraId="5AB6FA2F" w14:textId="77777777" w:rsidR="00BD43D4" w:rsidRPr="004310CF" w:rsidRDefault="00BD43D4"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9.2.2</w:t>
            </w:r>
          </w:p>
        </w:tc>
      </w:tr>
      <w:tr w:rsidR="00BD43D4" w:rsidRPr="00BD43D4" w14:paraId="3CB2E858" w14:textId="77777777" w:rsidTr="004310CF">
        <w:trPr>
          <w:trHeight w:val="900"/>
        </w:trPr>
        <w:tc>
          <w:tcPr>
            <w:tcW w:w="712" w:type="dxa"/>
            <w:vMerge/>
            <w:hideMark/>
          </w:tcPr>
          <w:p w14:paraId="40354A5D" w14:textId="77777777" w:rsidR="00BD43D4" w:rsidRPr="004310CF" w:rsidRDefault="00BD43D4" w:rsidP="00BD43D4">
            <w:pPr>
              <w:spacing w:after="0"/>
              <w:rPr>
                <w:rFonts w:asciiTheme="majorBidi" w:eastAsia="Times New Roman" w:hAnsiTheme="majorBidi" w:cstheme="majorBidi"/>
                <w:b/>
                <w:bCs/>
                <w:lang w:eastAsia="zh-CN" w:bidi="he-IL"/>
              </w:rPr>
            </w:pPr>
          </w:p>
        </w:tc>
        <w:tc>
          <w:tcPr>
            <w:tcW w:w="2598" w:type="dxa"/>
            <w:hideMark/>
          </w:tcPr>
          <w:p w14:paraId="5772A6AE" w14:textId="77777777" w:rsidR="00BD43D4" w:rsidRPr="004310CF" w:rsidRDefault="00BD43D4" w:rsidP="00BD43D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Cyclic Prefix</w:t>
            </w:r>
          </w:p>
        </w:tc>
        <w:tc>
          <w:tcPr>
            <w:tcW w:w="2982" w:type="dxa"/>
            <w:hideMark/>
          </w:tcPr>
          <w:p w14:paraId="64713355"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Cyclic prefix type. Impacts time-domain allocation, including waveform generation</w:t>
            </w:r>
          </w:p>
        </w:tc>
        <w:tc>
          <w:tcPr>
            <w:tcW w:w="3420" w:type="dxa"/>
            <w:hideMark/>
          </w:tcPr>
          <w:p w14:paraId="65CB20B7" w14:textId="77777777" w:rsidR="00BD43D4" w:rsidRPr="004310CF" w:rsidRDefault="00BD43D4" w:rsidP="00BD43D4">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sec 4.2, 5.3.1</w:t>
            </w:r>
            <w:r w:rsidRPr="004310CF">
              <w:rPr>
                <w:rFonts w:asciiTheme="majorBidi" w:eastAsia="Times New Roman" w:hAnsiTheme="majorBidi" w:cstheme="majorBidi"/>
                <w:color w:val="000000"/>
                <w:lang w:eastAsia="zh-CN" w:bidi="he-IL"/>
              </w:rPr>
              <w:br/>
              <w:t>3GPP TS 38.214, Table 5.1.2.1-1</w:t>
            </w:r>
          </w:p>
        </w:tc>
      </w:tr>
    </w:tbl>
    <w:p w14:paraId="02BDD07E" w14:textId="036D5AEC" w:rsidR="00EC5D0E" w:rsidRDefault="00EC5D0E" w:rsidP="00EC5D0E">
      <w:pPr>
        <w:rPr>
          <w:lang w:eastAsia="zh-CN"/>
        </w:rPr>
      </w:pPr>
    </w:p>
    <w:p w14:paraId="1F511A76" w14:textId="295653A7" w:rsidR="00EC1AD3" w:rsidRPr="0057639A" w:rsidRDefault="00EC1AD3" w:rsidP="00EC1AD3">
      <w:pPr>
        <w:pStyle w:val="Heading5"/>
        <w:rPr>
          <w:b/>
          <w:bCs/>
        </w:rPr>
      </w:pPr>
      <w:r w:rsidRPr="0057639A">
        <w:rPr>
          <w:b/>
          <w:bCs/>
        </w:rPr>
        <w:t>P</w:t>
      </w:r>
      <w:r>
        <w:rPr>
          <w:b/>
          <w:bCs/>
        </w:rPr>
        <w:t>UC</w:t>
      </w:r>
      <w:r w:rsidRPr="0057639A">
        <w:rPr>
          <w:b/>
          <w:bCs/>
        </w:rPr>
        <w:t xml:space="preserve">CH </w:t>
      </w:r>
      <w:r>
        <w:rPr>
          <w:b/>
          <w:bCs/>
        </w:rPr>
        <w:t xml:space="preserve">Format 1 </w:t>
      </w:r>
      <w:r w:rsidRPr="0057639A">
        <w:rPr>
          <w:b/>
          <w:bCs/>
        </w:rPr>
        <w:t>Parameters</w:t>
      </w:r>
    </w:p>
    <w:p w14:paraId="0570D1B9" w14:textId="325C4CFB" w:rsidR="00EC1AD3" w:rsidRDefault="00EC1AD3" w:rsidP="00EC1AD3">
      <w:pPr>
        <w:pStyle w:val="Caption"/>
        <w:keepNext/>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Pr>
          <w:noProof/>
        </w:rPr>
        <w:t>16</w:t>
      </w:r>
      <w:r w:rsidR="001E481C">
        <w:rPr>
          <w:noProof/>
        </w:rPr>
        <w:fldChar w:fldCharType="end"/>
      </w:r>
      <w:r>
        <w:t>: PUCCH Format 1 Parameters</w:t>
      </w:r>
    </w:p>
    <w:tbl>
      <w:tblPr>
        <w:tblStyle w:val="TableProfessional"/>
        <w:tblW w:w="9712" w:type="dxa"/>
        <w:tblLook w:val="0600" w:firstRow="0" w:lastRow="0" w:firstColumn="0" w:lastColumn="0" w:noHBand="1" w:noVBand="1"/>
      </w:tblPr>
      <w:tblGrid>
        <w:gridCol w:w="712"/>
        <w:gridCol w:w="2610"/>
        <w:gridCol w:w="2970"/>
        <w:gridCol w:w="3420"/>
      </w:tblGrid>
      <w:tr w:rsidR="00AE0809" w:rsidRPr="00ED636F" w14:paraId="112F13F0" w14:textId="77777777" w:rsidTr="004310CF">
        <w:trPr>
          <w:trHeight w:val="420"/>
        </w:trPr>
        <w:tc>
          <w:tcPr>
            <w:tcW w:w="3322" w:type="dxa"/>
            <w:gridSpan w:val="2"/>
            <w:noWrap/>
            <w:hideMark/>
          </w:tcPr>
          <w:p w14:paraId="2CB986F8" w14:textId="28DFA4AC" w:rsidR="00AE0809" w:rsidRPr="004310CF" w:rsidRDefault="00AE0809" w:rsidP="00AE0809">
            <w:pPr>
              <w:spacing w:after="0"/>
              <w:rPr>
                <w:rFonts w:asciiTheme="majorBidi" w:eastAsia="Times New Roman" w:hAnsiTheme="majorBidi" w:cstheme="majorBidi"/>
                <w:b/>
                <w:bCs/>
                <w:lang w:eastAsia="zh-CN" w:bidi="he-IL"/>
              </w:rPr>
            </w:pPr>
            <w:r w:rsidRPr="0057639A">
              <w:rPr>
                <w:rFonts w:asciiTheme="majorBidi" w:hAnsiTheme="majorBidi" w:cstheme="majorBidi"/>
                <w:b/>
                <w:bCs/>
              </w:rPr>
              <w:t>AF parameters</w:t>
            </w:r>
          </w:p>
        </w:tc>
        <w:tc>
          <w:tcPr>
            <w:tcW w:w="2970" w:type="dxa"/>
            <w:hideMark/>
          </w:tcPr>
          <w:p w14:paraId="647BB514" w14:textId="3ECA5CA9" w:rsidR="00AE0809" w:rsidRPr="004310CF" w:rsidRDefault="00AE0809" w:rsidP="00AE0809">
            <w:pPr>
              <w:spacing w:after="0"/>
              <w:rPr>
                <w:rFonts w:asciiTheme="majorBidi" w:eastAsia="Times New Roman" w:hAnsiTheme="majorBidi" w:cstheme="majorBidi"/>
                <w:b/>
                <w:bCs/>
                <w:lang w:eastAsia="zh-CN" w:bidi="he-IL"/>
              </w:rPr>
            </w:pPr>
            <w:r w:rsidRPr="0057639A">
              <w:rPr>
                <w:rFonts w:asciiTheme="majorBidi" w:hAnsiTheme="majorBidi" w:cstheme="majorBidi"/>
                <w:b/>
                <w:bCs/>
              </w:rPr>
              <w:t>Short summary (from 3GPP)</w:t>
            </w:r>
          </w:p>
        </w:tc>
        <w:tc>
          <w:tcPr>
            <w:tcW w:w="3420" w:type="dxa"/>
            <w:noWrap/>
            <w:hideMark/>
          </w:tcPr>
          <w:p w14:paraId="78DEAA10" w14:textId="76C4433F" w:rsidR="00AE0809" w:rsidRPr="004310CF" w:rsidRDefault="00AE0809" w:rsidP="00AE0809">
            <w:pPr>
              <w:spacing w:after="0"/>
              <w:rPr>
                <w:rFonts w:asciiTheme="majorBidi" w:eastAsia="Times New Roman" w:hAnsiTheme="majorBidi" w:cstheme="majorBidi"/>
                <w:b/>
                <w:bCs/>
                <w:lang w:eastAsia="zh-CN" w:bidi="he-IL"/>
              </w:rPr>
            </w:pPr>
            <w:r w:rsidRPr="0057639A">
              <w:rPr>
                <w:rFonts w:asciiTheme="majorBidi" w:hAnsiTheme="majorBidi" w:cstheme="majorBidi"/>
                <w:b/>
                <w:bCs/>
              </w:rPr>
              <w:t>3GPP Spec Reference</w:t>
            </w:r>
          </w:p>
        </w:tc>
      </w:tr>
      <w:tr w:rsidR="000C4AF9" w:rsidRPr="00ED636F" w14:paraId="59B1BD26" w14:textId="77777777" w:rsidTr="004310CF">
        <w:trPr>
          <w:trHeight w:val="420"/>
        </w:trPr>
        <w:tc>
          <w:tcPr>
            <w:tcW w:w="9712" w:type="dxa"/>
            <w:gridSpan w:val="4"/>
            <w:shd w:val="clear" w:color="auto" w:fill="D9D9D9" w:themeFill="background1" w:themeFillShade="D9"/>
            <w:noWrap/>
            <w:hideMark/>
          </w:tcPr>
          <w:p w14:paraId="16586F47" w14:textId="48D500FC" w:rsidR="000C4AF9" w:rsidRPr="004310CF" w:rsidRDefault="00AE0809" w:rsidP="00ED636F">
            <w:pPr>
              <w:spacing w:after="0"/>
              <w:rPr>
                <w:rFonts w:asciiTheme="majorBidi" w:eastAsia="Times New Roman" w:hAnsiTheme="majorBidi" w:cstheme="majorBidi"/>
                <w:lang w:eastAsia="zh-CN" w:bidi="he-IL"/>
              </w:rPr>
            </w:pPr>
            <w:r w:rsidRPr="00AE0809">
              <w:rPr>
                <w:rFonts w:asciiTheme="majorBidi" w:eastAsia="Times New Roman" w:hAnsiTheme="majorBidi" w:cstheme="majorBidi"/>
                <w:lang w:eastAsia="zh-CN" w:bidi="he-IL"/>
              </w:rPr>
              <w:t>UCI</w:t>
            </w:r>
          </w:p>
        </w:tc>
      </w:tr>
      <w:tr w:rsidR="00532844" w:rsidRPr="00ED636F" w14:paraId="64711F4E" w14:textId="77777777" w:rsidTr="004310CF">
        <w:trPr>
          <w:trHeight w:val="420"/>
        </w:trPr>
        <w:tc>
          <w:tcPr>
            <w:tcW w:w="3322" w:type="dxa"/>
            <w:gridSpan w:val="2"/>
            <w:noWrap/>
            <w:hideMark/>
          </w:tcPr>
          <w:p w14:paraId="5CD36A7F"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SR presence</w:t>
            </w:r>
          </w:p>
        </w:tc>
        <w:tc>
          <w:tcPr>
            <w:tcW w:w="2970" w:type="dxa"/>
            <w:hideMark/>
          </w:tcPr>
          <w:p w14:paraId="35A96A0C"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indicates whether SR can be indicated</w:t>
            </w:r>
          </w:p>
        </w:tc>
        <w:tc>
          <w:tcPr>
            <w:tcW w:w="3420" w:type="dxa"/>
            <w:noWrap/>
            <w:hideMark/>
          </w:tcPr>
          <w:p w14:paraId="3F561504" w14:textId="793133F5" w:rsidR="00532844" w:rsidRPr="004310CF" w:rsidRDefault="00532844" w:rsidP="00532844">
            <w:pPr>
              <w:spacing w:after="0"/>
              <w:rPr>
                <w:rFonts w:asciiTheme="majorBidi" w:eastAsia="Times New Roman" w:hAnsiTheme="majorBidi" w:cstheme="majorBidi"/>
                <w:lang w:eastAsia="zh-CN" w:bidi="he-IL"/>
              </w:rPr>
            </w:pPr>
            <w:ins w:id="1561" w:author="Author">
              <w:r>
                <w:rPr>
                  <w:rFonts w:asciiTheme="majorBidi" w:eastAsia="Times New Roman" w:hAnsiTheme="majorBidi" w:cstheme="majorBidi"/>
                  <w:lang w:eastAsia="zh-CN" w:bidi="he-IL"/>
                </w:rPr>
                <w:t>3GPP TS 38,213, sec 9.2.4</w:t>
              </w:r>
            </w:ins>
          </w:p>
        </w:tc>
      </w:tr>
      <w:tr w:rsidR="00532844" w:rsidRPr="00ED636F" w14:paraId="4DA53DAF" w14:textId="77777777" w:rsidTr="004310CF">
        <w:trPr>
          <w:trHeight w:val="420"/>
        </w:trPr>
        <w:tc>
          <w:tcPr>
            <w:tcW w:w="3322" w:type="dxa"/>
            <w:gridSpan w:val="2"/>
            <w:noWrap/>
            <w:hideMark/>
          </w:tcPr>
          <w:p w14:paraId="1BFCA8B1" w14:textId="1CEA6F65"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HARQ</w:t>
            </w:r>
            <w:ins w:id="1562" w:author="Author">
              <w:r>
                <w:rPr>
                  <w:rFonts w:asciiTheme="majorBidi" w:eastAsia="Times New Roman" w:hAnsiTheme="majorBidi" w:cstheme="majorBidi"/>
                  <w:lang w:eastAsia="zh-CN" w:bidi="he-IL"/>
                </w:rPr>
                <w:t>/SR</w:t>
              </w:r>
            </w:ins>
            <w:r w:rsidRPr="004310CF">
              <w:rPr>
                <w:rFonts w:asciiTheme="majorBidi" w:eastAsia="Times New Roman" w:hAnsiTheme="majorBidi" w:cstheme="majorBidi"/>
                <w:lang w:eastAsia="zh-CN" w:bidi="he-IL"/>
              </w:rPr>
              <w:t xml:space="preserve"> bits</w:t>
            </w:r>
          </w:p>
        </w:tc>
        <w:tc>
          <w:tcPr>
            <w:tcW w:w="2970" w:type="dxa"/>
            <w:hideMark/>
          </w:tcPr>
          <w:p w14:paraId="46E046DF"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indicates number of HARQ bits</w:t>
            </w:r>
          </w:p>
        </w:tc>
        <w:tc>
          <w:tcPr>
            <w:tcW w:w="3420" w:type="dxa"/>
            <w:noWrap/>
            <w:hideMark/>
          </w:tcPr>
          <w:p w14:paraId="250BB82C" w14:textId="6FA33DAE" w:rsidR="00532844" w:rsidRPr="004310CF" w:rsidRDefault="00532844" w:rsidP="00532844">
            <w:pPr>
              <w:spacing w:after="0"/>
              <w:rPr>
                <w:rFonts w:asciiTheme="majorBidi" w:eastAsia="Times New Roman" w:hAnsiTheme="majorBidi" w:cstheme="majorBidi"/>
                <w:lang w:eastAsia="zh-CN" w:bidi="he-IL"/>
              </w:rPr>
            </w:pPr>
            <w:ins w:id="1563" w:author="Author">
              <w:r>
                <w:rPr>
                  <w:rFonts w:asciiTheme="majorBidi" w:eastAsia="Times New Roman" w:hAnsiTheme="majorBidi" w:cstheme="majorBidi"/>
                  <w:lang w:eastAsia="zh-CN" w:bidi="he-IL"/>
                </w:rPr>
                <w:t>3GPP TS 38,213, sec 9.2.2</w:t>
              </w:r>
            </w:ins>
          </w:p>
        </w:tc>
      </w:tr>
      <w:tr w:rsidR="00532844" w:rsidRPr="00ED636F" w14:paraId="114BEA81" w14:textId="77777777" w:rsidTr="004310CF">
        <w:trPr>
          <w:trHeight w:val="600"/>
        </w:trPr>
        <w:tc>
          <w:tcPr>
            <w:tcW w:w="3322" w:type="dxa"/>
            <w:gridSpan w:val="2"/>
            <w:noWrap/>
            <w:hideMark/>
          </w:tcPr>
          <w:p w14:paraId="3EFA4841" w14:textId="6792C3FF" w:rsidR="00532844" w:rsidRPr="004310CF" w:rsidRDefault="00532844" w:rsidP="00532844">
            <w:pPr>
              <w:spacing w:after="0"/>
              <w:rPr>
                <w:rFonts w:asciiTheme="majorBidi" w:eastAsia="Times New Roman" w:hAnsiTheme="majorBidi" w:cstheme="majorBidi"/>
                <w:lang w:eastAsia="zh-CN" w:bidi="he-IL"/>
              </w:rPr>
            </w:pPr>
            <w:r w:rsidRPr="00ED636F">
              <w:rPr>
                <w:rFonts w:asciiTheme="majorBidi" w:eastAsia="Times New Roman" w:hAnsiTheme="majorBidi" w:cstheme="majorBidi"/>
                <w:lang w:eastAsia="zh-CN" w:bidi="he-IL"/>
              </w:rPr>
              <w:sym w:font="Wingdings" w:char="F0DF"/>
            </w:r>
            <w:r w:rsidRPr="004310CF">
              <w:rPr>
                <w:rFonts w:asciiTheme="majorBidi" w:eastAsia="Times New Roman" w:hAnsiTheme="majorBidi" w:cstheme="majorBidi"/>
                <w:lang w:eastAsia="zh-CN" w:bidi="he-IL"/>
              </w:rPr>
              <w:t xml:space="preserve"> SR and HARQ</w:t>
            </w:r>
          </w:p>
        </w:tc>
        <w:tc>
          <w:tcPr>
            <w:tcW w:w="2970" w:type="dxa"/>
            <w:hideMark/>
          </w:tcPr>
          <w:p w14:paraId="22B2C3E0" w14:textId="536E53D7" w:rsidR="00532844" w:rsidRPr="004310CF" w:rsidRDefault="00532844" w:rsidP="00532844">
            <w:pPr>
              <w:spacing w:after="0"/>
              <w:rPr>
                <w:rFonts w:asciiTheme="majorBidi" w:eastAsia="Times New Roman" w:hAnsiTheme="majorBidi" w:cstheme="majorBidi"/>
                <w:lang w:eastAsia="zh-CN" w:bidi="he-IL"/>
              </w:rPr>
            </w:pPr>
            <w:r w:rsidRPr="0057639A">
              <w:rPr>
                <w:rFonts w:asciiTheme="majorBidi" w:eastAsia="Times New Roman" w:hAnsiTheme="majorBidi" w:cstheme="majorBidi"/>
                <w:color w:val="FF0000"/>
                <w:lang w:eastAsia="zh-CN" w:bidi="he-IL"/>
              </w:rPr>
              <w:t>This is an output</w:t>
            </w:r>
            <w:r w:rsidRPr="0057639A">
              <w:rPr>
                <w:rFonts w:asciiTheme="majorBidi" w:eastAsia="Times New Roman" w:hAnsiTheme="majorBidi" w:cstheme="majorBidi"/>
                <w:color w:val="000000"/>
                <w:lang w:eastAsia="zh-CN" w:bidi="he-IL"/>
              </w:rPr>
              <w:t xml:space="preserve">: </w:t>
            </w:r>
            <w:r>
              <w:rPr>
                <w:rFonts w:asciiTheme="majorBidi" w:eastAsia="Times New Roman" w:hAnsiTheme="majorBidi" w:cstheme="majorBidi"/>
                <w:color w:val="000000"/>
                <w:lang w:eastAsia="zh-CN" w:bidi="he-IL"/>
              </w:rPr>
              <w:t>SR and HARQ observations, if any</w:t>
            </w:r>
            <w:r w:rsidRPr="004310CF">
              <w:rPr>
                <w:rFonts w:asciiTheme="majorBidi" w:eastAsia="Times New Roman" w:hAnsiTheme="majorBidi" w:cstheme="majorBidi"/>
                <w:lang w:eastAsia="zh-CN" w:bidi="he-IL"/>
              </w:rPr>
              <w:t xml:space="preserve"> (or outcome of de</w:t>
            </w:r>
            <w:r>
              <w:rPr>
                <w:rFonts w:asciiTheme="majorBidi" w:eastAsia="Times New Roman" w:hAnsiTheme="majorBidi" w:cstheme="majorBidi"/>
                <w:lang w:eastAsia="zh-CN" w:bidi="he-IL"/>
              </w:rPr>
              <w:t>tection</w:t>
            </w:r>
            <w:r w:rsidRPr="004310CF">
              <w:rPr>
                <w:rFonts w:asciiTheme="majorBidi" w:eastAsia="Times New Roman" w:hAnsiTheme="majorBidi" w:cstheme="majorBidi"/>
                <w:lang w:eastAsia="zh-CN" w:bidi="he-IL"/>
              </w:rPr>
              <w:t xml:space="preserve"> + metrics like SINR, RSRP)</w:t>
            </w:r>
          </w:p>
        </w:tc>
        <w:tc>
          <w:tcPr>
            <w:tcW w:w="3420" w:type="dxa"/>
            <w:noWrap/>
            <w:hideMark/>
          </w:tcPr>
          <w:p w14:paraId="3F112F2F" w14:textId="77777777" w:rsidR="00532844" w:rsidRPr="004310CF" w:rsidRDefault="00532844" w:rsidP="00532844">
            <w:pPr>
              <w:spacing w:after="0"/>
              <w:rPr>
                <w:rFonts w:asciiTheme="majorBidi" w:eastAsia="Times New Roman" w:hAnsiTheme="majorBidi" w:cstheme="majorBidi"/>
                <w:lang w:eastAsia="zh-CN" w:bidi="he-IL"/>
              </w:rPr>
            </w:pPr>
          </w:p>
        </w:tc>
      </w:tr>
      <w:tr w:rsidR="00532844" w:rsidRPr="00ED636F" w14:paraId="764E6841" w14:textId="77777777" w:rsidTr="004310CF">
        <w:trPr>
          <w:trHeight w:val="420"/>
        </w:trPr>
        <w:tc>
          <w:tcPr>
            <w:tcW w:w="9712" w:type="dxa"/>
            <w:gridSpan w:val="4"/>
            <w:shd w:val="clear" w:color="auto" w:fill="D9D9D9" w:themeFill="background1" w:themeFillShade="D9"/>
            <w:noWrap/>
            <w:hideMark/>
          </w:tcPr>
          <w:p w14:paraId="0FE243C4" w14:textId="6FCBD97B" w:rsidR="00532844" w:rsidRPr="004310CF" w:rsidRDefault="00532844" w:rsidP="00532844">
            <w:pPr>
              <w:spacing w:after="0"/>
              <w:rPr>
                <w:rFonts w:asciiTheme="majorBidi" w:eastAsia="Times New Roman" w:hAnsiTheme="majorBidi" w:cstheme="majorBidi"/>
                <w:lang w:eastAsia="zh-CN" w:bidi="he-IL"/>
              </w:rPr>
            </w:pPr>
            <w:r w:rsidRPr="00AE0809">
              <w:rPr>
                <w:rFonts w:asciiTheme="majorBidi" w:eastAsia="Times New Roman" w:hAnsiTheme="majorBidi" w:cstheme="majorBidi"/>
                <w:lang w:eastAsia="zh-CN" w:bidi="he-IL"/>
              </w:rPr>
              <w:t>Demodulation</w:t>
            </w:r>
          </w:p>
        </w:tc>
      </w:tr>
      <w:tr w:rsidR="00532844" w:rsidRPr="00ED636F" w14:paraId="1F88EC26" w14:textId="77777777" w:rsidTr="004310CF">
        <w:trPr>
          <w:trHeight w:val="600"/>
        </w:trPr>
        <w:tc>
          <w:tcPr>
            <w:tcW w:w="3322" w:type="dxa"/>
            <w:gridSpan w:val="2"/>
            <w:noWrap/>
            <w:hideMark/>
          </w:tcPr>
          <w:p w14:paraId="2D0320A5" w14:textId="77777777" w:rsidR="00532844" w:rsidRPr="004310CF" w:rsidRDefault="00532844" w:rsidP="00532844">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pucch-GroupHopping</w:t>
            </w:r>
            <w:proofErr w:type="spellEnd"/>
          </w:p>
        </w:tc>
        <w:tc>
          <w:tcPr>
            <w:tcW w:w="2970" w:type="dxa"/>
            <w:hideMark/>
          </w:tcPr>
          <w:p w14:paraId="6C082804"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indicates </w:t>
            </w:r>
            <w:proofErr w:type="spellStart"/>
            <w:r w:rsidRPr="004310CF">
              <w:rPr>
                <w:rFonts w:asciiTheme="majorBidi" w:eastAsia="Times New Roman" w:hAnsiTheme="majorBidi" w:cstheme="majorBidi"/>
                <w:lang w:eastAsia="zh-CN" w:bidi="he-IL"/>
              </w:rPr>
              <w:t>wheter</w:t>
            </w:r>
            <w:proofErr w:type="spellEnd"/>
            <w:r w:rsidRPr="004310CF">
              <w:rPr>
                <w:rFonts w:asciiTheme="majorBidi" w:eastAsia="Times New Roman" w:hAnsiTheme="majorBidi" w:cstheme="majorBidi"/>
                <w:lang w:eastAsia="zh-CN" w:bidi="he-IL"/>
              </w:rPr>
              <w:t xml:space="preserve"> group, sequence or no hopping is applied</w:t>
            </w:r>
          </w:p>
        </w:tc>
        <w:tc>
          <w:tcPr>
            <w:tcW w:w="3420" w:type="dxa"/>
            <w:hideMark/>
          </w:tcPr>
          <w:p w14:paraId="0FF405A3"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6.3.2.2.1</w:t>
            </w:r>
          </w:p>
        </w:tc>
      </w:tr>
      <w:tr w:rsidR="00532844" w:rsidRPr="00ED636F" w14:paraId="6A605ADD" w14:textId="77777777" w:rsidTr="004310CF">
        <w:trPr>
          <w:trHeight w:val="300"/>
        </w:trPr>
        <w:tc>
          <w:tcPr>
            <w:tcW w:w="3322" w:type="dxa"/>
            <w:gridSpan w:val="2"/>
            <w:noWrap/>
            <w:hideMark/>
          </w:tcPr>
          <w:p w14:paraId="1A7E61F1"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n_{ID} hopping</w:t>
            </w:r>
          </w:p>
        </w:tc>
        <w:tc>
          <w:tcPr>
            <w:tcW w:w="2970" w:type="dxa"/>
            <w:hideMark/>
          </w:tcPr>
          <w:p w14:paraId="7D800D0D"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hopping identifier</w:t>
            </w:r>
          </w:p>
        </w:tc>
        <w:tc>
          <w:tcPr>
            <w:tcW w:w="3420" w:type="dxa"/>
            <w:hideMark/>
          </w:tcPr>
          <w:p w14:paraId="348195E6"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6.3.2.2.1</w:t>
            </w:r>
          </w:p>
        </w:tc>
      </w:tr>
      <w:tr w:rsidR="00532844" w:rsidRPr="00ED636F" w14:paraId="44DFF7E3" w14:textId="77777777" w:rsidTr="004310CF">
        <w:trPr>
          <w:trHeight w:val="300"/>
        </w:trPr>
        <w:tc>
          <w:tcPr>
            <w:tcW w:w="3322" w:type="dxa"/>
            <w:gridSpan w:val="2"/>
            <w:noWrap/>
            <w:hideMark/>
          </w:tcPr>
          <w:p w14:paraId="20000D82"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M0</w:t>
            </w:r>
          </w:p>
        </w:tc>
        <w:tc>
          <w:tcPr>
            <w:tcW w:w="2970" w:type="dxa"/>
            <w:hideMark/>
          </w:tcPr>
          <w:p w14:paraId="3D12FFE8"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initial cyclic shift</w:t>
            </w:r>
          </w:p>
        </w:tc>
        <w:tc>
          <w:tcPr>
            <w:tcW w:w="3420" w:type="dxa"/>
            <w:hideMark/>
          </w:tcPr>
          <w:p w14:paraId="1CF02C4B"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6.3.2.2.2</w:t>
            </w:r>
          </w:p>
        </w:tc>
      </w:tr>
      <w:tr w:rsidR="00532844" w:rsidRPr="00ED636F" w14:paraId="14C4E956" w14:textId="77777777" w:rsidTr="004310CF">
        <w:trPr>
          <w:trHeight w:val="600"/>
        </w:trPr>
        <w:tc>
          <w:tcPr>
            <w:tcW w:w="3322" w:type="dxa"/>
            <w:gridSpan w:val="2"/>
            <w:noWrap/>
            <w:hideMark/>
          </w:tcPr>
          <w:p w14:paraId="256CA0D7" w14:textId="77777777" w:rsidR="00532844" w:rsidRPr="004310CF" w:rsidRDefault="00532844" w:rsidP="00532844">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lastRenderedPageBreak/>
              <w:t>timeDomainOCC</w:t>
            </w:r>
            <w:proofErr w:type="spellEnd"/>
          </w:p>
        </w:tc>
        <w:tc>
          <w:tcPr>
            <w:tcW w:w="2970" w:type="dxa"/>
            <w:hideMark/>
          </w:tcPr>
          <w:p w14:paraId="5363116D"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index of orthogonal sequence w</w:t>
            </w:r>
          </w:p>
        </w:tc>
        <w:tc>
          <w:tcPr>
            <w:tcW w:w="3420" w:type="dxa"/>
            <w:hideMark/>
          </w:tcPr>
          <w:p w14:paraId="1AA05AB7"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6.3.2.4.1</w:t>
            </w:r>
            <w:r w:rsidRPr="004310CF">
              <w:rPr>
                <w:rFonts w:asciiTheme="majorBidi" w:eastAsia="Times New Roman" w:hAnsiTheme="majorBidi" w:cstheme="majorBidi"/>
                <w:lang w:eastAsia="zh-CN" w:bidi="he-IL"/>
              </w:rPr>
              <w:br/>
              <w:t xml:space="preserve">3GPP TS 38.213, section 9.2.1 </w:t>
            </w:r>
          </w:p>
        </w:tc>
      </w:tr>
      <w:tr w:rsidR="00532844" w:rsidRPr="00ED636F" w14:paraId="5D8C93B4" w14:textId="77777777" w:rsidTr="004310CF">
        <w:trPr>
          <w:trHeight w:val="600"/>
          <w:ins w:id="1564" w:author="Author"/>
        </w:trPr>
        <w:tc>
          <w:tcPr>
            <w:tcW w:w="3322" w:type="dxa"/>
            <w:gridSpan w:val="2"/>
            <w:noWrap/>
          </w:tcPr>
          <w:p w14:paraId="16A36D3E" w14:textId="4BC185B8" w:rsidR="00532844" w:rsidRPr="004310CF" w:rsidRDefault="00532844" w:rsidP="00532844">
            <w:pPr>
              <w:spacing w:after="0"/>
              <w:rPr>
                <w:ins w:id="1565" w:author="Author"/>
                <w:rFonts w:asciiTheme="majorBidi" w:eastAsia="Times New Roman" w:hAnsiTheme="majorBidi" w:cstheme="majorBidi"/>
                <w:lang w:eastAsia="zh-CN" w:bidi="he-IL"/>
              </w:rPr>
            </w:pPr>
            <w:ins w:id="1566" w:author="Author">
              <w:r w:rsidRPr="004310CF">
                <w:rPr>
                  <w:rFonts w:asciiTheme="majorBidi" w:eastAsia="Times New Roman" w:hAnsiTheme="majorBidi" w:cstheme="majorBidi"/>
                  <w:lang w:eastAsia="zh-CN" w:bidi="he-IL"/>
                </w:rPr>
                <w:t>HARQ</w:t>
              </w:r>
              <w:r>
                <w:rPr>
                  <w:rFonts w:asciiTheme="majorBidi" w:eastAsia="Times New Roman" w:hAnsiTheme="majorBidi" w:cstheme="majorBidi"/>
                  <w:lang w:eastAsia="zh-CN" w:bidi="he-IL"/>
                </w:rPr>
                <w:t>/SR</w:t>
              </w:r>
              <w:r w:rsidRPr="004310CF">
                <w:rPr>
                  <w:rFonts w:asciiTheme="majorBidi" w:eastAsia="Times New Roman" w:hAnsiTheme="majorBidi" w:cstheme="majorBidi"/>
                  <w:lang w:eastAsia="zh-CN" w:bidi="he-IL"/>
                </w:rPr>
                <w:t xml:space="preserve"> bits</w:t>
              </w:r>
            </w:ins>
          </w:p>
        </w:tc>
        <w:tc>
          <w:tcPr>
            <w:tcW w:w="2970" w:type="dxa"/>
          </w:tcPr>
          <w:p w14:paraId="16A29DF8" w14:textId="40FB7C86" w:rsidR="00532844" w:rsidRPr="004310CF" w:rsidRDefault="00532844" w:rsidP="00532844">
            <w:pPr>
              <w:spacing w:after="0"/>
              <w:rPr>
                <w:ins w:id="1567" w:author="Author"/>
                <w:rFonts w:asciiTheme="majorBidi" w:eastAsia="Times New Roman" w:hAnsiTheme="majorBidi" w:cstheme="majorBidi"/>
                <w:lang w:eastAsia="zh-CN" w:bidi="he-IL"/>
              </w:rPr>
            </w:pPr>
            <w:ins w:id="1568" w:author="Author">
              <w:r>
                <w:rPr>
                  <w:rFonts w:asciiTheme="majorBidi" w:eastAsia="Times New Roman" w:hAnsiTheme="majorBidi" w:cstheme="majorBidi"/>
                  <w:lang w:eastAsia="zh-CN" w:bidi="he-IL"/>
                </w:rPr>
                <w:t>Number of bits determines modulation: BPSK or QPSK</w:t>
              </w:r>
            </w:ins>
          </w:p>
        </w:tc>
        <w:tc>
          <w:tcPr>
            <w:tcW w:w="3420" w:type="dxa"/>
          </w:tcPr>
          <w:p w14:paraId="779300A4" w14:textId="2D153EAE" w:rsidR="00532844" w:rsidRPr="004310CF" w:rsidRDefault="00532844" w:rsidP="00532844">
            <w:pPr>
              <w:spacing w:after="0"/>
              <w:rPr>
                <w:ins w:id="1569" w:author="Author"/>
                <w:rFonts w:asciiTheme="majorBidi" w:eastAsia="Times New Roman" w:hAnsiTheme="majorBidi" w:cstheme="majorBidi"/>
                <w:lang w:eastAsia="zh-CN" w:bidi="he-IL"/>
              </w:rPr>
            </w:pPr>
            <w:ins w:id="1570" w:author="Author">
              <w:r w:rsidRPr="004310CF">
                <w:rPr>
                  <w:rFonts w:asciiTheme="majorBidi" w:eastAsia="Times New Roman" w:hAnsiTheme="majorBidi" w:cstheme="majorBidi"/>
                  <w:lang w:eastAsia="zh-CN" w:bidi="he-IL"/>
                </w:rPr>
                <w:t xml:space="preserve">3GPP TS 38.211, sec </w:t>
              </w:r>
              <w:r w:rsidRPr="00532844">
                <w:rPr>
                  <w:rFonts w:asciiTheme="majorBidi" w:eastAsia="Times New Roman" w:hAnsiTheme="majorBidi" w:cstheme="majorBidi"/>
                  <w:lang w:eastAsia="zh-CN" w:bidi="he-IL"/>
                </w:rPr>
                <w:t>6.3.2.4.1</w:t>
              </w:r>
            </w:ins>
          </w:p>
        </w:tc>
      </w:tr>
      <w:tr w:rsidR="00532844" w:rsidRPr="00ED636F" w14:paraId="47E9CBA1" w14:textId="77777777" w:rsidTr="004310CF">
        <w:trPr>
          <w:trHeight w:val="420"/>
        </w:trPr>
        <w:tc>
          <w:tcPr>
            <w:tcW w:w="9712" w:type="dxa"/>
            <w:gridSpan w:val="4"/>
            <w:shd w:val="clear" w:color="auto" w:fill="D9D9D9" w:themeFill="background1" w:themeFillShade="D9"/>
            <w:noWrap/>
            <w:hideMark/>
          </w:tcPr>
          <w:p w14:paraId="0AA3C5D9" w14:textId="5E1C0444" w:rsidR="00532844" w:rsidRPr="004310CF" w:rsidRDefault="00532844" w:rsidP="00532844">
            <w:pPr>
              <w:spacing w:after="0"/>
              <w:rPr>
                <w:rFonts w:asciiTheme="majorBidi" w:eastAsia="Times New Roman" w:hAnsiTheme="majorBidi" w:cstheme="majorBidi"/>
                <w:lang w:eastAsia="zh-CN" w:bidi="he-IL"/>
              </w:rPr>
            </w:pPr>
            <w:r w:rsidRPr="00AE0809">
              <w:rPr>
                <w:rFonts w:asciiTheme="majorBidi" w:eastAsia="Times New Roman" w:hAnsiTheme="majorBidi" w:cstheme="majorBidi"/>
                <w:lang w:eastAsia="zh-CN" w:bidi="he-IL"/>
              </w:rPr>
              <w:t>Channel Estimation and Equalization</w:t>
            </w:r>
          </w:p>
        </w:tc>
      </w:tr>
      <w:tr w:rsidR="00532844" w:rsidRPr="00ED636F" w14:paraId="47B8511D" w14:textId="77777777" w:rsidTr="004310CF">
        <w:trPr>
          <w:trHeight w:val="420"/>
        </w:trPr>
        <w:tc>
          <w:tcPr>
            <w:tcW w:w="3322" w:type="dxa"/>
            <w:gridSpan w:val="2"/>
            <w:noWrap/>
            <w:hideMark/>
          </w:tcPr>
          <w:p w14:paraId="7D7AC182" w14:textId="77777777" w:rsidR="00532844" w:rsidRPr="004310CF" w:rsidRDefault="00532844" w:rsidP="00532844">
            <w:pPr>
              <w:spacing w:after="0"/>
              <w:rPr>
                <w:rFonts w:asciiTheme="majorBidi" w:eastAsia="Times New Roman" w:hAnsiTheme="majorBidi" w:cstheme="majorBidi"/>
                <w:b/>
                <w:bCs/>
                <w:highlight w:val="yellow"/>
                <w:lang w:eastAsia="zh-CN" w:bidi="he-IL"/>
              </w:rPr>
            </w:pPr>
            <w:r w:rsidRPr="004310CF">
              <w:rPr>
                <w:rFonts w:asciiTheme="majorBidi" w:eastAsia="Times New Roman" w:hAnsiTheme="majorBidi" w:cstheme="majorBidi"/>
                <w:b/>
                <w:bCs/>
                <w:highlight w:val="yellow"/>
                <w:lang w:eastAsia="zh-CN" w:bidi="he-IL"/>
              </w:rPr>
              <w:t>&lt;</w:t>
            </w:r>
            <w:proofErr w:type="spellStart"/>
            <w:r w:rsidRPr="004310CF">
              <w:rPr>
                <w:rFonts w:asciiTheme="majorBidi" w:eastAsia="Times New Roman" w:hAnsiTheme="majorBidi" w:cstheme="majorBidi"/>
                <w:b/>
                <w:bCs/>
                <w:highlight w:val="yellow"/>
                <w:lang w:eastAsia="zh-CN" w:bidi="he-IL"/>
              </w:rPr>
              <w:t>tbd</w:t>
            </w:r>
            <w:proofErr w:type="spellEnd"/>
            <w:r w:rsidRPr="004310CF">
              <w:rPr>
                <w:rFonts w:asciiTheme="majorBidi" w:eastAsia="Times New Roman" w:hAnsiTheme="majorBidi" w:cstheme="majorBidi"/>
                <w:b/>
                <w:bCs/>
                <w:highlight w:val="yellow"/>
                <w:lang w:eastAsia="zh-CN" w:bidi="he-IL"/>
              </w:rPr>
              <w:t xml:space="preserve"> why no parameters&gt;</w:t>
            </w:r>
          </w:p>
        </w:tc>
        <w:tc>
          <w:tcPr>
            <w:tcW w:w="2970" w:type="dxa"/>
            <w:hideMark/>
          </w:tcPr>
          <w:p w14:paraId="695E986D" w14:textId="77777777" w:rsidR="00532844" w:rsidRPr="004310CF" w:rsidRDefault="00532844" w:rsidP="00532844">
            <w:pPr>
              <w:spacing w:after="0"/>
              <w:rPr>
                <w:rFonts w:asciiTheme="majorBidi" w:eastAsia="Times New Roman" w:hAnsiTheme="majorBidi" w:cstheme="majorBidi"/>
                <w:b/>
                <w:bCs/>
                <w:lang w:eastAsia="zh-CN" w:bidi="he-IL"/>
              </w:rPr>
            </w:pPr>
          </w:p>
        </w:tc>
        <w:tc>
          <w:tcPr>
            <w:tcW w:w="3420" w:type="dxa"/>
            <w:noWrap/>
            <w:hideMark/>
          </w:tcPr>
          <w:p w14:paraId="6D0A85B5" w14:textId="77777777" w:rsidR="00532844" w:rsidRPr="004310CF" w:rsidRDefault="00532844" w:rsidP="00532844">
            <w:pPr>
              <w:spacing w:after="0"/>
              <w:rPr>
                <w:rFonts w:asciiTheme="majorBidi" w:eastAsia="Times New Roman" w:hAnsiTheme="majorBidi" w:cstheme="majorBidi"/>
                <w:lang w:eastAsia="zh-CN" w:bidi="he-IL"/>
              </w:rPr>
            </w:pPr>
          </w:p>
        </w:tc>
      </w:tr>
      <w:tr w:rsidR="00532844" w:rsidRPr="00ED636F" w14:paraId="0D130F53" w14:textId="77777777" w:rsidTr="004310CF">
        <w:trPr>
          <w:trHeight w:val="300"/>
        </w:trPr>
        <w:tc>
          <w:tcPr>
            <w:tcW w:w="9712" w:type="dxa"/>
            <w:gridSpan w:val="4"/>
            <w:shd w:val="clear" w:color="auto" w:fill="D9D9D9" w:themeFill="background1" w:themeFillShade="D9"/>
            <w:noWrap/>
            <w:hideMark/>
          </w:tcPr>
          <w:p w14:paraId="7A0E2E4C" w14:textId="3821982F" w:rsidR="00532844" w:rsidRPr="004310CF" w:rsidRDefault="00532844" w:rsidP="00532844">
            <w:pPr>
              <w:spacing w:after="0"/>
              <w:rPr>
                <w:rFonts w:asciiTheme="majorBidi" w:eastAsia="Times New Roman" w:hAnsiTheme="majorBidi" w:cstheme="majorBidi"/>
                <w:lang w:eastAsia="zh-CN" w:bidi="he-IL"/>
              </w:rPr>
            </w:pPr>
            <w:r w:rsidRPr="00AE0809">
              <w:rPr>
                <w:rFonts w:asciiTheme="majorBidi" w:eastAsia="Times New Roman" w:hAnsiTheme="majorBidi" w:cstheme="majorBidi"/>
                <w:lang w:eastAsia="zh-CN" w:bidi="he-IL"/>
              </w:rPr>
              <w:t xml:space="preserve">RE </w:t>
            </w:r>
            <w:proofErr w:type="spellStart"/>
            <w:r w:rsidRPr="00AE0809">
              <w:rPr>
                <w:rFonts w:asciiTheme="majorBidi" w:eastAsia="Times New Roman" w:hAnsiTheme="majorBidi" w:cstheme="majorBidi"/>
                <w:lang w:eastAsia="zh-CN" w:bidi="he-IL"/>
              </w:rPr>
              <w:t>Demapping</w:t>
            </w:r>
            <w:proofErr w:type="spellEnd"/>
          </w:p>
        </w:tc>
      </w:tr>
      <w:tr w:rsidR="00532844" w:rsidRPr="00ED636F" w14:paraId="4913DB09" w14:textId="77777777" w:rsidTr="004310CF">
        <w:trPr>
          <w:trHeight w:val="1200"/>
        </w:trPr>
        <w:tc>
          <w:tcPr>
            <w:tcW w:w="712" w:type="dxa"/>
            <w:vMerge w:val="restart"/>
            <w:textDirection w:val="btLr"/>
            <w:hideMark/>
          </w:tcPr>
          <w:p w14:paraId="2F3FA46B" w14:textId="77777777" w:rsidR="00532844" w:rsidRPr="004310CF" w:rsidRDefault="00532844" w:rsidP="00532844">
            <w:pPr>
              <w:spacing w:after="0"/>
              <w:jc w:val="center"/>
              <w:rPr>
                <w:rFonts w:asciiTheme="majorBidi" w:eastAsia="Times New Roman" w:hAnsiTheme="majorBidi" w:cstheme="majorBidi"/>
                <w:b/>
                <w:bCs/>
                <w:lang w:eastAsia="zh-CN" w:bidi="he-IL"/>
              </w:rPr>
            </w:pPr>
            <w:r w:rsidRPr="004310CF">
              <w:rPr>
                <w:rFonts w:asciiTheme="majorBidi" w:eastAsia="Times New Roman" w:hAnsiTheme="majorBidi" w:cstheme="majorBidi"/>
                <w:b/>
                <w:bCs/>
                <w:lang w:eastAsia="zh-CN" w:bidi="he-IL"/>
              </w:rPr>
              <w:t>Frequency Domain</w:t>
            </w:r>
          </w:p>
        </w:tc>
        <w:tc>
          <w:tcPr>
            <w:tcW w:w="2610" w:type="dxa"/>
            <w:hideMark/>
          </w:tcPr>
          <w:p w14:paraId="3793585D"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N_{BWP}^{start}</w:t>
            </w:r>
          </w:p>
        </w:tc>
        <w:tc>
          <w:tcPr>
            <w:tcW w:w="2970" w:type="dxa"/>
            <w:hideMark/>
          </w:tcPr>
          <w:p w14:paraId="2AB1CA2B"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Start, </w:t>
            </w:r>
            <w:proofErr w:type="spellStart"/>
            <w:r w:rsidRPr="004310CF">
              <w:rPr>
                <w:rFonts w:asciiTheme="majorBidi" w:eastAsia="Times New Roman" w:hAnsiTheme="majorBidi" w:cstheme="majorBidi"/>
                <w:lang w:eastAsia="zh-CN" w:bidi="he-IL"/>
              </w:rPr>
              <w:t>w.r.t.</w:t>
            </w:r>
            <w:proofErr w:type="spellEnd"/>
            <w:r w:rsidRPr="004310CF">
              <w:rPr>
                <w:rFonts w:asciiTheme="majorBidi" w:eastAsia="Times New Roman" w:hAnsiTheme="majorBidi" w:cstheme="majorBidi"/>
                <w:lang w:eastAsia="zh-CN" w:bidi="he-IL"/>
              </w:rPr>
              <w:t xml:space="preserve"> CRB, of bandwidth part: VRBs indexing is relative to the Bandwidth part for the PDSCH allocation </w:t>
            </w:r>
          </w:p>
        </w:tc>
        <w:tc>
          <w:tcPr>
            <w:tcW w:w="3420" w:type="dxa"/>
            <w:hideMark/>
          </w:tcPr>
          <w:p w14:paraId="01A59A0F"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 3GPP TS 38.211, sec 6.3.1.7</w:t>
            </w:r>
          </w:p>
        </w:tc>
      </w:tr>
      <w:tr w:rsidR="00532844" w:rsidRPr="00ED636F" w14:paraId="0ADF3FAA" w14:textId="77777777" w:rsidTr="004310CF">
        <w:trPr>
          <w:trHeight w:val="900"/>
        </w:trPr>
        <w:tc>
          <w:tcPr>
            <w:tcW w:w="712" w:type="dxa"/>
            <w:vMerge/>
            <w:hideMark/>
          </w:tcPr>
          <w:p w14:paraId="19C6BAD8" w14:textId="77777777" w:rsidR="00532844" w:rsidRPr="004310CF" w:rsidRDefault="00532844" w:rsidP="00532844">
            <w:pPr>
              <w:spacing w:after="0"/>
              <w:rPr>
                <w:rFonts w:asciiTheme="majorBidi" w:eastAsia="Times New Roman" w:hAnsiTheme="majorBidi" w:cstheme="majorBidi"/>
                <w:b/>
                <w:bCs/>
                <w:lang w:eastAsia="zh-CN" w:bidi="he-IL"/>
              </w:rPr>
            </w:pPr>
          </w:p>
        </w:tc>
        <w:tc>
          <w:tcPr>
            <w:tcW w:w="2610" w:type="dxa"/>
            <w:hideMark/>
          </w:tcPr>
          <w:p w14:paraId="77FAB5D9"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N_{BWP}^{size}</w:t>
            </w:r>
          </w:p>
        </w:tc>
        <w:tc>
          <w:tcPr>
            <w:tcW w:w="2970" w:type="dxa"/>
            <w:hideMark/>
          </w:tcPr>
          <w:p w14:paraId="681F4DAD"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Size of bandwidth part: VRBs indexing is relative to the Bandwidth part for the PDSCH allocation </w:t>
            </w:r>
          </w:p>
        </w:tc>
        <w:tc>
          <w:tcPr>
            <w:tcW w:w="3420" w:type="dxa"/>
            <w:hideMark/>
          </w:tcPr>
          <w:p w14:paraId="13F3CBD4"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 3GPP TS 38.211, sec 6.3.1.7</w:t>
            </w:r>
          </w:p>
        </w:tc>
      </w:tr>
      <w:tr w:rsidR="00532844" w:rsidRPr="00ED636F" w14:paraId="63F43966" w14:textId="77777777" w:rsidTr="004310CF">
        <w:trPr>
          <w:trHeight w:val="600"/>
        </w:trPr>
        <w:tc>
          <w:tcPr>
            <w:tcW w:w="712" w:type="dxa"/>
            <w:vMerge/>
            <w:hideMark/>
          </w:tcPr>
          <w:p w14:paraId="319A005A" w14:textId="77777777" w:rsidR="00532844" w:rsidRPr="004310CF" w:rsidRDefault="00532844" w:rsidP="00532844">
            <w:pPr>
              <w:spacing w:after="0"/>
              <w:rPr>
                <w:rFonts w:asciiTheme="majorBidi" w:eastAsia="Times New Roman" w:hAnsiTheme="majorBidi" w:cstheme="majorBidi"/>
                <w:b/>
                <w:bCs/>
                <w:lang w:eastAsia="zh-CN" w:bidi="he-IL"/>
              </w:rPr>
            </w:pPr>
          </w:p>
        </w:tc>
        <w:tc>
          <w:tcPr>
            <w:tcW w:w="2610" w:type="dxa"/>
            <w:hideMark/>
          </w:tcPr>
          <w:p w14:paraId="7C0C3AE2"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µ, µ_{0}</w:t>
            </w:r>
          </w:p>
        </w:tc>
        <w:tc>
          <w:tcPr>
            <w:tcW w:w="2970" w:type="dxa"/>
            <w:hideMark/>
          </w:tcPr>
          <w:p w14:paraId="7C3BE729"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subcarrier spacing impacts waveform generation, including centering</w:t>
            </w:r>
          </w:p>
        </w:tc>
        <w:tc>
          <w:tcPr>
            <w:tcW w:w="3420" w:type="dxa"/>
            <w:noWrap/>
            <w:hideMark/>
          </w:tcPr>
          <w:p w14:paraId="212001DD"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4.2, 5.3.1</w:t>
            </w:r>
          </w:p>
        </w:tc>
      </w:tr>
      <w:tr w:rsidR="00532844" w:rsidRPr="00ED636F" w14:paraId="2D0B4FFD" w14:textId="77777777" w:rsidTr="004310CF">
        <w:trPr>
          <w:trHeight w:val="300"/>
        </w:trPr>
        <w:tc>
          <w:tcPr>
            <w:tcW w:w="712" w:type="dxa"/>
            <w:vMerge/>
            <w:hideMark/>
          </w:tcPr>
          <w:p w14:paraId="2B4AEE26" w14:textId="77777777" w:rsidR="00532844" w:rsidRPr="004310CF" w:rsidRDefault="00532844" w:rsidP="00532844">
            <w:pPr>
              <w:spacing w:after="0"/>
              <w:rPr>
                <w:rFonts w:asciiTheme="majorBidi" w:eastAsia="Times New Roman" w:hAnsiTheme="majorBidi" w:cstheme="majorBidi"/>
                <w:b/>
                <w:bCs/>
                <w:lang w:eastAsia="zh-CN" w:bidi="he-IL"/>
              </w:rPr>
            </w:pPr>
          </w:p>
        </w:tc>
        <w:tc>
          <w:tcPr>
            <w:tcW w:w="2610" w:type="dxa"/>
            <w:noWrap/>
            <w:hideMark/>
          </w:tcPr>
          <w:p w14:paraId="749EF773"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RB_{BWP}^{offset}</w:t>
            </w:r>
          </w:p>
        </w:tc>
        <w:tc>
          <w:tcPr>
            <w:tcW w:w="2970" w:type="dxa"/>
            <w:hideMark/>
          </w:tcPr>
          <w:p w14:paraId="1187FA34"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PRB offset, prior to any hopping</w:t>
            </w:r>
          </w:p>
        </w:tc>
        <w:tc>
          <w:tcPr>
            <w:tcW w:w="3420" w:type="dxa"/>
            <w:noWrap/>
            <w:hideMark/>
          </w:tcPr>
          <w:p w14:paraId="28966772"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9.2.1</w:t>
            </w:r>
          </w:p>
        </w:tc>
      </w:tr>
      <w:tr w:rsidR="00532844" w:rsidRPr="00ED636F" w14:paraId="019A7101" w14:textId="77777777" w:rsidTr="004310CF">
        <w:trPr>
          <w:trHeight w:val="600"/>
        </w:trPr>
        <w:tc>
          <w:tcPr>
            <w:tcW w:w="712" w:type="dxa"/>
            <w:vMerge/>
            <w:hideMark/>
          </w:tcPr>
          <w:p w14:paraId="26087301" w14:textId="77777777" w:rsidR="00532844" w:rsidRPr="004310CF" w:rsidRDefault="00532844" w:rsidP="00532844">
            <w:pPr>
              <w:spacing w:after="0"/>
              <w:rPr>
                <w:rFonts w:asciiTheme="majorBidi" w:eastAsia="Times New Roman" w:hAnsiTheme="majorBidi" w:cstheme="majorBidi"/>
                <w:b/>
                <w:bCs/>
                <w:lang w:eastAsia="zh-CN" w:bidi="he-IL"/>
              </w:rPr>
            </w:pPr>
          </w:p>
        </w:tc>
        <w:tc>
          <w:tcPr>
            <w:tcW w:w="2610" w:type="dxa"/>
            <w:noWrap/>
            <w:hideMark/>
          </w:tcPr>
          <w:p w14:paraId="2D30BBE4"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RB Size</w:t>
            </w:r>
          </w:p>
        </w:tc>
        <w:tc>
          <w:tcPr>
            <w:tcW w:w="2970" w:type="dxa"/>
            <w:hideMark/>
          </w:tcPr>
          <w:p w14:paraId="41A4DB17"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Actual number of RBs used by the UE for this allocation</w:t>
            </w:r>
          </w:p>
        </w:tc>
        <w:tc>
          <w:tcPr>
            <w:tcW w:w="3420" w:type="dxa"/>
            <w:noWrap/>
            <w:hideMark/>
          </w:tcPr>
          <w:p w14:paraId="6C75E336"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9.2.1</w:t>
            </w:r>
          </w:p>
        </w:tc>
      </w:tr>
      <w:tr w:rsidR="00532844" w:rsidRPr="00ED636F" w14:paraId="55F2061F" w14:textId="77777777" w:rsidTr="004310CF">
        <w:trPr>
          <w:trHeight w:val="600"/>
        </w:trPr>
        <w:tc>
          <w:tcPr>
            <w:tcW w:w="712" w:type="dxa"/>
            <w:vMerge/>
            <w:hideMark/>
          </w:tcPr>
          <w:p w14:paraId="1CEDD383" w14:textId="77777777" w:rsidR="00532844" w:rsidRPr="004310CF" w:rsidRDefault="00532844" w:rsidP="00532844">
            <w:pPr>
              <w:spacing w:after="0"/>
              <w:rPr>
                <w:rFonts w:asciiTheme="majorBidi" w:eastAsia="Times New Roman" w:hAnsiTheme="majorBidi" w:cstheme="majorBidi"/>
                <w:b/>
                <w:bCs/>
                <w:lang w:eastAsia="zh-CN" w:bidi="he-IL"/>
              </w:rPr>
            </w:pPr>
          </w:p>
        </w:tc>
        <w:tc>
          <w:tcPr>
            <w:tcW w:w="2610" w:type="dxa"/>
            <w:noWrap/>
            <w:hideMark/>
          </w:tcPr>
          <w:p w14:paraId="6AD7F924"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[intra-slot] frequency hopping</w:t>
            </w:r>
          </w:p>
        </w:tc>
        <w:tc>
          <w:tcPr>
            <w:tcW w:w="2970" w:type="dxa"/>
            <w:hideMark/>
          </w:tcPr>
          <w:p w14:paraId="7A7DDA64"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indicates whether the allocation hops in frequency or not</w:t>
            </w:r>
          </w:p>
        </w:tc>
        <w:tc>
          <w:tcPr>
            <w:tcW w:w="3420" w:type="dxa"/>
            <w:noWrap/>
            <w:hideMark/>
          </w:tcPr>
          <w:p w14:paraId="49301DBF"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6.3.2.2.1</w:t>
            </w:r>
          </w:p>
        </w:tc>
      </w:tr>
      <w:tr w:rsidR="00532844" w:rsidRPr="00ED636F" w14:paraId="1A3C33D6" w14:textId="77777777" w:rsidTr="004310CF">
        <w:trPr>
          <w:trHeight w:val="600"/>
        </w:trPr>
        <w:tc>
          <w:tcPr>
            <w:tcW w:w="712" w:type="dxa"/>
            <w:vMerge/>
            <w:hideMark/>
          </w:tcPr>
          <w:p w14:paraId="40E1B604" w14:textId="77777777" w:rsidR="00532844" w:rsidRPr="004310CF" w:rsidRDefault="00532844" w:rsidP="00532844">
            <w:pPr>
              <w:spacing w:after="0"/>
              <w:rPr>
                <w:rFonts w:asciiTheme="majorBidi" w:eastAsia="Times New Roman" w:hAnsiTheme="majorBidi" w:cstheme="majorBidi"/>
                <w:b/>
                <w:bCs/>
                <w:lang w:eastAsia="zh-CN" w:bidi="he-IL"/>
              </w:rPr>
            </w:pPr>
          </w:p>
        </w:tc>
        <w:tc>
          <w:tcPr>
            <w:tcW w:w="2610" w:type="dxa"/>
            <w:noWrap/>
            <w:hideMark/>
          </w:tcPr>
          <w:p w14:paraId="2E10A0BB"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second Hop RB offset</w:t>
            </w:r>
          </w:p>
        </w:tc>
        <w:tc>
          <w:tcPr>
            <w:tcW w:w="2970" w:type="dxa"/>
            <w:hideMark/>
          </w:tcPr>
          <w:p w14:paraId="4EF2E147"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RB offset of the second hop, in case of intra-hop </w:t>
            </w:r>
            <w:proofErr w:type="spellStart"/>
            <w:r w:rsidRPr="004310CF">
              <w:rPr>
                <w:rFonts w:asciiTheme="majorBidi" w:eastAsia="Times New Roman" w:hAnsiTheme="majorBidi" w:cstheme="majorBidi"/>
                <w:lang w:eastAsia="zh-CN" w:bidi="he-IL"/>
              </w:rPr>
              <w:t>freqency</w:t>
            </w:r>
            <w:proofErr w:type="spellEnd"/>
            <w:r w:rsidRPr="004310CF">
              <w:rPr>
                <w:rFonts w:asciiTheme="majorBidi" w:eastAsia="Times New Roman" w:hAnsiTheme="majorBidi" w:cstheme="majorBidi"/>
                <w:lang w:eastAsia="zh-CN" w:bidi="he-IL"/>
              </w:rPr>
              <w:t xml:space="preserve"> hopping</w:t>
            </w:r>
          </w:p>
        </w:tc>
        <w:tc>
          <w:tcPr>
            <w:tcW w:w="3420" w:type="dxa"/>
            <w:noWrap/>
            <w:hideMark/>
          </w:tcPr>
          <w:p w14:paraId="56B9353C"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9.2.1</w:t>
            </w:r>
          </w:p>
        </w:tc>
      </w:tr>
      <w:tr w:rsidR="00532844" w:rsidRPr="00ED636F" w14:paraId="13E15719" w14:textId="77777777" w:rsidTr="004310CF">
        <w:trPr>
          <w:trHeight w:val="300"/>
        </w:trPr>
        <w:tc>
          <w:tcPr>
            <w:tcW w:w="712" w:type="dxa"/>
            <w:vMerge w:val="restart"/>
            <w:textDirection w:val="btLr"/>
            <w:hideMark/>
          </w:tcPr>
          <w:p w14:paraId="129D67F2" w14:textId="77777777" w:rsidR="00532844" w:rsidRPr="004310CF" w:rsidRDefault="00532844" w:rsidP="00532844">
            <w:pPr>
              <w:spacing w:after="0"/>
              <w:jc w:val="center"/>
              <w:rPr>
                <w:rFonts w:asciiTheme="majorBidi" w:eastAsia="Times New Roman" w:hAnsiTheme="majorBidi" w:cstheme="majorBidi"/>
                <w:b/>
                <w:bCs/>
                <w:lang w:eastAsia="zh-CN" w:bidi="he-IL"/>
              </w:rPr>
            </w:pPr>
            <w:r w:rsidRPr="004310CF">
              <w:rPr>
                <w:rFonts w:asciiTheme="majorBidi" w:eastAsia="Times New Roman" w:hAnsiTheme="majorBidi" w:cstheme="majorBidi"/>
                <w:b/>
                <w:bCs/>
                <w:lang w:eastAsia="zh-CN" w:bidi="he-IL"/>
              </w:rPr>
              <w:t>Time Domain</w:t>
            </w:r>
          </w:p>
        </w:tc>
        <w:tc>
          <w:tcPr>
            <w:tcW w:w="2610" w:type="dxa"/>
            <w:noWrap/>
            <w:hideMark/>
          </w:tcPr>
          <w:p w14:paraId="3BA9622A"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symbol start</w:t>
            </w:r>
          </w:p>
        </w:tc>
        <w:tc>
          <w:tcPr>
            <w:tcW w:w="2970" w:type="dxa"/>
            <w:hideMark/>
          </w:tcPr>
          <w:p w14:paraId="6C27C863"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first symbol for the PUCCH allocation</w:t>
            </w:r>
          </w:p>
        </w:tc>
        <w:tc>
          <w:tcPr>
            <w:tcW w:w="3420" w:type="dxa"/>
            <w:noWrap/>
            <w:hideMark/>
          </w:tcPr>
          <w:p w14:paraId="4D3F63B8"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9.2.2</w:t>
            </w:r>
          </w:p>
        </w:tc>
      </w:tr>
      <w:tr w:rsidR="00532844" w:rsidRPr="00ED636F" w14:paraId="770FD9BC" w14:textId="77777777" w:rsidTr="004310CF">
        <w:trPr>
          <w:trHeight w:val="600"/>
        </w:trPr>
        <w:tc>
          <w:tcPr>
            <w:tcW w:w="712" w:type="dxa"/>
            <w:vMerge/>
            <w:hideMark/>
          </w:tcPr>
          <w:p w14:paraId="46D717F9" w14:textId="77777777" w:rsidR="00532844" w:rsidRPr="004310CF" w:rsidRDefault="00532844" w:rsidP="00532844">
            <w:pPr>
              <w:spacing w:after="0"/>
              <w:rPr>
                <w:rFonts w:asciiTheme="majorBidi" w:eastAsia="Times New Roman" w:hAnsiTheme="majorBidi" w:cstheme="majorBidi"/>
                <w:b/>
                <w:bCs/>
                <w:lang w:eastAsia="zh-CN" w:bidi="he-IL"/>
              </w:rPr>
            </w:pPr>
          </w:p>
        </w:tc>
        <w:tc>
          <w:tcPr>
            <w:tcW w:w="2610" w:type="dxa"/>
            <w:noWrap/>
            <w:hideMark/>
          </w:tcPr>
          <w:p w14:paraId="44BF86A5"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number of symbols</w:t>
            </w:r>
          </w:p>
        </w:tc>
        <w:tc>
          <w:tcPr>
            <w:tcW w:w="2970" w:type="dxa"/>
            <w:hideMark/>
          </w:tcPr>
          <w:p w14:paraId="029D43F5"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number of symbols for the PUCCH allocation</w:t>
            </w:r>
          </w:p>
        </w:tc>
        <w:tc>
          <w:tcPr>
            <w:tcW w:w="3420" w:type="dxa"/>
            <w:noWrap/>
            <w:hideMark/>
          </w:tcPr>
          <w:p w14:paraId="6644C393"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9.2.2</w:t>
            </w:r>
          </w:p>
        </w:tc>
      </w:tr>
      <w:tr w:rsidR="00532844" w:rsidRPr="00ED636F" w14:paraId="77CC27DC" w14:textId="77777777" w:rsidTr="004310CF">
        <w:trPr>
          <w:trHeight w:val="900"/>
        </w:trPr>
        <w:tc>
          <w:tcPr>
            <w:tcW w:w="712" w:type="dxa"/>
            <w:vMerge/>
            <w:hideMark/>
          </w:tcPr>
          <w:p w14:paraId="3620F164" w14:textId="77777777" w:rsidR="00532844" w:rsidRPr="004310CF" w:rsidRDefault="00532844" w:rsidP="00532844">
            <w:pPr>
              <w:spacing w:after="0"/>
              <w:rPr>
                <w:rFonts w:asciiTheme="majorBidi" w:eastAsia="Times New Roman" w:hAnsiTheme="majorBidi" w:cstheme="majorBidi"/>
                <w:b/>
                <w:bCs/>
                <w:lang w:eastAsia="zh-CN" w:bidi="he-IL"/>
              </w:rPr>
            </w:pPr>
          </w:p>
        </w:tc>
        <w:tc>
          <w:tcPr>
            <w:tcW w:w="2610" w:type="dxa"/>
            <w:hideMark/>
          </w:tcPr>
          <w:p w14:paraId="28D958FB"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Cyclic Prefix</w:t>
            </w:r>
          </w:p>
        </w:tc>
        <w:tc>
          <w:tcPr>
            <w:tcW w:w="2970" w:type="dxa"/>
            <w:hideMark/>
          </w:tcPr>
          <w:p w14:paraId="35374BE2"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Cyclic prefix type. Impacts time-domain allocation, including waveform generation</w:t>
            </w:r>
          </w:p>
        </w:tc>
        <w:tc>
          <w:tcPr>
            <w:tcW w:w="3420" w:type="dxa"/>
            <w:hideMark/>
          </w:tcPr>
          <w:p w14:paraId="2566E782" w14:textId="77777777" w:rsidR="00532844" w:rsidRPr="004310CF" w:rsidRDefault="00532844" w:rsidP="00532844">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4.2, 5.3.1</w:t>
            </w:r>
            <w:r w:rsidRPr="004310CF">
              <w:rPr>
                <w:rFonts w:asciiTheme="majorBidi" w:eastAsia="Times New Roman" w:hAnsiTheme="majorBidi" w:cstheme="majorBidi"/>
                <w:lang w:eastAsia="zh-CN" w:bidi="he-IL"/>
              </w:rPr>
              <w:br/>
              <w:t>3GPP TS 38.214, Table 5.1.2.1-1</w:t>
            </w:r>
          </w:p>
        </w:tc>
      </w:tr>
    </w:tbl>
    <w:p w14:paraId="175ADE73" w14:textId="1347AAD7" w:rsidR="00635AAB" w:rsidRPr="0057639A" w:rsidRDefault="00635AAB" w:rsidP="00635AAB">
      <w:pPr>
        <w:pStyle w:val="Heading5"/>
        <w:rPr>
          <w:b/>
          <w:bCs/>
        </w:rPr>
      </w:pPr>
      <w:r w:rsidRPr="0057639A">
        <w:rPr>
          <w:b/>
          <w:bCs/>
        </w:rPr>
        <w:t>P</w:t>
      </w:r>
      <w:r>
        <w:rPr>
          <w:b/>
          <w:bCs/>
        </w:rPr>
        <w:t>UC</w:t>
      </w:r>
      <w:r w:rsidRPr="0057639A">
        <w:rPr>
          <w:b/>
          <w:bCs/>
        </w:rPr>
        <w:t xml:space="preserve">CH </w:t>
      </w:r>
      <w:r>
        <w:rPr>
          <w:b/>
          <w:bCs/>
        </w:rPr>
        <w:t xml:space="preserve">Format </w:t>
      </w:r>
      <w:del w:id="1571" w:author="Author">
        <w:r w:rsidDel="0069650D">
          <w:rPr>
            <w:b/>
            <w:bCs/>
          </w:rPr>
          <w:delText xml:space="preserve">1 </w:delText>
        </w:r>
      </w:del>
      <w:ins w:id="1572" w:author="Author">
        <w:r w:rsidR="0069650D">
          <w:rPr>
            <w:b/>
            <w:bCs/>
          </w:rPr>
          <w:t xml:space="preserve">2/3/4 </w:t>
        </w:r>
      </w:ins>
      <w:r w:rsidRPr="0057639A">
        <w:rPr>
          <w:b/>
          <w:bCs/>
        </w:rPr>
        <w:t>Parameters</w:t>
      </w:r>
    </w:p>
    <w:p w14:paraId="1414A9F0" w14:textId="104991B9" w:rsidR="00635AAB" w:rsidRDefault="00635AAB" w:rsidP="00635AAB">
      <w:pPr>
        <w:pStyle w:val="Caption"/>
        <w:keepNext/>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sidR="00A63333">
        <w:rPr>
          <w:noProof/>
        </w:rPr>
        <w:t>17</w:t>
      </w:r>
      <w:r w:rsidR="001E481C">
        <w:rPr>
          <w:noProof/>
        </w:rPr>
        <w:fldChar w:fldCharType="end"/>
      </w:r>
      <w:r>
        <w:t>: PUCCH Format</w:t>
      </w:r>
      <w:r w:rsidR="008248A4">
        <w:t>s</w:t>
      </w:r>
      <w:r>
        <w:t xml:space="preserve"> </w:t>
      </w:r>
      <w:r w:rsidR="008248A4">
        <w:t>2/3/4</w:t>
      </w:r>
      <w:r>
        <w:t xml:space="preserve"> Parameters</w:t>
      </w:r>
    </w:p>
    <w:tbl>
      <w:tblPr>
        <w:tblStyle w:val="TableProfessional"/>
        <w:tblW w:w="9802" w:type="dxa"/>
        <w:tblLook w:val="0600" w:firstRow="0" w:lastRow="0" w:firstColumn="0" w:lastColumn="0" w:noHBand="1" w:noVBand="1"/>
      </w:tblPr>
      <w:tblGrid>
        <w:gridCol w:w="1360"/>
        <w:gridCol w:w="1962"/>
        <w:gridCol w:w="2880"/>
        <w:gridCol w:w="3600"/>
      </w:tblGrid>
      <w:tr w:rsidR="00635AAB" w:rsidRPr="00635AAB" w14:paraId="375CCF75" w14:textId="77777777" w:rsidTr="004310CF">
        <w:trPr>
          <w:trHeight w:val="300"/>
        </w:trPr>
        <w:tc>
          <w:tcPr>
            <w:tcW w:w="3322" w:type="dxa"/>
            <w:gridSpan w:val="2"/>
            <w:noWrap/>
            <w:hideMark/>
          </w:tcPr>
          <w:p w14:paraId="58FE4FF3" w14:textId="482771D4" w:rsidR="00635AAB" w:rsidRPr="004310CF" w:rsidRDefault="00635AAB" w:rsidP="00635AAB">
            <w:pPr>
              <w:spacing w:after="0"/>
              <w:rPr>
                <w:rFonts w:asciiTheme="majorBidi" w:eastAsia="Times New Roman" w:hAnsiTheme="majorBidi" w:cstheme="majorBidi"/>
                <w:b/>
                <w:bCs/>
                <w:lang w:eastAsia="zh-CN" w:bidi="he-IL"/>
              </w:rPr>
            </w:pPr>
            <w:r w:rsidRPr="004310CF">
              <w:rPr>
                <w:rFonts w:asciiTheme="majorBidi" w:hAnsiTheme="majorBidi" w:cstheme="majorBidi"/>
                <w:b/>
                <w:bCs/>
              </w:rPr>
              <w:t>AF parameters</w:t>
            </w:r>
          </w:p>
        </w:tc>
        <w:tc>
          <w:tcPr>
            <w:tcW w:w="2880" w:type="dxa"/>
            <w:hideMark/>
          </w:tcPr>
          <w:p w14:paraId="2F4E0FC5" w14:textId="314F5ECC" w:rsidR="00635AAB" w:rsidRPr="004310CF" w:rsidRDefault="00635AAB" w:rsidP="00635AAB">
            <w:pPr>
              <w:spacing w:after="0"/>
              <w:rPr>
                <w:rFonts w:asciiTheme="majorBidi" w:eastAsia="Times New Roman" w:hAnsiTheme="majorBidi" w:cstheme="majorBidi"/>
                <w:b/>
                <w:bCs/>
                <w:lang w:eastAsia="zh-CN" w:bidi="he-IL"/>
              </w:rPr>
            </w:pPr>
            <w:r w:rsidRPr="004310CF">
              <w:rPr>
                <w:rFonts w:asciiTheme="majorBidi" w:hAnsiTheme="majorBidi" w:cstheme="majorBidi"/>
                <w:b/>
                <w:bCs/>
              </w:rPr>
              <w:t>Short summary (from 3GPP)</w:t>
            </w:r>
          </w:p>
        </w:tc>
        <w:tc>
          <w:tcPr>
            <w:tcW w:w="3600" w:type="dxa"/>
            <w:noWrap/>
            <w:hideMark/>
          </w:tcPr>
          <w:p w14:paraId="60BFC105" w14:textId="5B00866F" w:rsidR="00635AAB" w:rsidRPr="004310CF" w:rsidRDefault="00635AAB" w:rsidP="00635AAB">
            <w:pPr>
              <w:spacing w:after="0"/>
              <w:rPr>
                <w:rFonts w:asciiTheme="majorBidi" w:eastAsia="Times New Roman" w:hAnsiTheme="majorBidi" w:cstheme="majorBidi"/>
                <w:b/>
                <w:bCs/>
                <w:lang w:eastAsia="zh-CN" w:bidi="he-IL"/>
              </w:rPr>
            </w:pPr>
            <w:r w:rsidRPr="004310CF">
              <w:rPr>
                <w:rFonts w:asciiTheme="majorBidi" w:hAnsiTheme="majorBidi" w:cstheme="majorBidi"/>
                <w:b/>
                <w:bCs/>
              </w:rPr>
              <w:t>3GPP Spec Reference</w:t>
            </w:r>
          </w:p>
        </w:tc>
      </w:tr>
      <w:tr w:rsidR="00635AAB" w:rsidRPr="00635AAB" w14:paraId="1EBCF092" w14:textId="77777777" w:rsidTr="004310CF">
        <w:trPr>
          <w:trHeight w:val="300"/>
        </w:trPr>
        <w:tc>
          <w:tcPr>
            <w:tcW w:w="9802" w:type="dxa"/>
            <w:gridSpan w:val="4"/>
            <w:shd w:val="clear" w:color="auto" w:fill="D9D9D9" w:themeFill="background1" w:themeFillShade="D9"/>
            <w:noWrap/>
            <w:hideMark/>
          </w:tcPr>
          <w:p w14:paraId="1B797CFF" w14:textId="7890F79E" w:rsidR="00635AAB" w:rsidRPr="004310CF" w:rsidRDefault="00FF5A86" w:rsidP="00635AAB">
            <w:pPr>
              <w:spacing w:after="0"/>
              <w:rPr>
                <w:rFonts w:asciiTheme="majorBidi" w:eastAsia="Times New Roman" w:hAnsiTheme="majorBidi" w:cstheme="majorBidi"/>
                <w:lang w:eastAsia="zh-CN" w:bidi="he-IL"/>
              </w:rPr>
            </w:pPr>
            <w:r w:rsidRPr="00FF5A86">
              <w:rPr>
                <w:rFonts w:asciiTheme="majorBidi" w:eastAsia="Times New Roman" w:hAnsiTheme="majorBidi" w:cstheme="majorBidi"/>
                <w:lang w:eastAsia="zh-CN" w:bidi="he-IL"/>
              </w:rPr>
              <w:t>UCI</w:t>
            </w:r>
          </w:p>
        </w:tc>
      </w:tr>
      <w:tr w:rsidR="00635AAB" w:rsidRPr="00635AAB" w14:paraId="4E2FC2C6" w14:textId="77777777" w:rsidTr="004310CF">
        <w:trPr>
          <w:trHeight w:val="600"/>
        </w:trPr>
        <w:tc>
          <w:tcPr>
            <w:tcW w:w="3322" w:type="dxa"/>
            <w:gridSpan w:val="2"/>
            <w:noWrap/>
            <w:hideMark/>
          </w:tcPr>
          <w:p w14:paraId="4A2D96BC"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O^{SR}</w:t>
            </w:r>
          </w:p>
        </w:tc>
        <w:tc>
          <w:tcPr>
            <w:tcW w:w="2880" w:type="dxa"/>
            <w:hideMark/>
          </w:tcPr>
          <w:p w14:paraId="51FC8329"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indicates the number of SR bits</w:t>
            </w:r>
          </w:p>
        </w:tc>
        <w:tc>
          <w:tcPr>
            <w:tcW w:w="3600" w:type="dxa"/>
            <w:hideMark/>
          </w:tcPr>
          <w:p w14:paraId="5F40A611"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w:t>
            </w:r>
            <w:r w:rsidRPr="004310CF">
              <w:rPr>
                <w:rFonts w:asciiTheme="majorBidi" w:eastAsia="Times New Roman" w:hAnsiTheme="majorBidi" w:cstheme="majorBidi"/>
                <w:lang w:eastAsia="zh-CN" w:bidi="he-IL"/>
              </w:rPr>
              <w:br/>
              <w:t>3GPP TS 38.212, Table  6.3.1.4-1</w:t>
            </w:r>
          </w:p>
        </w:tc>
      </w:tr>
      <w:tr w:rsidR="00635AAB" w:rsidRPr="00635AAB" w14:paraId="5D220946" w14:textId="77777777" w:rsidTr="004310CF">
        <w:trPr>
          <w:trHeight w:val="600"/>
        </w:trPr>
        <w:tc>
          <w:tcPr>
            <w:tcW w:w="3322" w:type="dxa"/>
            <w:gridSpan w:val="2"/>
            <w:noWrap/>
            <w:hideMark/>
          </w:tcPr>
          <w:p w14:paraId="305B547A"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O^{ACK}</w:t>
            </w:r>
          </w:p>
        </w:tc>
        <w:tc>
          <w:tcPr>
            <w:tcW w:w="2880" w:type="dxa"/>
            <w:hideMark/>
          </w:tcPr>
          <w:p w14:paraId="3AC497A0"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indicates number of HARQ bits</w:t>
            </w:r>
          </w:p>
        </w:tc>
        <w:tc>
          <w:tcPr>
            <w:tcW w:w="3600" w:type="dxa"/>
            <w:hideMark/>
          </w:tcPr>
          <w:p w14:paraId="22F99DA8"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w:t>
            </w:r>
            <w:r w:rsidRPr="004310CF">
              <w:rPr>
                <w:rFonts w:asciiTheme="majorBidi" w:eastAsia="Times New Roman" w:hAnsiTheme="majorBidi" w:cstheme="majorBidi"/>
                <w:lang w:eastAsia="zh-CN" w:bidi="he-IL"/>
              </w:rPr>
              <w:br/>
              <w:t>3GPP TS 38.212, Table  6.3.1.4-1</w:t>
            </w:r>
          </w:p>
        </w:tc>
      </w:tr>
      <w:tr w:rsidR="00635AAB" w:rsidRPr="00635AAB" w14:paraId="0D3DD495" w14:textId="77777777" w:rsidTr="004310CF">
        <w:trPr>
          <w:trHeight w:val="600"/>
        </w:trPr>
        <w:tc>
          <w:tcPr>
            <w:tcW w:w="3322" w:type="dxa"/>
            <w:gridSpan w:val="2"/>
            <w:noWrap/>
            <w:hideMark/>
          </w:tcPr>
          <w:p w14:paraId="65773F95"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O^{CSI-part1}</w:t>
            </w:r>
          </w:p>
        </w:tc>
        <w:tc>
          <w:tcPr>
            <w:tcW w:w="2880" w:type="dxa"/>
            <w:hideMark/>
          </w:tcPr>
          <w:p w14:paraId="2ACF3130"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indicates the number of CSI part 1 bits</w:t>
            </w:r>
          </w:p>
        </w:tc>
        <w:tc>
          <w:tcPr>
            <w:tcW w:w="3600" w:type="dxa"/>
            <w:hideMark/>
          </w:tcPr>
          <w:p w14:paraId="699ED427"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w:t>
            </w:r>
            <w:r w:rsidRPr="004310CF">
              <w:rPr>
                <w:rFonts w:asciiTheme="majorBidi" w:eastAsia="Times New Roman" w:hAnsiTheme="majorBidi" w:cstheme="majorBidi"/>
                <w:lang w:eastAsia="zh-CN" w:bidi="he-IL"/>
              </w:rPr>
              <w:br/>
              <w:t>3GPP TS 38.212, Table  6.3.1.4-1</w:t>
            </w:r>
          </w:p>
        </w:tc>
      </w:tr>
      <w:tr w:rsidR="00635AAB" w:rsidRPr="00635AAB" w14:paraId="0B7D8EB0" w14:textId="77777777" w:rsidTr="004310CF">
        <w:trPr>
          <w:trHeight w:val="600"/>
        </w:trPr>
        <w:tc>
          <w:tcPr>
            <w:tcW w:w="3322" w:type="dxa"/>
            <w:gridSpan w:val="2"/>
            <w:noWrap/>
            <w:hideMark/>
          </w:tcPr>
          <w:p w14:paraId="605EB1D5"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mappings from </w:t>
            </w:r>
            <w:proofErr w:type="spellStart"/>
            <w:r w:rsidRPr="004310CF">
              <w:rPr>
                <w:rFonts w:asciiTheme="majorBidi" w:eastAsia="Times New Roman" w:hAnsiTheme="majorBidi" w:cstheme="majorBidi"/>
                <w:lang w:eastAsia="zh-CN" w:bidi="he-IL"/>
              </w:rPr>
              <w:t>Csi</w:t>
            </w:r>
            <w:proofErr w:type="spellEnd"/>
            <w:r w:rsidRPr="004310CF">
              <w:rPr>
                <w:rFonts w:asciiTheme="majorBidi" w:eastAsia="Times New Roman" w:hAnsiTheme="majorBidi" w:cstheme="majorBidi"/>
                <w:lang w:eastAsia="zh-CN" w:bidi="he-IL"/>
              </w:rPr>
              <w:t xml:space="preserve"> Part1 to length and priorities of CSI part 2 reports</w:t>
            </w:r>
          </w:p>
        </w:tc>
        <w:tc>
          <w:tcPr>
            <w:tcW w:w="2880" w:type="dxa"/>
            <w:hideMark/>
          </w:tcPr>
          <w:p w14:paraId="2BD92C5F"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Needed to compute in L1 the actual size of CSI part 1 (Formats 3,4)</w:t>
            </w:r>
          </w:p>
        </w:tc>
        <w:tc>
          <w:tcPr>
            <w:tcW w:w="3600" w:type="dxa"/>
            <w:noWrap/>
            <w:hideMark/>
          </w:tcPr>
          <w:p w14:paraId="4587F2E1"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9.2.5</w:t>
            </w:r>
          </w:p>
        </w:tc>
      </w:tr>
      <w:tr w:rsidR="00635AAB" w:rsidRPr="00635AAB" w14:paraId="57BF9208" w14:textId="77777777" w:rsidTr="004310CF">
        <w:trPr>
          <w:trHeight w:val="600"/>
        </w:trPr>
        <w:tc>
          <w:tcPr>
            <w:tcW w:w="3322" w:type="dxa"/>
            <w:gridSpan w:val="2"/>
            <w:noWrap/>
            <w:hideMark/>
          </w:tcPr>
          <w:p w14:paraId="6F265232" w14:textId="2631EB82"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lastRenderedPageBreak/>
              <w:t>&lt;-- UCI part1 &amp; part2 (if present)</w:t>
            </w:r>
          </w:p>
        </w:tc>
        <w:tc>
          <w:tcPr>
            <w:tcW w:w="2880" w:type="dxa"/>
            <w:hideMark/>
          </w:tcPr>
          <w:p w14:paraId="2C2C2933" w14:textId="4696B8E5"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This is an output: UCI reports (or outcome of decoding + metrics like SINR, RSRP)</w:t>
            </w:r>
          </w:p>
        </w:tc>
        <w:tc>
          <w:tcPr>
            <w:tcW w:w="3600" w:type="dxa"/>
            <w:noWrap/>
            <w:hideMark/>
          </w:tcPr>
          <w:p w14:paraId="353545B2"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w:t>
            </w:r>
          </w:p>
        </w:tc>
      </w:tr>
      <w:tr w:rsidR="00635AAB" w:rsidRPr="00635AAB" w14:paraId="6282DF42" w14:textId="77777777" w:rsidTr="004310CF">
        <w:trPr>
          <w:trHeight w:val="300"/>
        </w:trPr>
        <w:tc>
          <w:tcPr>
            <w:tcW w:w="3322" w:type="dxa"/>
            <w:gridSpan w:val="2"/>
            <w:noWrap/>
            <w:hideMark/>
          </w:tcPr>
          <w:p w14:paraId="4A478C24"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PUCCH Format Type</w:t>
            </w:r>
          </w:p>
        </w:tc>
        <w:tc>
          <w:tcPr>
            <w:tcW w:w="2880" w:type="dxa"/>
            <w:hideMark/>
          </w:tcPr>
          <w:p w14:paraId="35D81A52"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2, 3 or 4</w:t>
            </w:r>
          </w:p>
        </w:tc>
        <w:tc>
          <w:tcPr>
            <w:tcW w:w="3600" w:type="dxa"/>
            <w:hideMark/>
          </w:tcPr>
          <w:p w14:paraId="3E767C14" w14:textId="4A21BDCF" w:rsidR="00635AAB" w:rsidRPr="004310CF" w:rsidRDefault="00635AAB" w:rsidP="00635AAB">
            <w:pPr>
              <w:spacing w:after="0"/>
              <w:rPr>
                <w:rFonts w:asciiTheme="majorBidi" w:eastAsia="Times New Roman" w:hAnsiTheme="majorBidi" w:cstheme="majorBidi"/>
                <w:lang w:eastAsia="zh-CN" w:bidi="he-IL"/>
              </w:rPr>
            </w:pPr>
            <w:del w:id="1573" w:author="Author">
              <w:r w:rsidRPr="004310CF" w:rsidDel="00F6306A">
                <w:rPr>
                  <w:rFonts w:asciiTheme="majorBidi" w:eastAsia="Times New Roman" w:hAnsiTheme="majorBidi" w:cstheme="majorBidi"/>
                  <w:highlight w:val="yellow"/>
                  <w:lang w:eastAsia="zh-CN" w:bidi="he-IL"/>
                </w:rPr>
                <w:delText>&lt;TBD&gt;</w:delText>
              </w:r>
            </w:del>
            <w:ins w:id="1574" w:author="Author">
              <w:r w:rsidR="00F6306A">
                <w:rPr>
                  <w:rFonts w:asciiTheme="majorBidi" w:eastAsia="Times New Roman" w:hAnsiTheme="majorBidi" w:cstheme="majorBidi"/>
                  <w:lang w:eastAsia="zh-CN" w:bidi="he-IL"/>
                </w:rPr>
                <w:t>3GPP TS 38.213, sec</w:t>
              </w:r>
              <w:r w:rsidR="00F6306A">
                <w:t xml:space="preserve"> </w:t>
              </w:r>
              <w:r w:rsidR="00F6306A" w:rsidRPr="00F6306A">
                <w:rPr>
                  <w:rFonts w:asciiTheme="majorBidi" w:eastAsia="Times New Roman" w:hAnsiTheme="majorBidi" w:cstheme="majorBidi"/>
                  <w:lang w:eastAsia="zh-CN" w:bidi="he-IL"/>
                </w:rPr>
                <w:t>9.2.2</w:t>
              </w:r>
            </w:ins>
          </w:p>
        </w:tc>
      </w:tr>
      <w:tr w:rsidR="00635AAB" w:rsidRPr="00635AAB" w14:paraId="34FB804D" w14:textId="77777777" w:rsidTr="004310CF">
        <w:trPr>
          <w:trHeight w:val="300"/>
        </w:trPr>
        <w:tc>
          <w:tcPr>
            <w:tcW w:w="9802" w:type="dxa"/>
            <w:gridSpan w:val="4"/>
            <w:shd w:val="clear" w:color="auto" w:fill="D9D9D9" w:themeFill="background1" w:themeFillShade="D9"/>
            <w:noWrap/>
            <w:hideMark/>
          </w:tcPr>
          <w:p w14:paraId="6B3D97F5" w14:textId="518DA93E" w:rsidR="00635AAB" w:rsidRPr="004310CF" w:rsidRDefault="00FF5A86" w:rsidP="00635AAB">
            <w:pPr>
              <w:spacing w:after="0"/>
              <w:rPr>
                <w:rFonts w:asciiTheme="majorBidi" w:eastAsia="Times New Roman" w:hAnsiTheme="majorBidi" w:cstheme="majorBidi"/>
                <w:lang w:eastAsia="zh-CN" w:bidi="he-IL"/>
              </w:rPr>
            </w:pPr>
            <w:r w:rsidRPr="00FF5A86">
              <w:rPr>
                <w:rFonts w:asciiTheme="majorBidi" w:eastAsia="Times New Roman" w:hAnsiTheme="majorBidi" w:cstheme="majorBidi"/>
                <w:lang w:eastAsia="zh-CN" w:bidi="he-IL"/>
              </w:rPr>
              <w:t>CRC check</w:t>
            </w:r>
          </w:p>
        </w:tc>
      </w:tr>
      <w:tr w:rsidR="00635AAB" w:rsidRPr="00635AAB" w14:paraId="672EC56E" w14:textId="77777777" w:rsidTr="004310CF">
        <w:trPr>
          <w:trHeight w:val="600"/>
        </w:trPr>
        <w:tc>
          <w:tcPr>
            <w:tcW w:w="3322" w:type="dxa"/>
            <w:gridSpan w:val="2"/>
            <w:noWrap/>
            <w:hideMark/>
          </w:tcPr>
          <w:p w14:paraId="55199D9E"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&lt;acceleration based on hardcoded parameters&gt;</w:t>
            </w:r>
          </w:p>
        </w:tc>
        <w:tc>
          <w:tcPr>
            <w:tcW w:w="2880" w:type="dxa"/>
            <w:hideMark/>
          </w:tcPr>
          <w:p w14:paraId="52C09E2C"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CRC size and generator depend on the payload size A, and fixed parameters</w:t>
            </w:r>
          </w:p>
        </w:tc>
        <w:tc>
          <w:tcPr>
            <w:tcW w:w="3600" w:type="dxa"/>
            <w:noWrap/>
            <w:hideMark/>
          </w:tcPr>
          <w:p w14:paraId="4280EDC7"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3GPP TS 38.212, sec 6.3.1.2 </w:t>
            </w:r>
          </w:p>
        </w:tc>
      </w:tr>
      <w:tr w:rsidR="00635AAB" w:rsidRPr="00635AAB" w14:paraId="7D22791B" w14:textId="77777777" w:rsidTr="004310CF">
        <w:trPr>
          <w:trHeight w:val="300"/>
        </w:trPr>
        <w:tc>
          <w:tcPr>
            <w:tcW w:w="9802" w:type="dxa"/>
            <w:gridSpan w:val="4"/>
            <w:shd w:val="clear" w:color="auto" w:fill="D9D9D9" w:themeFill="background1" w:themeFillShade="D9"/>
            <w:noWrap/>
            <w:hideMark/>
          </w:tcPr>
          <w:p w14:paraId="2E974AEF" w14:textId="40F931A1" w:rsidR="00635AAB" w:rsidRPr="004310CF" w:rsidRDefault="00FF5A86" w:rsidP="00635AAB">
            <w:pPr>
              <w:spacing w:after="0"/>
              <w:rPr>
                <w:rFonts w:asciiTheme="majorBidi" w:eastAsia="Times New Roman" w:hAnsiTheme="majorBidi" w:cstheme="majorBidi"/>
                <w:lang w:eastAsia="zh-CN" w:bidi="he-IL"/>
              </w:rPr>
            </w:pPr>
            <w:r w:rsidRPr="00FF5A86">
              <w:rPr>
                <w:rFonts w:asciiTheme="majorBidi" w:eastAsia="Times New Roman" w:hAnsiTheme="majorBidi" w:cstheme="majorBidi"/>
                <w:lang w:eastAsia="zh-CN" w:bidi="he-IL"/>
              </w:rPr>
              <w:t>Polar/Block decoding</w:t>
            </w:r>
          </w:p>
        </w:tc>
      </w:tr>
      <w:tr w:rsidR="00635AAB" w:rsidRPr="00635AAB" w14:paraId="0E3B2003" w14:textId="77777777" w:rsidTr="004310CF">
        <w:trPr>
          <w:trHeight w:val="900"/>
        </w:trPr>
        <w:tc>
          <w:tcPr>
            <w:tcW w:w="3322" w:type="dxa"/>
            <w:gridSpan w:val="2"/>
            <w:noWrap/>
            <w:hideMark/>
          </w:tcPr>
          <w:p w14:paraId="6EDA8AF6"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&lt;acceleration based on hardcoded parameters&gt;</w:t>
            </w:r>
          </w:p>
        </w:tc>
        <w:tc>
          <w:tcPr>
            <w:tcW w:w="2880" w:type="dxa"/>
            <w:hideMark/>
          </w:tcPr>
          <w:p w14:paraId="5111E5DE"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Encoding depends on the payload size A, and </w:t>
            </w:r>
            <w:proofErr w:type="spellStart"/>
            <w:r w:rsidRPr="004310CF">
              <w:rPr>
                <w:rFonts w:asciiTheme="majorBidi" w:eastAsia="Times New Roman" w:hAnsiTheme="majorBidi" w:cstheme="majorBidi"/>
                <w:lang w:eastAsia="zh-CN" w:bidi="he-IL"/>
              </w:rPr>
              <w:t>correspoding</w:t>
            </w:r>
            <w:proofErr w:type="spellEnd"/>
            <w:r w:rsidRPr="004310CF">
              <w:rPr>
                <w:rFonts w:asciiTheme="majorBidi" w:eastAsia="Times New Roman" w:hAnsiTheme="majorBidi" w:cstheme="majorBidi"/>
                <w:lang w:eastAsia="zh-CN" w:bidi="he-IL"/>
              </w:rPr>
              <w:t xml:space="preserve"> number of code blocks, and fixed parameters</w:t>
            </w:r>
          </w:p>
        </w:tc>
        <w:tc>
          <w:tcPr>
            <w:tcW w:w="3600" w:type="dxa"/>
            <w:noWrap/>
            <w:hideMark/>
          </w:tcPr>
          <w:p w14:paraId="36AC6212"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38.212, sec 6.3.1.3</w:t>
            </w:r>
          </w:p>
        </w:tc>
      </w:tr>
      <w:tr w:rsidR="00635AAB" w:rsidRPr="00635AAB" w14:paraId="274781C3" w14:textId="77777777" w:rsidTr="004310CF">
        <w:trPr>
          <w:trHeight w:val="300"/>
        </w:trPr>
        <w:tc>
          <w:tcPr>
            <w:tcW w:w="9802" w:type="dxa"/>
            <w:gridSpan w:val="4"/>
            <w:shd w:val="clear" w:color="auto" w:fill="D9D9D9" w:themeFill="background1" w:themeFillShade="D9"/>
            <w:noWrap/>
            <w:hideMark/>
          </w:tcPr>
          <w:p w14:paraId="6C482886" w14:textId="6C7F9D73" w:rsidR="00635AAB" w:rsidRPr="004310CF" w:rsidRDefault="00FF5A86" w:rsidP="00635AAB">
            <w:pPr>
              <w:spacing w:after="0"/>
              <w:rPr>
                <w:rFonts w:asciiTheme="majorBidi" w:eastAsia="Times New Roman" w:hAnsiTheme="majorBidi" w:cstheme="majorBidi"/>
                <w:lang w:eastAsia="zh-CN" w:bidi="he-IL"/>
              </w:rPr>
            </w:pPr>
            <w:r w:rsidRPr="00FF5A86">
              <w:rPr>
                <w:rFonts w:asciiTheme="majorBidi" w:eastAsia="Times New Roman" w:hAnsiTheme="majorBidi" w:cstheme="majorBidi"/>
                <w:lang w:eastAsia="zh-CN" w:bidi="he-IL"/>
              </w:rPr>
              <w:t>Rate de-matching</w:t>
            </w:r>
          </w:p>
        </w:tc>
      </w:tr>
      <w:tr w:rsidR="00635AAB" w:rsidRPr="00635AAB" w14:paraId="7B806577" w14:textId="77777777" w:rsidTr="004310CF">
        <w:trPr>
          <w:trHeight w:val="600"/>
        </w:trPr>
        <w:tc>
          <w:tcPr>
            <w:tcW w:w="3322" w:type="dxa"/>
            <w:gridSpan w:val="2"/>
            <w:noWrap/>
            <w:hideMark/>
          </w:tcPr>
          <w:p w14:paraId="12F0B7C6"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w:t>
            </w:r>
            <w:proofErr w:type="spellStart"/>
            <w:r w:rsidRPr="004310CF">
              <w:rPr>
                <w:rFonts w:asciiTheme="majorBidi" w:eastAsia="Times New Roman" w:hAnsiTheme="majorBidi" w:cstheme="majorBidi"/>
                <w:lang w:eastAsia="zh-CN" w:bidi="he-IL"/>
              </w:rPr>
              <w:t>symb,UCI</w:t>
            </w:r>
            <w:proofErr w:type="spellEnd"/>
            <w:r w:rsidRPr="004310CF">
              <w:rPr>
                <w:rFonts w:asciiTheme="majorBidi" w:eastAsia="Times New Roman" w:hAnsiTheme="majorBidi" w:cstheme="majorBidi"/>
                <w:lang w:eastAsia="zh-CN" w:bidi="he-IL"/>
              </w:rPr>
              <w:t>}^{PUCCH,*}</w:t>
            </w:r>
          </w:p>
        </w:tc>
        <w:tc>
          <w:tcPr>
            <w:tcW w:w="2880" w:type="dxa"/>
            <w:hideMark/>
          </w:tcPr>
          <w:p w14:paraId="37C6DC81"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number of symbols carrying UCI for PUCCH formats 2/3/4 respectively</w:t>
            </w:r>
          </w:p>
        </w:tc>
        <w:tc>
          <w:tcPr>
            <w:tcW w:w="3600" w:type="dxa"/>
            <w:noWrap/>
            <w:hideMark/>
          </w:tcPr>
          <w:p w14:paraId="630615D5"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38.212, Table  6.3.1.4-1</w:t>
            </w:r>
          </w:p>
        </w:tc>
      </w:tr>
      <w:tr w:rsidR="00635AAB" w:rsidRPr="00635AAB" w14:paraId="5C5D19C8" w14:textId="77777777" w:rsidTr="004310CF">
        <w:trPr>
          <w:trHeight w:val="1200"/>
        </w:trPr>
        <w:tc>
          <w:tcPr>
            <w:tcW w:w="3322" w:type="dxa"/>
            <w:gridSpan w:val="2"/>
            <w:noWrap/>
            <w:hideMark/>
          </w:tcPr>
          <w:p w14:paraId="262403F0"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N_{SF}^{PUCCH,*}</w:t>
            </w:r>
          </w:p>
        </w:tc>
        <w:tc>
          <w:tcPr>
            <w:tcW w:w="2880" w:type="dxa"/>
            <w:hideMark/>
          </w:tcPr>
          <w:p w14:paraId="4EB7D8AA" w14:textId="3E0A88B6"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spreading factor for PUCCH formats 4</w:t>
            </w:r>
            <w:del w:id="1575" w:author="Author">
              <w:r w:rsidRPr="004310CF" w:rsidDel="005614F8">
                <w:rPr>
                  <w:rFonts w:asciiTheme="majorBidi" w:eastAsia="Times New Roman" w:hAnsiTheme="majorBidi" w:cstheme="majorBidi"/>
                  <w:lang w:eastAsia="zh-CN" w:bidi="he-IL"/>
                </w:rPr>
                <w:delText>, respecitvely</w:delText>
              </w:r>
              <w:r w:rsidRPr="004310CF" w:rsidDel="005614F8">
                <w:rPr>
                  <w:rFonts w:asciiTheme="majorBidi" w:eastAsia="Times New Roman" w:hAnsiTheme="majorBidi" w:cstheme="majorBidi"/>
                  <w:lang w:eastAsia="zh-CN" w:bidi="he-IL"/>
                </w:rPr>
                <w:br/>
                <w:delText>Note: Rel-16 added it for formats 2/3 (to be reflected at a later time)</w:delText>
              </w:r>
            </w:del>
          </w:p>
        </w:tc>
        <w:tc>
          <w:tcPr>
            <w:tcW w:w="3600" w:type="dxa"/>
            <w:noWrap/>
            <w:hideMark/>
          </w:tcPr>
          <w:p w14:paraId="7DFFE0B9"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3GPP TS 38.213, Table  6.3.1.4 </w:t>
            </w:r>
          </w:p>
        </w:tc>
      </w:tr>
      <w:tr w:rsidR="00635AAB" w:rsidRPr="00635AAB" w14:paraId="731FB986" w14:textId="77777777" w:rsidTr="004310CF">
        <w:trPr>
          <w:trHeight w:val="900"/>
        </w:trPr>
        <w:tc>
          <w:tcPr>
            <w:tcW w:w="3322" w:type="dxa"/>
            <w:gridSpan w:val="2"/>
            <w:noWrap/>
            <w:hideMark/>
          </w:tcPr>
          <w:p w14:paraId="406716C5"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N_{PRBI}^{PUCCH,*}</w:t>
            </w:r>
          </w:p>
        </w:tc>
        <w:tc>
          <w:tcPr>
            <w:tcW w:w="2880" w:type="dxa"/>
            <w:hideMark/>
          </w:tcPr>
          <w:p w14:paraId="4DE153D0"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Actual number of RBs used by the UE for this allocation, for each format, respectively</w:t>
            </w:r>
          </w:p>
        </w:tc>
        <w:tc>
          <w:tcPr>
            <w:tcW w:w="3600" w:type="dxa"/>
            <w:noWrap/>
            <w:hideMark/>
          </w:tcPr>
          <w:p w14:paraId="58594101"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9.2.1</w:t>
            </w:r>
          </w:p>
        </w:tc>
      </w:tr>
      <w:tr w:rsidR="00635AAB" w:rsidRPr="00635AAB" w14:paraId="1D6978C8" w14:textId="77777777" w:rsidTr="004310CF">
        <w:trPr>
          <w:trHeight w:val="900"/>
        </w:trPr>
        <w:tc>
          <w:tcPr>
            <w:tcW w:w="3322" w:type="dxa"/>
            <w:gridSpan w:val="2"/>
            <w:noWrap/>
            <w:hideMark/>
          </w:tcPr>
          <w:p w14:paraId="327AB960"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\pi/2-BPSK</w:t>
            </w:r>
          </w:p>
        </w:tc>
        <w:tc>
          <w:tcPr>
            <w:tcW w:w="2880" w:type="dxa"/>
            <w:hideMark/>
          </w:tcPr>
          <w:p w14:paraId="29265A43" w14:textId="08F700FB"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indicates that For</w:t>
            </w:r>
            <w:ins w:id="1576" w:author="Author">
              <w:r w:rsidR="00DF6088">
                <w:rPr>
                  <w:rFonts w:asciiTheme="majorBidi" w:eastAsia="Times New Roman" w:hAnsiTheme="majorBidi" w:cstheme="majorBidi"/>
                  <w:lang w:eastAsia="zh-CN" w:bidi="he-IL"/>
                </w:rPr>
                <w:t>m</w:t>
              </w:r>
            </w:ins>
            <w:r w:rsidRPr="004310CF">
              <w:rPr>
                <w:rFonts w:asciiTheme="majorBidi" w:eastAsia="Times New Roman" w:hAnsiTheme="majorBidi" w:cstheme="majorBidi"/>
                <w:lang w:eastAsia="zh-CN" w:bidi="he-IL"/>
              </w:rPr>
              <w:t>a</w:t>
            </w:r>
            <w:del w:id="1577" w:author="Author">
              <w:r w:rsidRPr="004310CF" w:rsidDel="00DF6088">
                <w:rPr>
                  <w:rFonts w:asciiTheme="majorBidi" w:eastAsia="Times New Roman" w:hAnsiTheme="majorBidi" w:cstheme="majorBidi"/>
                  <w:lang w:eastAsia="zh-CN" w:bidi="he-IL"/>
                </w:rPr>
                <w:delText>m</w:delText>
              </w:r>
            </w:del>
            <w:r w:rsidRPr="004310CF">
              <w:rPr>
                <w:rFonts w:asciiTheme="majorBidi" w:eastAsia="Times New Roman" w:hAnsiTheme="majorBidi" w:cstheme="majorBidi"/>
                <w:lang w:eastAsia="zh-CN" w:bidi="he-IL"/>
              </w:rPr>
              <w:t>ts 3-4 use \pi/2-BPSK, rather than QPSK modulation</w:t>
            </w:r>
            <w:r w:rsidRPr="004310CF">
              <w:rPr>
                <w:rFonts w:asciiTheme="majorBidi" w:eastAsia="Times New Roman" w:hAnsiTheme="majorBidi" w:cstheme="majorBidi"/>
                <w:lang w:eastAsia="zh-CN" w:bidi="he-IL"/>
              </w:rPr>
              <w:br/>
              <w:t>Note: QPSK for Format 2</w:t>
            </w:r>
          </w:p>
        </w:tc>
        <w:tc>
          <w:tcPr>
            <w:tcW w:w="3600" w:type="dxa"/>
            <w:noWrap/>
            <w:hideMark/>
          </w:tcPr>
          <w:p w14:paraId="3F6193A2"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6.3.2.6.2, sec 6.3.2.5.2</w:t>
            </w:r>
          </w:p>
        </w:tc>
      </w:tr>
      <w:tr w:rsidR="00635AAB" w:rsidRPr="00635AAB" w14:paraId="5811616B" w14:textId="77777777" w:rsidTr="004310CF">
        <w:trPr>
          <w:trHeight w:val="600"/>
        </w:trPr>
        <w:tc>
          <w:tcPr>
            <w:tcW w:w="3322" w:type="dxa"/>
            <w:gridSpan w:val="2"/>
            <w:noWrap/>
            <w:hideMark/>
          </w:tcPr>
          <w:p w14:paraId="5030739B"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R_{UCI}^{max}</w:t>
            </w:r>
          </w:p>
        </w:tc>
        <w:tc>
          <w:tcPr>
            <w:tcW w:w="2880" w:type="dxa"/>
            <w:hideMark/>
          </w:tcPr>
          <w:p w14:paraId="6DCFD1DB"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Max coding rate to determine how to feedback UCI</w:t>
            </w:r>
          </w:p>
        </w:tc>
        <w:tc>
          <w:tcPr>
            <w:tcW w:w="3600" w:type="dxa"/>
            <w:noWrap/>
            <w:hideMark/>
          </w:tcPr>
          <w:p w14:paraId="58B2A283"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38.212, Table  6.3.1.4-1</w:t>
            </w:r>
          </w:p>
        </w:tc>
      </w:tr>
      <w:tr w:rsidR="00635AAB" w:rsidRPr="00635AAB" w14:paraId="5ED2A4DF" w14:textId="77777777" w:rsidTr="004310CF">
        <w:trPr>
          <w:trHeight w:val="600"/>
        </w:trPr>
        <w:tc>
          <w:tcPr>
            <w:tcW w:w="9802" w:type="dxa"/>
            <w:gridSpan w:val="4"/>
            <w:shd w:val="clear" w:color="auto" w:fill="D9D9D9" w:themeFill="background1" w:themeFillShade="D9"/>
            <w:noWrap/>
            <w:hideMark/>
          </w:tcPr>
          <w:p w14:paraId="5920EA8A" w14:textId="36604E30" w:rsidR="00635AAB" w:rsidRPr="004310CF" w:rsidRDefault="00FF5A86" w:rsidP="00635AAB">
            <w:pPr>
              <w:spacing w:after="0"/>
              <w:rPr>
                <w:rFonts w:asciiTheme="majorBidi" w:eastAsia="Times New Roman" w:hAnsiTheme="majorBidi" w:cstheme="majorBidi"/>
                <w:lang w:eastAsia="zh-CN" w:bidi="he-IL"/>
              </w:rPr>
            </w:pPr>
            <w:r w:rsidRPr="00FF5A86">
              <w:rPr>
                <w:rFonts w:asciiTheme="majorBidi" w:eastAsia="Times New Roman" w:hAnsiTheme="majorBidi" w:cstheme="majorBidi"/>
                <w:lang w:eastAsia="zh-CN" w:bidi="he-IL"/>
              </w:rPr>
              <w:t>Descrambling</w:t>
            </w:r>
          </w:p>
        </w:tc>
      </w:tr>
      <w:tr w:rsidR="00635AAB" w:rsidRPr="00635AAB" w14:paraId="4B3E5FF0" w14:textId="77777777" w:rsidTr="004310CF">
        <w:trPr>
          <w:trHeight w:val="600"/>
        </w:trPr>
        <w:tc>
          <w:tcPr>
            <w:tcW w:w="3322" w:type="dxa"/>
            <w:gridSpan w:val="2"/>
            <w:noWrap/>
            <w:hideMark/>
          </w:tcPr>
          <w:p w14:paraId="2B853521"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n_{RNTI}</w:t>
            </w:r>
          </w:p>
        </w:tc>
        <w:tc>
          <w:tcPr>
            <w:tcW w:w="2880" w:type="dxa"/>
            <w:hideMark/>
          </w:tcPr>
          <w:p w14:paraId="3053EE42"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RNTI associated with the PUCCH transmission</w:t>
            </w:r>
          </w:p>
        </w:tc>
        <w:tc>
          <w:tcPr>
            <w:tcW w:w="3600" w:type="dxa"/>
            <w:hideMark/>
          </w:tcPr>
          <w:p w14:paraId="1EE82774"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6.3.2.5.1 and 6.3.2.6.1</w:t>
            </w:r>
          </w:p>
        </w:tc>
      </w:tr>
      <w:tr w:rsidR="00635AAB" w:rsidRPr="00635AAB" w14:paraId="7DCF0E3E" w14:textId="77777777" w:rsidTr="004310CF">
        <w:trPr>
          <w:trHeight w:val="300"/>
        </w:trPr>
        <w:tc>
          <w:tcPr>
            <w:tcW w:w="3322" w:type="dxa"/>
            <w:gridSpan w:val="2"/>
            <w:noWrap/>
            <w:hideMark/>
          </w:tcPr>
          <w:p w14:paraId="3A44D53A" w14:textId="349734EF"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n_{ID} </w:t>
            </w:r>
            <w:del w:id="1578" w:author="Author">
              <w:r w:rsidRPr="004310CF" w:rsidDel="00D22983">
                <w:rPr>
                  <w:rFonts w:asciiTheme="majorBidi" w:eastAsia="Times New Roman" w:hAnsiTheme="majorBidi" w:cstheme="majorBidi"/>
                  <w:lang w:eastAsia="zh-CN" w:bidi="he-IL"/>
                </w:rPr>
                <w:delText>scrambling</w:delText>
              </w:r>
            </w:del>
            <w:ins w:id="1579" w:author="Author">
              <w:r w:rsidR="00D22983">
                <w:rPr>
                  <w:rFonts w:asciiTheme="majorBidi" w:eastAsia="Times New Roman" w:hAnsiTheme="majorBidi" w:cstheme="majorBidi"/>
                  <w:lang w:eastAsia="zh-CN" w:bidi="he-IL"/>
                </w:rPr>
                <w:t>or c_</w:t>
              </w:r>
              <w:r w:rsidR="007911CC">
                <w:rPr>
                  <w:rFonts w:asciiTheme="majorBidi" w:eastAsia="Times New Roman" w:hAnsiTheme="majorBidi" w:cstheme="majorBidi"/>
                  <w:lang w:eastAsia="zh-CN" w:bidi="he-IL"/>
                </w:rPr>
                <w:t>{</w:t>
              </w:r>
              <w:proofErr w:type="spellStart"/>
              <w:r w:rsidR="00D22983">
                <w:rPr>
                  <w:rFonts w:asciiTheme="majorBidi" w:eastAsia="Times New Roman" w:hAnsiTheme="majorBidi" w:cstheme="majorBidi"/>
                  <w:lang w:eastAsia="zh-CN" w:bidi="he-IL"/>
                </w:rPr>
                <w:t>init</w:t>
              </w:r>
              <w:proofErr w:type="spellEnd"/>
              <w:r w:rsidR="00D22983">
                <w:rPr>
                  <w:rFonts w:asciiTheme="majorBidi" w:eastAsia="Times New Roman" w:hAnsiTheme="majorBidi" w:cstheme="majorBidi"/>
                  <w:lang w:eastAsia="zh-CN" w:bidi="he-IL"/>
                </w:rPr>
                <w:t>}</w:t>
              </w:r>
            </w:ins>
          </w:p>
        </w:tc>
        <w:tc>
          <w:tcPr>
            <w:tcW w:w="2880" w:type="dxa"/>
            <w:hideMark/>
          </w:tcPr>
          <w:p w14:paraId="715FB734" w14:textId="77777777" w:rsidR="00635AAB" w:rsidRDefault="008F3B89" w:rsidP="00635AAB">
            <w:pPr>
              <w:spacing w:after="0"/>
              <w:rPr>
                <w:ins w:id="1580" w:author="Author"/>
                <w:rFonts w:asciiTheme="majorBidi" w:eastAsia="Times New Roman" w:hAnsiTheme="majorBidi" w:cstheme="majorBidi"/>
                <w:lang w:eastAsia="zh-CN" w:bidi="he-IL"/>
              </w:rPr>
            </w:pPr>
            <w:ins w:id="1581" w:author="Author">
              <w:r>
                <w:rPr>
                  <w:rFonts w:asciiTheme="majorBidi" w:eastAsia="Times New Roman" w:hAnsiTheme="majorBidi" w:cstheme="majorBidi"/>
                  <w:lang w:eastAsia="zh-CN" w:bidi="he-IL"/>
                </w:rPr>
                <w:t xml:space="preserve">n_{ID}: </w:t>
              </w:r>
            </w:ins>
            <w:r w:rsidR="00635AAB" w:rsidRPr="004310CF">
              <w:rPr>
                <w:rFonts w:asciiTheme="majorBidi" w:eastAsia="Times New Roman" w:hAnsiTheme="majorBidi" w:cstheme="majorBidi"/>
                <w:lang w:eastAsia="zh-CN" w:bidi="he-IL"/>
              </w:rPr>
              <w:t>scrambling id (PCI by default)</w:t>
            </w:r>
          </w:p>
          <w:p w14:paraId="7DB4E370" w14:textId="17D3FA5E" w:rsidR="008E7F7D" w:rsidRPr="004310CF" w:rsidRDefault="008E7F7D" w:rsidP="00635AAB">
            <w:pPr>
              <w:spacing w:after="0"/>
              <w:rPr>
                <w:rFonts w:asciiTheme="majorBidi" w:eastAsia="Times New Roman" w:hAnsiTheme="majorBidi" w:cstheme="majorBidi"/>
                <w:lang w:eastAsia="zh-CN" w:bidi="he-IL"/>
              </w:rPr>
            </w:pPr>
            <w:ins w:id="1582" w:author="Author">
              <w:r>
                <w:rPr>
                  <w:rFonts w:asciiTheme="majorBidi" w:eastAsia="Times New Roman" w:hAnsiTheme="majorBidi" w:cstheme="majorBidi"/>
                  <w:lang w:eastAsia="zh-CN" w:bidi="he-IL"/>
                </w:rPr>
                <w:t>c_{</w:t>
              </w:r>
              <w:proofErr w:type="spellStart"/>
              <w:r>
                <w:rPr>
                  <w:rFonts w:asciiTheme="majorBidi" w:eastAsia="Times New Roman" w:hAnsiTheme="majorBidi" w:cstheme="majorBidi"/>
                  <w:lang w:eastAsia="zh-CN" w:bidi="he-IL"/>
                </w:rPr>
                <w:t>init</w:t>
              </w:r>
              <w:proofErr w:type="spellEnd"/>
              <w:r>
                <w:rPr>
                  <w:rFonts w:asciiTheme="majorBidi" w:eastAsia="Times New Roman" w:hAnsiTheme="majorBidi" w:cstheme="majorBidi"/>
                  <w:lang w:eastAsia="zh-CN" w:bidi="he-IL"/>
                </w:rPr>
                <w:t xml:space="preserve">}: </w:t>
              </w:r>
              <w:r w:rsidR="00193F9F">
                <w:rPr>
                  <w:rFonts w:asciiTheme="majorBidi" w:eastAsia="Times New Roman" w:hAnsiTheme="majorBidi" w:cstheme="majorBidi"/>
                  <w:lang w:eastAsia="zh-CN" w:bidi="he-IL"/>
                </w:rPr>
                <w:t>scrambling initialization</w:t>
              </w:r>
            </w:ins>
          </w:p>
        </w:tc>
        <w:tc>
          <w:tcPr>
            <w:tcW w:w="3600" w:type="dxa"/>
            <w:hideMark/>
          </w:tcPr>
          <w:p w14:paraId="1F8649EF"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6.3.2.5.1 and 6.3.2.6.1</w:t>
            </w:r>
          </w:p>
        </w:tc>
      </w:tr>
      <w:tr w:rsidR="00635AAB" w:rsidRPr="00635AAB" w14:paraId="6A8F5D1D" w14:textId="77777777" w:rsidTr="004310CF">
        <w:trPr>
          <w:trHeight w:val="600"/>
        </w:trPr>
        <w:tc>
          <w:tcPr>
            <w:tcW w:w="9802" w:type="dxa"/>
            <w:gridSpan w:val="4"/>
            <w:shd w:val="clear" w:color="auto" w:fill="D9D9D9" w:themeFill="background1" w:themeFillShade="D9"/>
            <w:noWrap/>
            <w:hideMark/>
          </w:tcPr>
          <w:p w14:paraId="60B067EA" w14:textId="34F85DB6" w:rsidR="00635AAB" w:rsidRPr="004310CF" w:rsidRDefault="00292EDA" w:rsidP="00635AAB">
            <w:pPr>
              <w:spacing w:after="0"/>
              <w:rPr>
                <w:rFonts w:asciiTheme="majorBidi" w:eastAsia="Times New Roman" w:hAnsiTheme="majorBidi" w:cstheme="majorBidi"/>
                <w:lang w:eastAsia="zh-CN" w:bidi="he-IL"/>
              </w:rPr>
            </w:pPr>
            <w:r w:rsidRPr="00292EDA">
              <w:rPr>
                <w:rFonts w:asciiTheme="majorBidi" w:eastAsia="Times New Roman" w:hAnsiTheme="majorBidi" w:cstheme="majorBidi"/>
                <w:lang w:eastAsia="zh-CN" w:bidi="he-IL"/>
              </w:rPr>
              <w:t>Demodulation</w:t>
            </w:r>
          </w:p>
        </w:tc>
      </w:tr>
      <w:tr w:rsidR="00635AAB" w:rsidRPr="00635AAB" w14:paraId="285724D3" w14:textId="77777777" w:rsidTr="004310CF">
        <w:trPr>
          <w:trHeight w:val="900"/>
        </w:trPr>
        <w:tc>
          <w:tcPr>
            <w:tcW w:w="3322" w:type="dxa"/>
            <w:gridSpan w:val="2"/>
            <w:noWrap/>
            <w:hideMark/>
          </w:tcPr>
          <w:p w14:paraId="655548A5"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\pi/2-BPSK</w:t>
            </w:r>
          </w:p>
        </w:tc>
        <w:tc>
          <w:tcPr>
            <w:tcW w:w="2880" w:type="dxa"/>
            <w:hideMark/>
          </w:tcPr>
          <w:p w14:paraId="13D0D483"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indicates that </w:t>
            </w:r>
            <w:proofErr w:type="spellStart"/>
            <w:r w:rsidRPr="004310CF">
              <w:rPr>
                <w:rFonts w:asciiTheme="majorBidi" w:eastAsia="Times New Roman" w:hAnsiTheme="majorBidi" w:cstheme="majorBidi"/>
                <w:lang w:eastAsia="zh-CN" w:bidi="he-IL"/>
              </w:rPr>
              <w:t>Foramts</w:t>
            </w:r>
            <w:proofErr w:type="spellEnd"/>
            <w:r w:rsidRPr="004310CF">
              <w:rPr>
                <w:rFonts w:asciiTheme="majorBidi" w:eastAsia="Times New Roman" w:hAnsiTheme="majorBidi" w:cstheme="majorBidi"/>
                <w:lang w:eastAsia="zh-CN" w:bidi="he-IL"/>
              </w:rPr>
              <w:t xml:space="preserve"> 3-4 use \pi/2-BPSK, rather than QPSK modulation</w:t>
            </w:r>
            <w:r w:rsidRPr="004310CF">
              <w:rPr>
                <w:rFonts w:asciiTheme="majorBidi" w:eastAsia="Times New Roman" w:hAnsiTheme="majorBidi" w:cstheme="majorBidi"/>
                <w:lang w:eastAsia="zh-CN" w:bidi="he-IL"/>
              </w:rPr>
              <w:br/>
              <w:t>Note: QPSK for Format 2</w:t>
            </w:r>
          </w:p>
        </w:tc>
        <w:tc>
          <w:tcPr>
            <w:tcW w:w="3600" w:type="dxa"/>
            <w:noWrap/>
            <w:hideMark/>
          </w:tcPr>
          <w:p w14:paraId="4D754EA6"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6.3.2.6.2, sec 6.3.2.5.2</w:t>
            </w:r>
          </w:p>
        </w:tc>
      </w:tr>
      <w:tr w:rsidR="00635AAB" w:rsidRPr="00635AAB" w14:paraId="12373570" w14:textId="77777777" w:rsidTr="004310CF">
        <w:trPr>
          <w:trHeight w:val="300"/>
        </w:trPr>
        <w:tc>
          <w:tcPr>
            <w:tcW w:w="9802" w:type="dxa"/>
            <w:gridSpan w:val="4"/>
            <w:shd w:val="clear" w:color="auto" w:fill="D9D9D9" w:themeFill="background1" w:themeFillShade="D9"/>
            <w:noWrap/>
            <w:hideMark/>
          </w:tcPr>
          <w:p w14:paraId="4B6F91BF" w14:textId="6E60F8EC" w:rsidR="00635AAB" w:rsidRPr="004310CF" w:rsidRDefault="006F2F08" w:rsidP="00635AAB">
            <w:pPr>
              <w:spacing w:after="0"/>
              <w:rPr>
                <w:rFonts w:asciiTheme="majorBidi" w:eastAsia="Times New Roman" w:hAnsiTheme="majorBidi" w:cstheme="majorBidi"/>
                <w:lang w:eastAsia="zh-CN" w:bidi="he-IL"/>
              </w:rPr>
            </w:pPr>
            <w:r w:rsidRPr="006F2F08">
              <w:rPr>
                <w:rFonts w:asciiTheme="majorBidi" w:eastAsia="Times New Roman" w:hAnsiTheme="majorBidi" w:cstheme="majorBidi"/>
                <w:lang w:eastAsia="zh-CN" w:bidi="he-IL"/>
              </w:rPr>
              <w:t xml:space="preserve">Block-wise </w:t>
            </w:r>
            <w:proofErr w:type="spellStart"/>
            <w:r w:rsidRPr="006F2F08">
              <w:rPr>
                <w:rFonts w:asciiTheme="majorBidi" w:eastAsia="Times New Roman" w:hAnsiTheme="majorBidi" w:cstheme="majorBidi"/>
                <w:lang w:eastAsia="zh-CN" w:bidi="he-IL"/>
              </w:rPr>
              <w:t>Despreading</w:t>
            </w:r>
            <w:proofErr w:type="spellEnd"/>
          </w:p>
        </w:tc>
      </w:tr>
      <w:tr w:rsidR="00635AAB" w:rsidRPr="00635AAB" w14:paraId="5902DE94" w14:textId="77777777" w:rsidTr="004310CF">
        <w:trPr>
          <w:trHeight w:val="600"/>
        </w:trPr>
        <w:tc>
          <w:tcPr>
            <w:tcW w:w="3322" w:type="dxa"/>
            <w:gridSpan w:val="2"/>
            <w:noWrap/>
            <w:hideMark/>
          </w:tcPr>
          <w:p w14:paraId="73765A37"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occ-Index</w:t>
            </w:r>
          </w:p>
        </w:tc>
        <w:tc>
          <w:tcPr>
            <w:tcW w:w="2880" w:type="dxa"/>
            <w:hideMark/>
          </w:tcPr>
          <w:p w14:paraId="1E6FE3E6"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index of orthogonal sequence for Format 4.</w:t>
            </w:r>
          </w:p>
        </w:tc>
        <w:tc>
          <w:tcPr>
            <w:tcW w:w="3600" w:type="dxa"/>
            <w:hideMark/>
          </w:tcPr>
          <w:p w14:paraId="4586A208"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3GPP TS 38.213, section 9.2.1 </w:t>
            </w:r>
          </w:p>
        </w:tc>
      </w:tr>
      <w:tr w:rsidR="00635AAB" w:rsidRPr="00635AAB" w14:paraId="67C75B06" w14:textId="77777777" w:rsidTr="004310CF">
        <w:trPr>
          <w:trHeight w:val="600"/>
        </w:trPr>
        <w:tc>
          <w:tcPr>
            <w:tcW w:w="3322" w:type="dxa"/>
            <w:gridSpan w:val="2"/>
            <w:noWrap/>
            <w:hideMark/>
          </w:tcPr>
          <w:p w14:paraId="4CFCA5C2"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occ-Length</w:t>
            </w:r>
          </w:p>
        </w:tc>
        <w:tc>
          <w:tcPr>
            <w:tcW w:w="2880" w:type="dxa"/>
            <w:hideMark/>
          </w:tcPr>
          <w:p w14:paraId="136FCF3B"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length of orthogonal sequence for Format 4.</w:t>
            </w:r>
          </w:p>
        </w:tc>
        <w:tc>
          <w:tcPr>
            <w:tcW w:w="3600" w:type="dxa"/>
            <w:hideMark/>
          </w:tcPr>
          <w:p w14:paraId="436DD669"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3GPP TS 38.213, section 9.2.1 </w:t>
            </w:r>
          </w:p>
        </w:tc>
      </w:tr>
      <w:tr w:rsidR="00635AAB" w:rsidRPr="00635AAB" w14:paraId="79665681" w14:textId="77777777" w:rsidTr="004310CF">
        <w:trPr>
          <w:trHeight w:val="300"/>
        </w:trPr>
        <w:tc>
          <w:tcPr>
            <w:tcW w:w="9802" w:type="dxa"/>
            <w:gridSpan w:val="4"/>
            <w:shd w:val="clear" w:color="auto" w:fill="D9D9D9" w:themeFill="background1" w:themeFillShade="D9"/>
            <w:noWrap/>
            <w:hideMark/>
          </w:tcPr>
          <w:p w14:paraId="1969581F" w14:textId="7BBF5601" w:rsidR="00635AAB" w:rsidRPr="004310CF" w:rsidRDefault="00DA5869" w:rsidP="00635AAB">
            <w:pPr>
              <w:spacing w:after="0"/>
              <w:rPr>
                <w:rFonts w:asciiTheme="majorBidi" w:eastAsia="Times New Roman" w:hAnsiTheme="majorBidi" w:cstheme="majorBidi"/>
                <w:lang w:eastAsia="zh-CN" w:bidi="he-IL"/>
              </w:rPr>
            </w:pPr>
            <w:r w:rsidRPr="00DA5869">
              <w:rPr>
                <w:rFonts w:asciiTheme="majorBidi" w:eastAsia="Times New Roman" w:hAnsiTheme="majorBidi" w:cstheme="majorBidi"/>
                <w:lang w:eastAsia="zh-CN" w:bidi="he-IL"/>
              </w:rPr>
              <w:t>IDFT for DFT-s-OFDM</w:t>
            </w:r>
          </w:p>
        </w:tc>
      </w:tr>
      <w:tr w:rsidR="00635AAB" w:rsidRPr="00635AAB" w14:paraId="0BE3EFFB" w14:textId="77777777" w:rsidTr="004310CF">
        <w:trPr>
          <w:trHeight w:val="600"/>
        </w:trPr>
        <w:tc>
          <w:tcPr>
            <w:tcW w:w="3322" w:type="dxa"/>
            <w:gridSpan w:val="2"/>
            <w:noWrap/>
            <w:hideMark/>
          </w:tcPr>
          <w:p w14:paraId="49F653ED"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RB Size</w:t>
            </w:r>
          </w:p>
        </w:tc>
        <w:tc>
          <w:tcPr>
            <w:tcW w:w="2880" w:type="dxa"/>
            <w:hideMark/>
          </w:tcPr>
          <w:p w14:paraId="09FE76C7"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Actual number of RBs used by the UE for this allocation (Format 3)</w:t>
            </w:r>
          </w:p>
        </w:tc>
        <w:tc>
          <w:tcPr>
            <w:tcW w:w="3600" w:type="dxa"/>
            <w:noWrap/>
            <w:hideMark/>
          </w:tcPr>
          <w:p w14:paraId="021F754E"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9.2.1</w:t>
            </w:r>
          </w:p>
        </w:tc>
      </w:tr>
      <w:tr w:rsidR="00635AAB" w:rsidRPr="00635AAB" w14:paraId="2F04B725" w14:textId="77777777" w:rsidTr="004310CF">
        <w:trPr>
          <w:trHeight w:val="600"/>
        </w:trPr>
        <w:tc>
          <w:tcPr>
            <w:tcW w:w="3322" w:type="dxa"/>
            <w:gridSpan w:val="2"/>
            <w:noWrap/>
            <w:hideMark/>
          </w:tcPr>
          <w:p w14:paraId="61DC7CE3"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lastRenderedPageBreak/>
              <w:t>number of symbols</w:t>
            </w:r>
          </w:p>
        </w:tc>
        <w:tc>
          <w:tcPr>
            <w:tcW w:w="2880" w:type="dxa"/>
            <w:hideMark/>
          </w:tcPr>
          <w:p w14:paraId="62AFFE28"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number of symbols for the PUCCH allocation</w:t>
            </w:r>
          </w:p>
        </w:tc>
        <w:tc>
          <w:tcPr>
            <w:tcW w:w="3600" w:type="dxa"/>
            <w:noWrap/>
            <w:hideMark/>
          </w:tcPr>
          <w:p w14:paraId="14B641BD"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9.2.2</w:t>
            </w:r>
          </w:p>
        </w:tc>
      </w:tr>
      <w:tr w:rsidR="00635AAB" w:rsidRPr="00635AAB" w14:paraId="13E67894" w14:textId="77777777" w:rsidTr="004310CF">
        <w:trPr>
          <w:trHeight w:val="300"/>
        </w:trPr>
        <w:tc>
          <w:tcPr>
            <w:tcW w:w="9802" w:type="dxa"/>
            <w:gridSpan w:val="4"/>
            <w:shd w:val="clear" w:color="auto" w:fill="D9D9D9" w:themeFill="background1" w:themeFillShade="D9"/>
            <w:noWrap/>
            <w:hideMark/>
          </w:tcPr>
          <w:p w14:paraId="086132CC" w14:textId="0C5567D9" w:rsidR="00635AAB" w:rsidRPr="004310CF" w:rsidRDefault="00DA5869" w:rsidP="00635AAB">
            <w:pPr>
              <w:spacing w:after="0"/>
              <w:rPr>
                <w:rFonts w:asciiTheme="majorBidi" w:eastAsia="Times New Roman" w:hAnsiTheme="majorBidi" w:cstheme="majorBidi"/>
                <w:lang w:eastAsia="zh-CN" w:bidi="he-IL"/>
              </w:rPr>
            </w:pPr>
            <w:r w:rsidRPr="00DA5869">
              <w:rPr>
                <w:rFonts w:asciiTheme="majorBidi" w:eastAsia="Times New Roman" w:hAnsiTheme="majorBidi" w:cstheme="majorBidi"/>
                <w:lang w:eastAsia="zh-CN" w:bidi="he-IL"/>
              </w:rPr>
              <w:t>Channel Estimation and Equalization</w:t>
            </w:r>
          </w:p>
        </w:tc>
      </w:tr>
      <w:tr w:rsidR="00635AAB" w:rsidRPr="00635AAB" w14:paraId="6186C7A5" w14:textId="77777777" w:rsidTr="004310CF">
        <w:trPr>
          <w:trHeight w:val="900"/>
        </w:trPr>
        <w:tc>
          <w:tcPr>
            <w:tcW w:w="3322" w:type="dxa"/>
            <w:gridSpan w:val="2"/>
            <w:noWrap/>
            <w:hideMark/>
          </w:tcPr>
          <w:p w14:paraId="760F8A86" w14:textId="77777777" w:rsidR="00635AAB" w:rsidRPr="004310CF" w:rsidRDefault="00635AAB" w:rsidP="00635AAB">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additionalDMRS</w:t>
            </w:r>
            <w:proofErr w:type="spellEnd"/>
          </w:p>
        </w:tc>
        <w:tc>
          <w:tcPr>
            <w:tcW w:w="2880" w:type="dxa"/>
            <w:hideMark/>
          </w:tcPr>
          <w:p w14:paraId="4D4231DC"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Indicates 2 additional DMRS symbol per hop of a PUCCH Format 3 or 4 (depending on length)</w:t>
            </w:r>
          </w:p>
        </w:tc>
        <w:tc>
          <w:tcPr>
            <w:tcW w:w="3600" w:type="dxa"/>
            <w:noWrap/>
            <w:hideMark/>
          </w:tcPr>
          <w:p w14:paraId="7F7FB66F"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9.2.2</w:t>
            </w:r>
          </w:p>
        </w:tc>
      </w:tr>
      <w:tr w:rsidR="00635AAB" w:rsidRPr="00635AAB" w14:paraId="2A75D8D6" w14:textId="77777777" w:rsidTr="004310CF">
        <w:trPr>
          <w:trHeight w:val="600"/>
        </w:trPr>
        <w:tc>
          <w:tcPr>
            <w:tcW w:w="3322" w:type="dxa"/>
            <w:gridSpan w:val="2"/>
            <w:noWrap/>
            <w:hideMark/>
          </w:tcPr>
          <w:p w14:paraId="18A56D3A" w14:textId="0DD80849"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N_{ID}^0</w:t>
            </w:r>
            <w:ins w:id="1583" w:author="Author">
              <w:r w:rsidR="001B49C2">
                <w:rPr>
                  <w:rFonts w:asciiTheme="majorBidi" w:eastAsia="Times New Roman" w:hAnsiTheme="majorBidi" w:cstheme="majorBidi"/>
                  <w:lang w:eastAsia="zh-CN" w:bidi="he-IL"/>
                </w:rPr>
                <w:t xml:space="preserve"> or c_</w:t>
              </w:r>
              <w:r w:rsidR="00A22D3F">
                <w:rPr>
                  <w:rFonts w:asciiTheme="majorBidi" w:eastAsia="Times New Roman" w:hAnsiTheme="majorBidi" w:cstheme="majorBidi"/>
                  <w:lang w:eastAsia="zh-CN" w:bidi="he-IL"/>
                </w:rPr>
                <w:t>{</w:t>
              </w:r>
              <w:proofErr w:type="spellStart"/>
              <w:r w:rsidR="001B49C2">
                <w:rPr>
                  <w:rFonts w:asciiTheme="majorBidi" w:eastAsia="Times New Roman" w:hAnsiTheme="majorBidi" w:cstheme="majorBidi"/>
                  <w:lang w:eastAsia="zh-CN" w:bidi="he-IL"/>
                </w:rPr>
                <w:t>init</w:t>
              </w:r>
              <w:proofErr w:type="spellEnd"/>
              <w:r w:rsidR="00A22D3F">
                <w:rPr>
                  <w:rFonts w:asciiTheme="majorBidi" w:eastAsia="Times New Roman" w:hAnsiTheme="majorBidi" w:cstheme="majorBidi"/>
                  <w:lang w:eastAsia="zh-CN" w:bidi="he-IL"/>
                </w:rPr>
                <w:t>}[</w:t>
              </w:r>
              <w:r w:rsidR="00A22D3F" w:rsidRPr="00A22D3F">
                <w:rPr>
                  <w:rFonts w:ascii="Script MT Bold" w:eastAsia="Times New Roman" w:hAnsi="Script MT Bold" w:cstheme="majorBidi"/>
                  <w:lang w:eastAsia="zh-CN" w:bidi="he-IL"/>
                </w:rPr>
                <w:t>l</w:t>
              </w:r>
              <w:r w:rsidR="00A22D3F">
                <w:rPr>
                  <w:rFonts w:asciiTheme="majorBidi" w:eastAsia="Times New Roman" w:hAnsiTheme="majorBidi" w:cstheme="majorBidi"/>
                  <w:lang w:eastAsia="zh-CN" w:bidi="he-IL"/>
                </w:rPr>
                <w:t>]</w:t>
              </w:r>
            </w:ins>
          </w:p>
        </w:tc>
        <w:tc>
          <w:tcPr>
            <w:tcW w:w="2880" w:type="dxa"/>
            <w:hideMark/>
          </w:tcPr>
          <w:p w14:paraId="38FEDE6A" w14:textId="77777777" w:rsidR="00635AAB" w:rsidRDefault="00A22D3F" w:rsidP="00635AAB">
            <w:pPr>
              <w:spacing w:after="0"/>
              <w:rPr>
                <w:ins w:id="1584" w:author="Author"/>
                <w:rFonts w:asciiTheme="majorBidi" w:eastAsia="Times New Roman" w:hAnsiTheme="majorBidi" w:cstheme="majorBidi"/>
                <w:lang w:eastAsia="zh-CN" w:bidi="he-IL"/>
              </w:rPr>
            </w:pPr>
            <w:ins w:id="1585" w:author="Author">
              <w:r>
                <w:rPr>
                  <w:rFonts w:asciiTheme="majorBidi" w:eastAsia="Times New Roman" w:hAnsiTheme="majorBidi" w:cstheme="majorBidi"/>
                  <w:lang w:eastAsia="zh-CN" w:bidi="he-IL"/>
                </w:rPr>
                <w:t xml:space="preserve">N_{ID}^0: </w:t>
              </w:r>
            </w:ins>
            <w:r w:rsidR="00635AAB" w:rsidRPr="004310CF">
              <w:rPr>
                <w:rFonts w:asciiTheme="majorBidi" w:eastAsia="Times New Roman" w:hAnsiTheme="majorBidi" w:cstheme="majorBidi"/>
                <w:lang w:eastAsia="zh-CN" w:bidi="he-IL"/>
              </w:rPr>
              <w:t>scrambling ID 0 for Format 2</w:t>
            </w:r>
            <w:del w:id="1586" w:author="Author">
              <w:r w:rsidR="00635AAB" w:rsidRPr="004310CF" w:rsidDel="00243A14">
                <w:rPr>
                  <w:rFonts w:asciiTheme="majorBidi" w:eastAsia="Times New Roman" w:hAnsiTheme="majorBidi" w:cstheme="majorBidi"/>
                  <w:lang w:eastAsia="zh-CN" w:bidi="he-IL"/>
                </w:rPr>
                <w:delText>, and</w:delText>
              </w:r>
              <w:r w:rsidR="00243A14" w:rsidDel="00243A14">
                <w:rPr>
                  <w:rFonts w:asciiTheme="majorBidi" w:eastAsia="Times New Roman" w:hAnsiTheme="majorBidi" w:cstheme="majorBidi"/>
                  <w:lang w:eastAsia="zh-CN" w:bidi="he-IL"/>
                </w:rPr>
                <w:delText xml:space="preserve"> in Rel-16</w:delText>
              </w:r>
              <w:r w:rsidR="00635AAB" w:rsidRPr="004310CF" w:rsidDel="00243A14">
                <w:rPr>
                  <w:rFonts w:asciiTheme="majorBidi" w:eastAsia="Times New Roman" w:hAnsiTheme="majorBidi" w:cstheme="majorBidi"/>
                  <w:lang w:eastAsia="zh-CN" w:bidi="he-IL"/>
                </w:rPr>
                <w:delText xml:space="preserve"> -</w:delText>
              </w:r>
              <w:r w:rsidR="00243A14" w:rsidDel="00243A14">
                <w:rPr>
                  <w:rFonts w:asciiTheme="majorBidi" w:eastAsia="Times New Roman" w:hAnsiTheme="majorBidi" w:cstheme="majorBidi"/>
                  <w:lang w:eastAsia="zh-CN" w:bidi="he-IL"/>
                </w:rPr>
                <w:delText xml:space="preserve"> </w:delText>
              </w:r>
              <w:r w:rsidR="00635AAB" w:rsidRPr="004310CF" w:rsidDel="00243A14">
                <w:rPr>
                  <w:rFonts w:asciiTheme="majorBidi" w:eastAsia="Times New Roman" w:hAnsiTheme="majorBidi" w:cstheme="majorBidi"/>
                  <w:lang w:eastAsia="zh-CN" w:bidi="he-IL"/>
                </w:rPr>
                <w:delText>if using \pi/2-BPSK - for formats 3 and 4</w:delText>
              </w:r>
            </w:del>
          </w:p>
          <w:p w14:paraId="1D5C0D49" w14:textId="47B2CB1C" w:rsidR="00A57385" w:rsidRPr="004310CF" w:rsidRDefault="00A57385" w:rsidP="00635AAB">
            <w:pPr>
              <w:spacing w:after="0"/>
              <w:rPr>
                <w:rFonts w:asciiTheme="majorBidi" w:eastAsia="Times New Roman" w:hAnsiTheme="majorBidi" w:cstheme="majorBidi"/>
                <w:lang w:eastAsia="zh-CN" w:bidi="he-IL"/>
              </w:rPr>
            </w:pPr>
            <w:ins w:id="1587" w:author="Author">
              <w:r>
                <w:rPr>
                  <w:rFonts w:asciiTheme="majorBidi" w:eastAsia="Times New Roman" w:hAnsiTheme="majorBidi" w:cstheme="majorBidi"/>
                  <w:lang w:eastAsia="zh-CN" w:bidi="he-IL"/>
                </w:rPr>
                <w:t>c_{</w:t>
              </w:r>
              <w:proofErr w:type="spellStart"/>
              <w:r>
                <w:rPr>
                  <w:rFonts w:asciiTheme="majorBidi" w:eastAsia="Times New Roman" w:hAnsiTheme="majorBidi" w:cstheme="majorBidi"/>
                  <w:lang w:eastAsia="zh-CN" w:bidi="he-IL"/>
                </w:rPr>
                <w:t>init</w:t>
              </w:r>
              <w:proofErr w:type="spellEnd"/>
              <w:r>
                <w:rPr>
                  <w:rFonts w:asciiTheme="majorBidi" w:eastAsia="Times New Roman" w:hAnsiTheme="majorBidi" w:cstheme="majorBidi"/>
                  <w:lang w:eastAsia="zh-CN" w:bidi="he-IL"/>
                </w:rPr>
                <w:t>}[</w:t>
              </w:r>
              <w:r w:rsidRPr="00A22D3F">
                <w:rPr>
                  <w:rFonts w:ascii="Script MT Bold" w:eastAsia="Times New Roman" w:hAnsi="Script MT Bold" w:cstheme="majorBidi"/>
                  <w:lang w:eastAsia="zh-CN" w:bidi="he-IL"/>
                </w:rPr>
                <w:t>l</w:t>
              </w:r>
              <w:r>
                <w:rPr>
                  <w:rFonts w:asciiTheme="majorBidi" w:eastAsia="Times New Roman" w:hAnsiTheme="majorBidi" w:cstheme="majorBidi"/>
                  <w:lang w:eastAsia="zh-CN" w:bidi="he-IL"/>
                </w:rPr>
                <w:t xml:space="preserve">]: scrambling initialization, per DMRS </w:t>
              </w:r>
              <w:proofErr w:type="spellStart"/>
              <w:r>
                <w:rPr>
                  <w:rFonts w:asciiTheme="majorBidi" w:eastAsia="Times New Roman" w:hAnsiTheme="majorBidi" w:cstheme="majorBidi"/>
                  <w:lang w:eastAsia="zh-CN" w:bidi="he-IL"/>
                </w:rPr>
                <w:t>symb</w:t>
              </w:r>
              <w:proofErr w:type="spellEnd"/>
              <w:r>
                <w:rPr>
                  <w:rFonts w:asciiTheme="majorBidi" w:eastAsia="Times New Roman" w:hAnsiTheme="majorBidi" w:cstheme="majorBidi"/>
                  <w:lang w:eastAsia="zh-CN" w:bidi="he-IL"/>
                </w:rPr>
                <w:t xml:space="preserve"> </w:t>
              </w:r>
              <w:r w:rsidR="00072761" w:rsidRPr="00A22D3F">
                <w:rPr>
                  <w:rFonts w:ascii="Script MT Bold" w:eastAsia="Times New Roman" w:hAnsi="Script MT Bold" w:cstheme="majorBidi"/>
                  <w:lang w:eastAsia="zh-CN" w:bidi="he-IL"/>
                </w:rPr>
                <w:t>l</w:t>
              </w:r>
              <w:r w:rsidR="00072761">
                <w:rPr>
                  <w:rFonts w:ascii="Script MT Bold" w:eastAsia="Times New Roman" w:hAnsi="Script MT Bold" w:cstheme="majorBidi"/>
                  <w:lang w:eastAsia="zh-CN" w:bidi="he-IL"/>
                </w:rPr>
                <w:t>.</w:t>
              </w:r>
            </w:ins>
          </w:p>
        </w:tc>
        <w:tc>
          <w:tcPr>
            <w:tcW w:w="3600" w:type="dxa"/>
            <w:noWrap/>
            <w:hideMark/>
          </w:tcPr>
          <w:p w14:paraId="6F765A5F" w14:textId="2982596B"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6.4.1.3.2.1</w:t>
            </w:r>
            <w:del w:id="1588" w:author="Author">
              <w:r w:rsidRPr="004310CF" w:rsidDel="00111A11">
                <w:rPr>
                  <w:rFonts w:asciiTheme="majorBidi" w:eastAsia="Times New Roman" w:hAnsiTheme="majorBidi" w:cstheme="majorBidi"/>
                  <w:lang w:eastAsia="zh-CN" w:bidi="he-IL"/>
                </w:rPr>
                <w:delText>, sec 6.4.1.3.3.1</w:delText>
              </w:r>
            </w:del>
          </w:p>
        </w:tc>
      </w:tr>
      <w:tr w:rsidR="00635AAB" w:rsidRPr="00635AAB" w14:paraId="7136DF1C" w14:textId="77777777" w:rsidTr="004310CF">
        <w:trPr>
          <w:trHeight w:val="600"/>
        </w:trPr>
        <w:tc>
          <w:tcPr>
            <w:tcW w:w="3322" w:type="dxa"/>
            <w:gridSpan w:val="2"/>
            <w:noWrap/>
            <w:hideMark/>
          </w:tcPr>
          <w:p w14:paraId="22E52D5B" w14:textId="77777777" w:rsidR="00635AAB" w:rsidRPr="004310CF" w:rsidRDefault="00635AAB" w:rsidP="00635AAB">
            <w:pPr>
              <w:spacing w:after="0"/>
              <w:rPr>
                <w:rFonts w:asciiTheme="majorBidi" w:eastAsia="Times New Roman" w:hAnsiTheme="majorBidi" w:cstheme="majorBidi"/>
                <w:lang w:eastAsia="zh-CN" w:bidi="he-IL"/>
              </w:rPr>
            </w:pPr>
            <w:proofErr w:type="spellStart"/>
            <w:r w:rsidRPr="004310CF">
              <w:rPr>
                <w:rFonts w:asciiTheme="majorBidi" w:eastAsia="Times New Roman" w:hAnsiTheme="majorBidi" w:cstheme="majorBidi"/>
                <w:lang w:eastAsia="zh-CN" w:bidi="he-IL"/>
              </w:rPr>
              <w:t>pucch-GroupHopping</w:t>
            </w:r>
            <w:proofErr w:type="spellEnd"/>
          </w:p>
        </w:tc>
        <w:tc>
          <w:tcPr>
            <w:tcW w:w="2880" w:type="dxa"/>
            <w:hideMark/>
          </w:tcPr>
          <w:p w14:paraId="4D09CBDB" w14:textId="0A439999"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indicates whet</w:t>
            </w:r>
            <w:ins w:id="1589" w:author="Author">
              <w:r w:rsidR="00A9327A">
                <w:rPr>
                  <w:rFonts w:asciiTheme="majorBidi" w:eastAsia="Times New Roman" w:hAnsiTheme="majorBidi" w:cstheme="majorBidi"/>
                  <w:lang w:eastAsia="zh-CN" w:bidi="he-IL"/>
                </w:rPr>
                <w:t>h</w:t>
              </w:r>
            </w:ins>
            <w:r w:rsidRPr="004310CF">
              <w:rPr>
                <w:rFonts w:asciiTheme="majorBidi" w:eastAsia="Times New Roman" w:hAnsiTheme="majorBidi" w:cstheme="majorBidi"/>
                <w:lang w:eastAsia="zh-CN" w:bidi="he-IL"/>
              </w:rPr>
              <w:t>er group, sequence or no hopping is applied (Formats 3/4)</w:t>
            </w:r>
          </w:p>
        </w:tc>
        <w:tc>
          <w:tcPr>
            <w:tcW w:w="3600" w:type="dxa"/>
            <w:hideMark/>
          </w:tcPr>
          <w:p w14:paraId="0BDE7B8F"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6.3.2.2.1</w:t>
            </w:r>
          </w:p>
        </w:tc>
      </w:tr>
      <w:tr w:rsidR="00635AAB" w:rsidRPr="00635AAB" w14:paraId="3A24CFFC" w14:textId="77777777" w:rsidTr="004310CF">
        <w:trPr>
          <w:trHeight w:val="300"/>
        </w:trPr>
        <w:tc>
          <w:tcPr>
            <w:tcW w:w="3322" w:type="dxa"/>
            <w:gridSpan w:val="2"/>
            <w:noWrap/>
            <w:hideMark/>
          </w:tcPr>
          <w:p w14:paraId="41FABE2D"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n_{ID} hopping</w:t>
            </w:r>
          </w:p>
        </w:tc>
        <w:tc>
          <w:tcPr>
            <w:tcW w:w="2880" w:type="dxa"/>
            <w:hideMark/>
          </w:tcPr>
          <w:p w14:paraId="4B5E9D36"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hopping identifier (Formats 3/4)</w:t>
            </w:r>
          </w:p>
        </w:tc>
        <w:tc>
          <w:tcPr>
            <w:tcW w:w="3600" w:type="dxa"/>
            <w:hideMark/>
          </w:tcPr>
          <w:p w14:paraId="07C20ACB"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6.3.2.2.1</w:t>
            </w:r>
          </w:p>
        </w:tc>
      </w:tr>
      <w:tr w:rsidR="00635AAB" w:rsidRPr="00635AAB" w14:paraId="33B82F58" w14:textId="77777777" w:rsidTr="004310CF">
        <w:trPr>
          <w:trHeight w:val="300"/>
        </w:trPr>
        <w:tc>
          <w:tcPr>
            <w:tcW w:w="3322" w:type="dxa"/>
            <w:gridSpan w:val="2"/>
            <w:noWrap/>
            <w:hideMark/>
          </w:tcPr>
          <w:p w14:paraId="420DD417"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M0</w:t>
            </w:r>
          </w:p>
        </w:tc>
        <w:tc>
          <w:tcPr>
            <w:tcW w:w="2880" w:type="dxa"/>
            <w:hideMark/>
          </w:tcPr>
          <w:p w14:paraId="278E41A9"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initial cyclic shift (Formats 3/4)</w:t>
            </w:r>
          </w:p>
        </w:tc>
        <w:tc>
          <w:tcPr>
            <w:tcW w:w="3600" w:type="dxa"/>
            <w:hideMark/>
          </w:tcPr>
          <w:p w14:paraId="1779B8EE"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6.3.2.2.2</w:t>
            </w:r>
          </w:p>
        </w:tc>
      </w:tr>
      <w:tr w:rsidR="00635AAB" w:rsidRPr="00635AAB" w14:paraId="3C7B246D" w14:textId="77777777" w:rsidTr="004310CF">
        <w:trPr>
          <w:trHeight w:val="1200"/>
        </w:trPr>
        <w:tc>
          <w:tcPr>
            <w:tcW w:w="9802" w:type="dxa"/>
            <w:gridSpan w:val="4"/>
            <w:shd w:val="clear" w:color="auto" w:fill="D9D9D9" w:themeFill="background1" w:themeFillShade="D9"/>
            <w:noWrap/>
            <w:hideMark/>
          </w:tcPr>
          <w:p w14:paraId="6621DF29" w14:textId="227AF4D9" w:rsidR="00635AAB" w:rsidRPr="004310CF" w:rsidRDefault="00DA5869" w:rsidP="00635AAB">
            <w:pPr>
              <w:spacing w:after="0"/>
              <w:rPr>
                <w:rFonts w:asciiTheme="majorBidi" w:eastAsia="Times New Roman" w:hAnsiTheme="majorBidi" w:cstheme="majorBidi"/>
                <w:lang w:eastAsia="zh-CN" w:bidi="he-IL"/>
              </w:rPr>
            </w:pPr>
            <w:r w:rsidRPr="00DA5869">
              <w:rPr>
                <w:rFonts w:asciiTheme="majorBidi" w:eastAsia="Times New Roman" w:hAnsiTheme="majorBidi" w:cstheme="majorBidi"/>
                <w:lang w:eastAsia="zh-CN" w:bidi="he-IL"/>
              </w:rPr>
              <w:t xml:space="preserve">RE </w:t>
            </w:r>
            <w:proofErr w:type="spellStart"/>
            <w:r w:rsidRPr="00DA5869">
              <w:rPr>
                <w:rFonts w:asciiTheme="majorBidi" w:eastAsia="Times New Roman" w:hAnsiTheme="majorBidi" w:cstheme="majorBidi"/>
                <w:lang w:eastAsia="zh-CN" w:bidi="he-IL"/>
              </w:rPr>
              <w:t>Demapping</w:t>
            </w:r>
            <w:proofErr w:type="spellEnd"/>
          </w:p>
        </w:tc>
      </w:tr>
      <w:tr w:rsidR="0021357F" w:rsidRPr="00635AAB" w14:paraId="0B3DA1BD" w14:textId="77777777" w:rsidTr="004310CF">
        <w:trPr>
          <w:trHeight w:val="1200"/>
        </w:trPr>
        <w:tc>
          <w:tcPr>
            <w:tcW w:w="1360" w:type="dxa"/>
            <w:vMerge w:val="restart"/>
            <w:textDirection w:val="btLr"/>
            <w:hideMark/>
          </w:tcPr>
          <w:p w14:paraId="5B313F17" w14:textId="77777777" w:rsidR="00635AAB" w:rsidRPr="004310CF" w:rsidRDefault="00635AAB" w:rsidP="00635AAB">
            <w:pPr>
              <w:spacing w:after="0"/>
              <w:jc w:val="center"/>
              <w:rPr>
                <w:rFonts w:asciiTheme="majorBidi" w:eastAsia="Times New Roman" w:hAnsiTheme="majorBidi" w:cstheme="majorBidi"/>
                <w:b/>
                <w:bCs/>
                <w:lang w:eastAsia="zh-CN" w:bidi="he-IL"/>
              </w:rPr>
            </w:pPr>
            <w:r w:rsidRPr="004310CF">
              <w:rPr>
                <w:rFonts w:asciiTheme="majorBidi" w:eastAsia="Times New Roman" w:hAnsiTheme="majorBidi" w:cstheme="majorBidi"/>
                <w:b/>
                <w:bCs/>
                <w:lang w:eastAsia="zh-CN" w:bidi="he-IL"/>
              </w:rPr>
              <w:t>Frequency Domain</w:t>
            </w:r>
          </w:p>
        </w:tc>
        <w:tc>
          <w:tcPr>
            <w:tcW w:w="1962" w:type="dxa"/>
            <w:hideMark/>
          </w:tcPr>
          <w:p w14:paraId="0B4E38DD"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N_{BWP}^{start}</w:t>
            </w:r>
          </w:p>
        </w:tc>
        <w:tc>
          <w:tcPr>
            <w:tcW w:w="2880" w:type="dxa"/>
            <w:hideMark/>
          </w:tcPr>
          <w:p w14:paraId="52E83227"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Start, </w:t>
            </w:r>
            <w:proofErr w:type="spellStart"/>
            <w:r w:rsidRPr="004310CF">
              <w:rPr>
                <w:rFonts w:asciiTheme="majorBidi" w:eastAsia="Times New Roman" w:hAnsiTheme="majorBidi" w:cstheme="majorBidi"/>
                <w:lang w:eastAsia="zh-CN" w:bidi="he-IL"/>
              </w:rPr>
              <w:t>w.r.t.</w:t>
            </w:r>
            <w:proofErr w:type="spellEnd"/>
            <w:r w:rsidRPr="004310CF">
              <w:rPr>
                <w:rFonts w:asciiTheme="majorBidi" w:eastAsia="Times New Roman" w:hAnsiTheme="majorBidi" w:cstheme="majorBidi"/>
                <w:lang w:eastAsia="zh-CN" w:bidi="he-IL"/>
              </w:rPr>
              <w:t xml:space="preserve"> CRB, of bandwidth part: VRBs indexing is relative to the Bandwidth part for the PDSCH allocation </w:t>
            </w:r>
          </w:p>
        </w:tc>
        <w:tc>
          <w:tcPr>
            <w:tcW w:w="3600" w:type="dxa"/>
            <w:hideMark/>
          </w:tcPr>
          <w:p w14:paraId="30D8E107"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 3GPP TS 38.211, sec 6.3.1.7</w:t>
            </w:r>
          </w:p>
        </w:tc>
      </w:tr>
      <w:tr w:rsidR="0021357F" w:rsidRPr="00635AAB" w14:paraId="3F3A7A4B" w14:textId="77777777" w:rsidTr="004310CF">
        <w:trPr>
          <w:trHeight w:val="900"/>
        </w:trPr>
        <w:tc>
          <w:tcPr>
            <w:tcW w:w="1360" w:type="dxa"/>
            <w:vMerge/>
            <w:hideMark/>
          </w:tcPr>
          <w:p w14:paraId="56727B1E" w14:textId="77777777" w:rsidR="00635AAB" w:rsidRPr="004310CF" w:rsidRDefault="00635AAB" w:rsidP="00635AAB">
            <w:pPr>
              <w:spacing w:after="0"/>
              <w:rPr>
                <w:rFonts w:asciiTheme="majorBidi" w:eastAsia="Times New Roman" w:hAnsiTheme="majorBidi" w:cstheme="majorBidi"/>
                <w:b/>
                <w:bCs/>
                <w:lang w:eastAsia="zh-CN" w:bidi="he-IL"/>
              </w:rPr>
            </w:pPr>
          </w:p>
        </w:tc>
        <w:tc>
          <w:tcPr>
            <w:tcW w:w="1962" w:type="dxa"/>
            <w:hideMark/>
          </w:tcPr>
          <w:p w14:paraId="00EA153B"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N_{BWP}^{size}</w:t>
            </w:r>
          </w:p>
        </w:tc>
        <w:tc>
          <w:tcPr>
            <w:tcW w:w="2880" w:type="dxa"/>
            <w:hideMark/>
          </w:tcPr>
          <w:p w14:paraId="2F3D180E"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Size of bandwidth part: VRBs indexing is relative to the Bandwidth part for the PDSCH allocation </w:t>
            </w:r>
          </w:p>
        </w:tc>
        <w:tc>
          <w:tcPr>
            <w:tcW w:w="3600" w:type="dxa"/>
            <w:hideMark/>
          </w:tcPr>
          <w:p w14:paraId="55D09D96"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 3GPP TS 38.211, sec 6.3.1.7</w:t>
            </w:r>
          </w:p>
        </w:tc>
      </w:tr>
      <w:tr w:rsidR="0021357F" w:rsidRPr="00635AAB" w14:paraId="12C8605B" w14:textId="77777777" w:rsidTr="004310CF">
        <w:trPr>
          <w:trHeight w:val="600"/>
        </w:trPr>
        <w:tc>
          <w:tcPr>
            <w:tcW w:w="1360" w:type="dxa"/>
            <w:vMerge/>
            <w:hideMark/>
          </w:tcPr>
          <w:p w14:paraId="41725587" w14:textId="77777777" w:rsidR="00635AAB" w:rsidRPr="004310CF" w:rsidRDefault="00635AAB" w:rsidP="00635AAB">
            <w:pPr>
              <w:spacing w:after="0"/>
              <w:rPr>
                <w:rFonts w:asciiTheme="majorBidi" w:eastAsia="Times New Roman" w:hAnsiTheme="majorBidi" w:cstheme="majorBidi"/>
                <w:b/>
                <w:bCs/>
                <w:lang w:eastAsia="zh-CN" w:bidi="he-IL"/>
              </w:rPr>
            </w:pPr>
          </w:p>
        </w:tc>
        <w:tc>
          <w:tcPr>
            <w:tcW w:w="1962" w:type="dxa"/>
            <w:hideMark/>
          </w:tcPr>
          <w:p w14:paraId="5A48046B"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µ, µ_{0}</w:t>
            </w:r>
          </w:p>
        </w:tc>
        <w:tc>
          <w:tcPr>
            <w:tcW w:w="2880" w:type="dxa"/>
            <w:hideMark/>
          </w:tcPr>
          <w:p w14:paraId="17DE57B0"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subcarrier spacing impacts waveform generation, including centering</w:t>
            </w:r>
          </w:p>
        </w:tc>
        <w:tc>
          <w:tcPr>
            <w:tcW w:w="3600" w:type="dxa"/>
            <w:noWrap/>
            <w:hideMark/>
          </w:tcPr>
          <w:p w14:paraId="47D6B41C"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4.2, 5.3.1</w:t>
            </w:r>
          </w:p>
        </w:tc>
      </w:tr>
      <w:tr w:rsidR="0021357F" w:rsidRPr="00635AAB" w14:paraId="3CBB3C56" w14:textId="77777777" w:rsidTr="004310CF">
        <w:trPr>
          <w:trHeight w:val="300"/>
        </w:trPr>
        <w:tc>
          <w:tcPr>
            <w:tcW w:w="1360" w:type="dxa"/>
            <w:vMerge/>
            <w:hideMark/>
          </w:tcPr>
          <w:p w14:paraId="2C252FCB" w14:textId="77777777" w:rsidR="00635AAB" w:rsidRPr="004310CF" w:rsidRDefault="00635AAB" w:rsidP="00635AAB">
            <w:pPr>
              <w:spacing w:after="0"/>
              <w:rPr>
                <w:rFonts w:asciiTheme="majorBidi" w:eastAsia="Times New Roman" w:hAnsiTheme="majorBidi" w:cstheme="majorBidi"/>
                <w:b/>
                <w:bCs/>
                <w:lang w:eastAsia="zh-CN" w:bidi="he-IL"/>
              </w:rPr>
            </w:pPr>
          </w:p>
        </w:tc>
        <w:tc>
          <w:tcPr>
            <w:tcW w:w="1962" w:type="dxa"/>
            <w:noWrap/>
            <w:hideMark/>
          </w:tcPr>
          <w:p w14:paraId="29A74315" w14:textId="086AD913"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RB_{BWP}^</w:t>
            </w:r>
            <w:r w:rsidR="0021357F">
              <w:rPr>
                <w:rFonts w:asciiTheme="majorBidi" w:eastAsia="Times New Roman" w:hAnsiTheme="majorBidi" w:cstheme="majorBidi"/>
                <w:lang w:eastAsia="zh-CN" w:bidi="he-IL"/>
              </w:rPr>
              <w:t xml:space="preserve"> </w:t>
            </w:r>
            <w:r w:rsidRPr="004310CF">
              <w:rPr>
                <w:rFonts w:asciiTheme="majorBidi" w:eastAsia="Times New Roman" w:hAnsiTheme="majorBidi" w:cstheme="majorBidi"/>
                <w:lang w:eastAsia="zh-CN" w:bidi="he-IL"/>
              </w:rPr>
              <w:t>{offset}</w:t>
            </w:r>
          </w:p>
        </w:tc>
        <w:tc>
          <w:tcPr>
            <w:tcW w:w="2880" w:type="dxa"/>
            <w:hideMark/>
          </w:tcPr>
          <w:p w14:paraId="10C54949"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PRB offset, prior to any hopping</w:t>
            </w:r>
          </w:p>
        </w:tc>
        <w:tc>
          <w:tcPr>
            <w:tcW w:w="3600" w:type="dxa"/>
            <w:noWrap/>
            <w:hideMark/>
          </w:tcPr>
          <w:p w14:paraId="7B992206"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9.2.1</w:t>
            </w:r>
          </w:p>
        </w:tc>
      </w:tr>
      <w:tr w:rsidR="0021357F" w:rsidRPr="00635AAB" w14:paraId="7FAC2205" w14:textId="77777777" w:rsidTr="004310CF">
        <w:trPr>
          <w:trHeight w:val="900"/>
        </w:trPr>
        <w:tc>
          <w:tcPr>
            <w:tcW w:w="1360" w:type="dxa"/>
            <w:vMerge/>
            <w:hideMark/>
          </w:tcPr>
          <w:p w14:paraId="76068854" w14:textId="77777777" w:rsidR="00635AAB" w:rsidRPr="004310CF" w:rsidRDefault="00635AAB" w:rsidP="00635AAB">
            <w:pPr>
              <w:spacing w:after="0"/>
              <w:rPr>
                <w:rFonts w:asciiTheme="majorBidi" w:eastAsia="Times New Roman" w:hAnsiTheme="majorBidi" w:cstheme="majorBidi"/>
                <w:b/>
                <w:bCs/>
                <w:lang w:eastAsia="zh-CN" w:bidi="he-IL"/>
              </w:rPr>
            </w:pPr>
          </w:p>
        </w:tc>
        <w:tc>
          <w:tcPr>
            <w:tcW w:w="1962" w:type="dxa"/>
            <w:hideMark/>
          </w:tcPr>
          <w:p w14:paraId="73A8FD97" w14:textId="06165B63"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N_{PRBI}^</w:t>
            </w:r>
            <w:r w:rsidR="0021357F">
              <w:rPr>
                <w:rFonts w:asciiTheme="majorBidi" w:eastAsia="Times New Roman" w:hAnsiTheme="majorBidi" w:cstheme="majorBidi"/>
                <w:lang w:eastAsia="zh-CN" w:bidi="he-IL"/>
              </w:rPr>
              <w:t xml:space="preserve"> </w:t>
            </w:r>
            <w:r w:rsidRPr="004310CF">
              <w:rPr>
                <w:rFonts w:asciiTheme="majorBidi" w:eastAsia="Times New Roman" w:hAnsiTheme="majorBidi" w:cstheme="majorBidi"/>
                <w:lang w:eastAsia="zh-CN" w:bidi="he-IL"/>
              </w:rPr>
              <w:t>{PUCCH,*}</w:t>
            </w:r>
          </w:p>
        </w:tc>
        <w:tc>
          <w:tcPr>
            <w:tcW w:w="2880" w:type="dxa"/>
            <w:hideMark/>
          </w:tcPr>
          <w:p w14:paraId="35158C75"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Actual number of RBs used by the UE for this allocation, for each format, respectively</w:t>
            </w:r>
          </w:p>
        </w:tc>
        <w:tc>
          <w:tcPr>
            <w:tcW w:w="3600" w:type="dxa"/>
            <w:noWrap/>
            <w:hideMark/>
          </w:tcPr>
          <w:p w14:paraId="16BA2F0F"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9.2.1</w:t>
            </w:r>
          </w:p>
        </w:tc>
      </w:tr>
      <w:tr w:rsidR="0021357F" w:rsidRPr="00635AAB" w14:paraId="2925CF89" w14:textId="77777777" w:rsidTr="004310CF">
        <w:trPr>
          <w:trHeight w:val="600"/>
        </w:trPr>
        <w:tc>
          <w:tcPr>
            <w:tcW w:w="1360" w:type="dxa"/>
            <w:vMerge/>
            <w:hideMark/>
          </w:tcPr>
          <w:p w14:paraId="09A21647" w14:textId="77777777" w:rsidR="00635AAB" w:rsidRPr="004310CF" w:rsidRDefault="00635AAB" w:rsidP="00635AAB">
            <w:pPr>
              <w:spacing w:after="0"/>
              <w:rPr>
                <w:rFonts w:asciiTheme="majorBidi" w:eastAsia="Times New Roman" w:hAnsiTheme="majorBidi" w:cstheme="majorBidi"/>
                <w:b/>
                <w:bCs/>
                <w:lang w:eastAsia="zh-CN" w:bidi="he-IL"/>
              </w:rPr>
            </w:pPr>
          </w:p>
        </w:tc>
        <w:tc>
          <w:tcPr>
            <w:tcW w:w="1962" w:type="dxa"/>
            <w:noWrap/>
            <w:hideMark/>
          </w:tcPr>
          <w:p w14:paraId="2A3D4A08"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[intra-slot] frequency hopping</w:t>
            </w:r>
          </w:p>
        </w:tc>
        <w:tc>
          <w:tcPr>
            <w:tcW w:w="2880" w:type="dxa"/>
            <w:hideMark/>
          </w:tcPr>
          <w:p w14:paraId="0C4DDD24"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indicates whether the allocation hops in frequency or not</w:t>
            </w:r>
          </w:p>
        </w:tc>
        <w:tc>
          <w:tcPr>
            <w:tcW w:w="3600" w:type="dxa"/>
            <w:hideMark/>
          </w:tcPr>
          <w:p w14:paraId="22296574"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38.211, sec 6.3.2.2.1</w:t>
            </w:r>
            <w:r w:rsidRPr="004310CF">
              <w:rPr>
                <w:rFonts w:asciiTheme="majorBidi" w:eastAsia="Times New Roman" w:hAnsiTheme="majorBidi" w:cstheme="majorBidi"/>
                <w:lang w:eastAsia="zh-CN" w:bidi="he-IL"/>
              </w:rPr>
              <w:br/>
              <w:t>3GPP TS 38.212, sec 6.3.1.4</w:t>
            </w:r>
          </w:p>
        </w:tc>
      </w:tr>
      <w:tr w:rsidR="0021357F" w:rsidRPr="00635AAB" w14:paraId="781DF724" w14:textId="77777777" w:rsidTr="004310CF">
        <w:trPr>
          <w:trHeight w:val="600"/>
        </w:trPr>
        <w:tc>
          <w:tcPr>
            <w:tcW w:w="1360" w:type="dxa"/>
            <w:vMerge/>
            <w:hideMark/>
          </w:tcPr>
          <w:p w14:paraId="2A977DAF" w14:textId="77777777" w:rsidR="00635AAB" w:rsidRPr="004310CF" w:rsidRDefault="00635AAB" w:rsidP="00635AAB">
            <w:pPr>
              <w:spacing w:after="0"/>
              <w:rPr>
                <w:rFonts w:asciiTheme="majorBidi" w:eastAsia="Times New Roman" w:hAnsiTheme="majorBidi" w:cstheme="majorBidi"/>
                <w:b/>
                <w:bCs/>
                <w:lang w:eastAsia="zh-CN" w:bidi="he-IL"/>
              </w:rPr>
            </w:pPr>
          </w:p>
        </w:tc>
        <w:tc>
          <w:tcPr>
            <w:tcW w:w="1962" w:type="dxa"/>
            <w:noWrap/>
            <w:hideMark/>
          </w:tcPr>
          <w:p w14:paraId="10BD5DEC"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second Hop RB offset</w:t>
            </w:r>
          </w:p>
        </w:tc>
        <w:tc>
          <w:tcPr>
            <w:tcW w:w="2880" w:type="dxa"/>
            <w:hideMark/>
          </w:tcPr>
          <w:p w14:paraId="4BC8D4D1"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 xml:space="preserve">RB offset of the second hop, in case of intra-hop </w:t>
            </w:r>
            <w:proofErr w:type="spellStart"/>
            <w:r w:rsidRPr="004310CF">
              <w:rPr>
                <w:rFonts w:asciiTheme="majorBidi" w:eastAsia="Times New Roman" w:hAnsiTheme="majorBidi" w:cstheme="majorBidi"/>
                <w:lang w:eastAsia="zh-CN" w:bidi="he-IL"/>
              </w:rPr>
              <w:t>freqency</w:t>
            </w:r>
            <w:proofErr w:type="spellEnd"/>
            <w:r w:rsidRPr="004310CF">
              <w:rPr>
                <w:rFonts w:asciiTheme="majorBidi" w:eastAsia="Times New Roman" w:hAnsiTheme="majorBidi" w:cstheme="majorBidi"/>
                <w:lang w:eastAsia="zh-CN" w:bidi="he-IL"/>
              </w:rPr>
              <w:t xml:space="preserve"> hopping</w:t>
            </w:r>
          </w:p>
        </w:tc>
        <w:tc>
          <w:tcPr>
            <w:tcW w:w="3600" w:type="dxa"/>
            <w:noWrap/>
            <w:hideMark/>
          </w:tcPr>
          <w:p w14:paraId="72992499"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9.2.1</w:t>
            </w:r>
          </w:p>
        </w:tc>
      </w:tr>
      <w:tr w:rsidR="0021357F" w:rsidRPr="00635AAB" w14:paraId="3B4542F2" w14:textId="77777777" w:rsidTr="004310CF">
        <w:trPr>
          <w:trHeight w:val="300"/>
        </w:trPr>
        <w:tc>
          <w:tcPr>
            <w:tcW w:w="1360" w:type="dxa"/>
            <w:vMerge w:val="restart"/>
            <w:textDirection w:val="btLr"/>
            <w:hideMark/>
          </w:tcPr>
          <w:p w14:paraId="309F2022" w14:textId="77777777" w:rsidR="00635AAB" w:rsidRPr="004310CF" w:rsidRDefault="00635AAB" w:rsidP="00635AAB">
            <w:pPr>
              <w:spacing w:after="0"/>
              <w:jc w:val="center"/>
              <w:rPr>
                <w:rFonts w:asciiTheme="majorBidi" w:eastAsia="Times New Roman" w:hAnsiTheme="majorBidi" w:cstheme="majorBidi"/>
                <w:b/>
                <w:bCs/>
                <w:lang w:eastAsia="zh-CN" w:bidi="he-IL"/>
              </w:rPr>
            </w:pPr>
            <w:r w:rsidRPr="004310CF">
              <w:rPr>
                <w:rFonts w:asciiTheme="majorBidi" w:eastAsia="Times New Roman" w:hAnsiTheme="majorBidi" w:cstheme="majorBidi"/>
                <w:b/>
                <w:bCs/>
                <w:lang w:eastAsia="zh-CN" w:bidi="he-IL"/>
              </w:rPr>
              <w:t>Time Domain</w:t>
            </w:r>
          </w:p>
        </w:tc>
        <w:tc>
          <w:tcPr>
            <w:tcW w:w="1962" w:type="dxa"/>
            <w:noWrap/>
            <w:hideMark/>
          </w:tcPr>
          <w:p w14:paraId="63A07C29" w14:textId="77777777" w:rsidR="00635AAB" w:rsidRPr="001370CD" w:rsidRDefault="00635AAB" w:rsidP="00635AAB">
            <w:pPr>
              <w:spacing w:after="0"/>
              <w:rPr>
                <w:rFonts w:asciiTheme="majorBidi" w:eastAsia="Times New Roman" w:hAnsiTheme="majorBidi" w:cstheme="majorBidi"/>
                <w:lang w:eastAsia="zh-CN" w:bidi="he-IL"/>
              </w:rPr>
            </w:pPr>
            <w:r w:rsidRPr="001370CD">
              <w:rPr>
                <w:rFonts w:asciiTheme="majorBidi" w:eastAsia="Times New Roman" w:hAnsiTheme="majorBidi" w:cstheme="majorBidi"/>
                <w:lang w:eastAsia="zh-CN" w:bidi="he-IL"/>
              </w:rPr>
              <w:t>symbol start</w:t>
            </w:r>
          </w:p>
        </w:tc>
        <w:tc>
          <w:tcPr>
            <w:tcW w:w="2880" w:type="dxa"/>
            <w:hideMark/>
          </w:tcPr>
          <w:p w14:paraId="1EC8197F"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first symbol for the PUCCH allocation</w:t>
            </w:r>
          </w:p>
        </w:tc>
        <w:tc>
          <w:tcPr>
            <w:tcW w:w="3600" w:type="dxa"/>
            <w:noWrap/>
            <w:hideMark/>
          </w:tcPr>
          <w:p w14:paraId="7D86E67D" w14:textId="77777777" w:rsidR="00635AAB" w:rsidRPr="004310CF" w:rsidRDefault="00635AAB" w:rsidP="00635AAB">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3GPP TS 38.213, sec 9.2.2</w:t>
            </w:r>
          </w:p>
        </w:tc>
      </w:tr>
      <w:tr w:rsidR="0021357F" w:rsidRPr="00635AAB" w14:paraId="4287A733" w14:textId="77777777" w:rsidTr="004310CF">
        <w:trPr>
          <w:trHeight w:val="600"/>
        </w:trPr>
        <w:tc>
          <w:tcPr>
            <w:tcW w:w="1360" w:type="dxa"/>
            <w:vMerge/>
            <w:hideMark/>
          </w:tcPr>
          <w:p w14:paraId="6B26095D" w14:textId="77777777" w:rsidR="00635AAB" w:rsidRPr="00635AAB" w:rsidRDefault="00635AAB" w:rsidP="00635AAB">
            <w:pPr>
              <w:spacing w:after="0"/>
              <w:rPr>
                <w:rFonts w:ascii="Calibri" w:eastAsia="Times New Roman" w:hAnsi="Calibri" w:cs="Calibri"/>
                <w:b/>
                <w:bCs/>
                <w:color w:val="000000"/>
                <w:sz w:val="22"/>
                <w:szCs w:val="22"/>
                <w:lang w:eastAsia="zh-CN" w:bidi="he-IL"/>
              </w:rPr>
            </w:pPr>
          </w:p>
        </w:tc>
        <w:tc>
          <w:tcPr>
            <w:tcW w:w="1962" w:type="dxa"/>
            <w:hideMark/>
          </w:tcPr>
          <w:p w14:paraId="2D42319E" w14:textId="22BCA242" w:rsidR="00635AAB" w:rsidRPr="001370CD" w:rsidRDefault="00635AAB" w:rsidP="00635AAB">
            <w:pPr>
              <w:spacing w:after="0"/>
              <w:rPr>
                <w:rFonts w:asciiTheme="majorBidi" w:eastAsia="Times New Roman" w:hAnsiTheme="majorBidi" w:cstheme="majorBidi"/>
                <w:lang w:eastAsia="zh-CN" w:bidi="he-IL"/>
                <w:rPrChange w:id="1590" w:author="Author">
                  <w:rPr>
                    <w:rFonts w:ascii="Calibri" w:eastAsia="Times New Roman" w:hAnsi="Calibri" w:cs="Calibri"/>
                    <w:color w:val="FF0000"/>
                    <w:sz w:val="22"/>
                    <w:szCs w:val="22"/>
                    <w:lang w:eastAsia="zh-CN" w:bidi="he-IL"/>
                  </w:rPr>
                </w:rPrChange>
              </w:rPr>
            </w:pPr>
            <w:r w:rsidRPr="001370CD">
              <w:rPr>
                <w:rFonts w:asciiTheme="majorBidi" w:eastAsia="Times New Roman" w:hAnsiTheme="majorBidi" w:cstheme="majorBidi"/>
                <w:lang w:eastAsia="zh-CN" w:bidi="he-IL"/>
                <w:rPrChange w:id="1591" w:author="Author">
                  <w:rPr>
                    <w:rFonts w:ascii="Calibri" w:eastAsia="Times New Roman" w:hAnsi="Calibri" w:cs="Calibri"/>
                    <w:color w:val="FF0000"/>
                    <w:sz w:val="22"/>
                    <w:szCs w:val="22"/>
                    <w:lang w:eastAsia="zh-CN" w:bidi="he-IL"/>
                  </w:rPr>
                </w:rPrChange>
              </w:rPr>
              <w:t>N_{</w:t>
            </w:r>
            <w:proofErr w:type="spellStart"/>
            <w:r w:rsidRPr="001370CD">
              <w:rPr>
                <w:rFonts w:asciiTheme="majorBidi" w:eastAsia="Times New Roman" w:hAnsiTheme="majorBidi" w:cstheme="majorBidi"/>
                <w:lang w:eastAsia="zh-CN" w:bidi="he-IL"/>
                <w:rPrChange w:id="1592" w:author="Author">
                  <w:rPr>
                    <w:rFonts w:ascii="Calibri" w:eastAsia="Times New Roman" w:hAnsi="Calibri" w:cs="Calibri"/>
                    <w:color w:val="FF0000"/>
                    <w:sz w:val="22"/>
                    <w:szCs w:val="22"/>
                    <w:lang w:eastAsia="zh-CN" w:bidi="he-IL"/>
                  </w:rPr>
                </w:rPrChange>
              </w:rPr>
              <w:t>symb,UCI</w:t>
            </w:r>
            <w:proofErr w:type="spellEnd"/>
            <w:r w:rsidRPr="001370CD">
              <w:rPr>
                <w:rFonts w:asciiTheme="majorBidi" w:eastAsia="Times New Roman" w:hAnsiTheme="majorBidi" w:cstheme="majorBidi"/>
                <w:lang w:eastAsia="zh-CN" w:bidi="he-IL"/>
                <w:rPrChange w:id="1593" w:author="Author">
                  <w:rPr>
                    <w:rFonts w:ascii="Calibri" w:eastAsia="Times New Roman" w:hAnsi="Calibri" w:cs="Calibri"/>
                    <w:color w:val="FF0000"/>
                    <w:sz w:val="22"/>
                    <w:szCs w:val="22"/>
                    <w:lang w:eastAsia="zh-CN" w:bidi="he-IL"/>
                  </w:rPr>
                </w:rPrChange>
              </w:rPr>
              <w:t>}^</w:t>
            </w:r>
            <w:r w:rsidR="0021357F" w:rsidRPr="001370CD">
              <w:rPr>
                <w:rFonts w:asciiTheme="majorBidi" w:eastAsia="Times New Roman" w:hAnsiTheme="majorBidi" w:cstheme="majorBidi"/>
                <w:lang w:eastAsia="zh-CN" w:bidi="he-IL"/>
                <w:rPrChange w:id="1594" w:author="Author">
                  <w:rPr>
                    <w:rFonts w:ascii="Calibri" w:eastAsia="Times New Roman" w:hAnsi="Calibri" w:cs="Calibri"/>
                    <w:color w:val="FF0000"/>
                    <w:sz w:val="22"/>
                    <w:szCs w:val="22"/>
                    <w:lang w:eastAsia="zh-CN" w:bidi="he-IL"/>
                  </w:rPr>
                </w:rPrChange>
              </w:rPr>
              <w:t xml:space="preserve"> </w:t>
            </w:r>
            <w:r w:rsidRPr="001370CD">
              <w:rPr>
                <w:rFonts w:asciiTheme="majorBidi" w:eastAsia="Times New Roman" w:hAnsiTheme="majorBidi" w:cstheme="majorBidi"/>
                <w:lang w:eastAsia="zh-CN" w:bidi="he-IL"/>
                <w:rPrChange w:id="1595" w:author="Author">
                  <w:rPr>
                    <w:rFonts w:ascii="Calibri" w:eastAsia="Times New Roman" w:hAnsi="Calibri" w:cs="Calibri"/>
                    <w:color w:val="FF0000"/>
                    <w:sz w:val="22"/>
                    <w:szCs w:val="22"/>
                    <w:lang w:eastAsia="zh-CN" w:bidi="he-IL"/>
                  </w:rPr>
                </w:rPrChange>
              </w:rPr>
              <w:t>{PUCCH,*}</w:t>
            </w:r>
          </w:p>
        </w:tc>
        <w:tc>
          <w:tcPr>
            <w:tcW w:w="2880" w:type="dxa"/>
            <w:hideMark/>
          </w:tcPr>
          <w:p w14:paraId="5F76458D" w14:textId="77777777" w:rsidR="00635AAB" w:rsidRPr="00635AAB" w:rsidRDefault="00635AAB" w:rsidP="00635AAB">
            <w:pPr>
              <w:spacing w:after="0"/>
              <w:rPr>
                <w:rFonts w:ascii="Calibri" w:eastAsia="Times New Roman" w:hAnsi="Calibri" w:cs="Calibri"/>
                <w:sz w:val="22"/>
                <w:szCs w:val="22"/>
                <w:lang w:eastAsia="zh-CN" w:bidi="he-IL"/>
              </w:rPr>
            </w:pPr>
            <w:r w:rsidRPr="00635AAB">
              <w:rPr>
                <w:rFonts w:ascii="Calibri" w:eastAsia="Times New Roman" w:hAnsi="Calibri" w:cs="Calibri"/>
                <w:sz w:val="22"/>
                <w:szCs w:val="22"/>
                <w:lang w:eastAsia="zh-CN" w:bidi="he-IL"/>
              </w:rPr>
              <w:t>number of symbols for the PUCCH allocation</w:t>
            </w:r>
          </w:p>
        </w:tc>
        <w:tc>
          <w:tcPr>
            <w:tcW w:w="3600" w:type="dxa"/>
            <w:noWrap/>
            <w:hideMark/>
          </w:tcPr>
          <w:p w14:paraId="5757132E" w14:textId="77777777" w:rsidR="00635AAB" w:rsidRPr="00635AAB" w:rsidRDefault="00635AAB" w:rsidP="00635AAB">
            <w:pPr>
              <w:spacing w:after="0"/>
              <w:rPr>
                <w:rFonts w:ascii="Calibri" w:eastAsia="Times New Roman" w:hAnsi="Calibri" w:cs="Calibri"/>
                <w:sz w:val="22"/>
                <w:szCs w:val="22"/>
                <w:lang w:eastAsia="zh-CN" w:bidi="he-IL"/>
              </w:rPr>
            </w:pPr>
            <w:r w:rsidRPr="00635AAB">
              <w:rPr>
                <w:rFonts w:ascii="Calibri" w:eastAsia="Times New Roman" w:hAnsi="Calibri" w:cs="Calibri"/>
                <w:sz w:val="22"/>
                <w:szCs w:val="22"/>
                <w:lang w:eastAsia="zh-CN" w:bidi="he-IL"/>
              </w:rPr>
              <w:t>3GPP TS 38.213, sec 9.2.2</w:t>
            </w:r>
          </w:p>
        </w:tc>
      </w:tr>
      <w:tr w:rsidR="0021357F" w:rsidRPr="00635AAB" w14:paraId="1E29444D" w14:textId="77777777" w:rsidTr="004310CF">
        <w:trPr>
          <w:trHeight w:val="900"/>
        </w:trPr>
        <w:tc>
          <w:tcPr>
            <w:tcW w:w="1360" w:type="dxa"/>
            <w:vMerge/>
            <w:hideMark/>
          </w:tcPr>
          <w:p w14:paraId="6926210C" w14:textId="77777777" w:rsidR="00635AAB" w:rsidRPr="00635AAB" w:rsidRDefault="00635AAB" w:rsidP="00635AAB">
            <w:pPr>
              <w:spacing w:after="0"/>
              <w:rPr>
                <w:rFonts w:ascii="Calibri" w:eastAsia="Times New Roman" w:hAnsi="Calibri" w:cs="Calibri"/>
                <w:b/>
                <w:bCs/>
                <w:color w:val="000000"/>
                <w:sz w:val="22"/>
                <w:szCs w:val="22"/>
                <w:lang w:eastAsia="zh-CN" w:bidi="he-IL"/>
              </w:rPr>
            </w:pPr>
          </w:p>
        </w:tc>
        <w:tc>
          <w:tcPr>
            <w:tcW w:w="1962" w:type="dxa"/>
            <w:hideMark/>
          </w:tcPr>
          <w:p w14:paraId="76CEBB2C" w14:textId="77777777" w:rsidR="00635AAB" w:rsidRPr="001370CD" w:rsidRDefault="00635AAB" w:rsidP="00635AAB">
            <w:pPr>
              <w:spacing w:after="0"/>
              <w:rPr>
                <w:rFonts w:asciiTheme="majorBidi" w:eastAsia="Times New Roman" w:hAnsiTheme="majorBidi" w:cstheme="majorBidi"/>
                <w:lang w:eastAsia="zh-CN" w:bidi="he-IL"/>
                <w:rPrChange w:id="1596" w:author="Author">
                  <w:rPr>
                    <w:rFonts w:ascii="Calibri" w:eastAsia="Times New Roman" w:hAnsi="Calibri" w:cs="Calibri"/>
                    <w:color w:val="FF0000"/>
                    <w:sz w:val="22"/>
                    <w:szCs w:val="22"/>
                    <w:lang w:eastAsia="zh-CN" w:bidi="he-IL"/>
                  </w:rPr>
                </w:rPrChange>
              </w:rPr>
            </w:pPr>
            <w:r w:rsidRPr="001370CD">
              <w:rPr>
                <w:rFonts w:asciiTheme="majorBidi" w:eastAsia="Times New Roman" w:hAnsiTheme="majorBidi" w:cstheme="majorBidi"/>
                <w:lang w:eastAsia="zh-CN" w:bidi="he-IL"/>
                <w:rPrChange w:id="1597" w:author="Author">
                  <w:rPr>
                    <w:rFonts w:ascii="Calibri" w:eastAsia="Times New Roman" w:hAnsi="Calibri" w:cs="Calibri"/>
                    <w:color w:val="FF0000"/>
                    <w:sz w:val="22"/>
                    <w:szCs w:val="22"/>
                    <w:lang w:eastAsia="zh-CN" w:bidi="he-IL"/>
                  </w:rPr>
                </w:rPrChange>
              </w:rPr>
              <w:t>Cyclic Prefix</w:t>
            </w:r>
          </w:p>
        </w:tc>
        <w:tc>
          <w:tcPr>
            <w:tcW w:w="2880" w:type="dxa"/>
            <w:hideMark/>
          </w:tcPr>
          <w:p w14:paraId="73EF83D0" w14:textId="77777777" w:rsidR="00635AAB" w:rsidRPr="00635AAB" w:rsidRDefault="00635AAB" w:rsidP="00635AAB">
            <w:pPr>
              <w:spacing w:after="0"/>
              <w:rPr>
                <w:rFonts w:ascii="Calibri" w:eastAsia="Times New Roman" w:hAnsi="Calibri" w:cs="Calibri"/>
                <w:color w:val="000000"/>
                <w:sz w:val="22"/>
                <w:szCs w:val="22"/>
                <w:lang w:eastAsia="zh-CN" w:bidi="he-IL"/>
              </w:rPr>
            </w:pPr>
            <w:r w:rsidRPr="00635AAB">
              <w:rPr>
                <w:rFonts w:ascii="Calibri" w:eastAsia="Times New Roman" w:hAnsi="Calibri" w:cs="Calibri"/>
                <w:color w:val="000000"/>
                <w:sz w:val="22"/>
                <w:szCs w:val="22"/>
                <w:lang w:eastAsia="zh-CN" w:bidi="he-IL"/>
              </w:rPr>
              <w:t>Cyclic prefix type. Impacts time-domain allocation, including waveform generation</w:t>
            </w:r>
          </w:p>
        </w:tc>
        <w:tc>
          <w:tcPr>
            <w:tcW w:w="3600" w:type="dxa"/>
            <w:hideMark/>
          </w:tcPr>
          <w:p w14:paraId="46A0B414" w14:textId="77777777" w:rsidR="00635AAB" w:rsidRPr="00635AAB" w:rsidRDefault="00635AAB" w:rsidP="00635AAB">
            <w:pPr>
              <w:spacing w:after="0"/>
              <w:rPr>
                <w:rFonts w:ascii="Calibri" w:eastAsia="Times New Roman" w:hAnsi="Calibri" w:cs="Calibri"/>
                <w:color w:val="000000"/>
                <w:sz w:val="22"/>
                <w:szCs w:val="22"/>
                <w:lang w:eastAsia="zh-CN" w:bidi="he-IL"/>
              </w:rPr>
            </w:pPr>
            <w:r w:rsidRPr="00635AAB">
              <w:rPr>
                <w:rFonts w:ascii="Calibri" w:eastAsia="Times New Roman" w:hAnsi="Calibri" w:cs="Calibri"/>
                <w:color w:val="000000"/>
                <w:sz w:val="22"/>
                <w:szCs w:val="22"/>
                <w:lang w:eastAsia="zh-CN" w:bidi="he-IL"/>
              </w:rPr>
              <w:t>3GPP TS 38.211, sec 4.2, 5.3.1</w:t>
            </w:r>
            <w:r w:rsidRPr="00635AAB">
              <w:rPr>
                <w:rFonts w:ascii="Calibri" w:eastAsia="Times New Roman" w:hAnsi="Calibri" w:cs="Calibri"/>
                <w:color w:val="000000"/>
                <w:sz w:val="22"/>
                <w:szCs w:val="22"/>
                <w:lang w:eastAsia="zh-CN" w:bidi="he-IL"/>
              </w:rPr>
              <w:br/>
              <w:t>3GPP TS 38.214, Table 5.1.2.1-1</w:t>
            </w:r>
          </w:p>
        </w:tc>
      </w:tr>
    </w:tbl>
    <w:p w14:paraId="6281480C" w14:textId="02B5F057" w:rsidR="00577A4D" w:rsidRDefault="00577A4D" w:rsidP="00577A4D">
      <w:pPr>
        <w:pStyle w:val="Heading3"/>
      </w:pPr>
      <w:bookmarkStart w:id="1598" w:name="_Toc86871621"/>
      <w:r>
        <w:lastRenderedPageBreak/>
        <w:t xml:space="preserve">SRS </w:t>
      </w:r>
      <w:r w:rsidR="00AE0D6C">
        <w:t>Channel</w:t>
      </w:r>
      <w:r>
        <w:t xml:space="preserve"> Model</w:t>
      </w:r>
      <w:bookmarkEnd w:id="1598"/>
    </w:p>
    <w:p w14:paraId="3DAF597A" w14:textId="435805A2" w:rsidR="00A63333" w:rsidRDefault="00A63333" w:rsidP="00A63333">
      <w:pPr>
        <w:rPr>
          <w:lang w:val="en-GB" w:eastAsia="zh-CN"/>
        </w:rPr>
      </w:pPr>
      <w:proofErr w:type="gramStart"/>
      <w:r>
        <w:rPr>
          <w:lang w:val="en-GB" w:eastAsia="zh-CN"/>
        </w:rPr>
        <w:t>Similarly</w:t>
      </w:r>
      <w:proofErr w:type="gramEnd"/>
      <w:r>
        <w:rPr>
          <w:lang w:val="en-GB" w:eastAsia="zh-CN"/>
        </w:rPr>
        <w:t xml:space="preserve"> to the O-RAN AAL </w:t>
      </w:r>
      <w:proofErr w:type="spellStart"/>
      <w:r>
        <w:rPr>
          <w:lang w:val="en-GB" w:eastAsia="zh-CN"/>
        </w:rPr>
        <w:t>GAnP</w:t>
      </w:r>
      <w:proofErr w:type="spellEnd"/>
      <w:r>
        <w:rPr>
          <w:lang w:val="en-GB" w:eastAsia="zh-CN"/>
        </w:rPr>
        <w:t xml:space="preserve"> document </w:t>
      </w:r>
      <w:r>
        <w:rPr>
          <w:lang w:val="en-GB" w:eastAsia="zh-CN"/>
        </w:rPr>
        <w:fldChar w:fldCharType="begin"/>
      </w:r>
      <w:r>
        <w:rPr>
          <w:lang w:val="en-GB" w:eastAsia="zh-CN"/>
        </w:rPr>
        <w:instrText xml:space="preserve"> REF _Ref71106698 \r \h </w:instrText>
      </w:r>
      <w:r>
        <w:rPr>
          <w:lang w:val="en-GB" w:eastAsia="zh-CN"/>
        </w:rPr>
      </w:r>
      <w:r>
        <w:rPr>
          <w:lang w:val="en-GB" w:eastAsia="zh-CN"/>
        </w:rPr>
        <w:fldChar w:fldCharType="separate"/>
      </w:r>
      <w:r>
        <w:rPr>
          <w:lang w:val="en-GB" w:eastAsia="zh-CN"/>
        </w:rPr>
        <w:t>[7]</w:t>
      </w:r>
      <w:r>
        <w:rPr>
          <w:lang w:val="en-GB" w:eastAsia="zh-CN"/>
        </w:rPr>
        <w:fldChar w:fldCharType="end"/>
      </w:r>
      <w:r>
        <w:rPr>
          <w:lang w:val="en-GB" w:eastAsia="zh-CN"/>
        </w:rPr>
        <w:t xml:space="preserve"> for the SRS H</w:t>
      </w:r>
      <w:ins w:id="1599" w:author="Author">
        <w:r w:rsidR="00C86F18">
          <w:rPr>
            <w:lang w:val="en-GB" w:eastAsia="zh-CN"/>
          </w:rPr>
          <w:t>igh-</w:t>
        </w:r>
      </w:ins>
      <w:del w:id="1600" w:author="Author">
        <w:r w:rsidDel="00C86F18">
          <w:rPr>
            <w:lang w:val="en-GB" w:eastAsia="zh-CN"/>
          </w:rPr>
          <w:delText xml:space="preserve">I </w:delText>
        </w:r>
      </w:del>
      <w:r>
        <w:rPr>
          <w:lang w:val="en-GB" w:eastAsia="zh-CN"/>
        </w:rPr>
        <w:t xml:space="preserve">PHY Profile, the SRS Channel model of the </w:t>
      </w:r>
      <w:r>
        <w:t>AAL UPLINK H</w:t>
      </w:r>
      <w:ins w:id="1601" w:author="Author">
        <w:r w:rsidR="00C86F18">
          <w:t>igh-</w:t>
        </w:r>
      </w:ins>
      <w:del w:id="1602" w:author="Author">
        <w:r w:rsidDel="00C86F18">
          <w:delText xml:space="preserve">I </w:delText>
        </w:r>
      </w:del>
      <w:r>
        <w:t>PHY Profile</w:t>
      </w:r>
      <w:r>
        <w:rPr>
          <w:lang w:val="en-GB" w:eastAsia="zh-CN"/>
        </w:rPr>
        <w:t xml:space="preserve"> supports acceleration of SRS.</w:t>
      </w:r>
    </w:p>
    <w:p w14:paraId="0B087A16" w14:textId="77777777" w:rsidR="00A63333" w:rsidRPr="0057639A" w:rsidRDefault="00A63333" w:rsidP="00A63333">
      <w:pPr>
        <w:rPr>
          <w:lang w:eastAsia="zh-CN"/>
        </w:rPr>
      </w:pPr>
      <w:r>
        <w:t>The set of accelerated functions associated with the processing of PUCCH Format 0 is as follows:</w:t>
      </w:r>
    </w:p>
    <w:p w14:paraId="5F404C85" w14:textId="77777777" w:rsidR="00A63333" w:rsidRPr="0057639A" w:rsidRDefault="00A63333" w:rsidP="00A63333">
      <w:pPr>
        <w:pStyle w:val="ListParagraph"/>
        <w:numPr>
          <w:ilvl w:val="0"/>
          <w:numId w:val="57"/>
        </w:numPr>
        <w:rPr>
          <w:lang w:val="en-GB"/>
        </w:rPr>
      </w:pPr>
      <w:r w:rsidRPr="0057639A">
        <w:rPr>
          <w:lang w:val="en-GB"/>
        </w:rPr>
        <w:t>IQ decompression</w:t>
      </w:r>
      <w:r w:rsidRPr="0057639A">
        <w:rPr>
          <w:lang w:val="en-GB"/>
        </w:rPr>
        <w:fldChar w:fldCharType="begin"/>
      </w:r>
      <w:r w:rsidRPr="0057639A">
        <w:rPr>
          <w:lang w:val="en-GB"/>
        </w:rPr>
        <w:instrText xml:space="preserve"> NOTEREF _Ref54349526 \f \h  \* MERGEFORMAT </w:instrText>
      </w:r>
      <w:r w:rsidRPr="0057639A">
        <w:rPr>
          <w:lang w:val="en-GB"/>
        </w:rPr>
      </w:r>
      <w:r w:rsidRPr="0057639A">
        <w:rPr>
          <w:lang w:val="en-GB"/>
        </w:rPr>
        <w:fldChar w:fldCharType="separate"/>
      </w:r>
      <w:r w:rsidRPr="005D6AA7">
        <w:rPr>
          <w:rStyle w:val="FootnoteReference"/>
        </w:rPr>
        <w:t>1</w:t>
      </w:r>
      <w:r w:rsidRPr="0057639A">
        <w:rPr>
          <w:lang w:val="en-GB"/>
        </w:rPr>
        <w:fldChar w:fldCharType="end"/>
      </w:r>
    </w:p>
    <w:p w14:paraId="40C482CD" w14:textId="77777777" w:rsidR="00A63333" w:rsidRPr="0057639A" w:rsidRDefault="00A63333" w:rsidP="00A63333">
      <w:pPr>
        <w:pStyle w:val="ListParagraph"/>
        <w:numPr>
          <w:ilvl w:val="0"/>
          <w:numId w:val="57"/>
        </w:numPr>
        <w:rPr>
          <w:lang w:val="en-GB"/>
        </w:rPr>
      </w:pPr>
      <w:r w:rsidRPr="0057639A">
        <w:rPr>
          <w:lang w:val="en-GB"/>
        </w:rPr>
        <w:t>RE de-mapping</w:t>
      </w:r>
    </w:p>
    <w:p w14:paraId="4DDACF4F" w14:textId="1D949DEA" w:rsidR="00A63333" w:rsidRPr="0057639A" w:rsidRDefault="00E30D2F" w:rsidP="00A63333">
      <w:pPr>
        <w:pStyle w:val="ListParagraph"/>
        <w:numPr>
          <w:ilvl w:val="0"/>
          <w:numId w:val="57"/>
        </w:numPr>
        <w:rPr>
          <w:lang w:val="en-GB"/>
        </w:rPr>
      </w:pPr>
      <w:r>
        <w:rPr>
          <w:lang w:val="en-GB"/>
        </w:rPr>
        <w:t>Channel estimation</w:t>
      </w:r>
    </w:p>
    <w:p w14:paraId="0F7D80DE" w14:textId="1DBFF1FD" w:rsidR="00A63333" w:rsidRPr="000962B3" w:rsidRDefault="005F1661" w:rsidP="00A63333">
      <w:pPr>
        <w:pStyle w:val="Heading4"/>
      </w:pPr>
      <w:r>
        <w:t>SRS</w:t>
      </w:r>
      <w:r w:rsidR="00A63333">
        <w:t xml:space="preserve"> input and output for </w:t>
      </w:r>
      <w:del w:id="1603" w:author="Author">
        <w:r w:rsidR="00A63333" w:rsidDel="00A7030B">
          <w:delText xml:space="preserve">AAL Uplink </w:delText>
        </w:r>
      </w:del>
      <w:proofErr w:type="spellStart"/>
      <w:ins w:id="1604" w:author="Author">
        <w:r w:rsidR="00A7030B">
          <w:t>AAL_UPLINK_</w:t>
        </w:r>
      </w:ins>
      <w:r w:rsidR="00A63333">
        <w:t>H</w:t>
      </w:r>
      <w:ins w:id="1605" w:author="Author">
        <w:r w:rsidR="00C86F18">
          <w:t>igh</w:t>
        </w:r>
        <w:proofErr w:type="spellEnd"/>
        <w:r w:rsidR="00C86F18">
          <w:t>-</w:t>
        </w:r>
      </w:ins>
      <w:del w:id="1606" w:author="Author">
        <w:r w:rsidR="00A63333" w:rsidDel="00C86F18">
          <w:delText xml:space="preserve">I </w:delText>
        </w:r>
      </w:del>
      <w:r w:rsidR="00A63333">
        <w:t xml:space="preserve">PHY Profile </w:t>
      </w:r>
    </w:p>
    <w:p w14:paraId="5CC57C65" w14:textId="147B0F52" w:rsidR="00A63333" w:rsidRDefault="00A63333" w:rsidP="00A63333">
      <w:r>
        <w:t xml:space="preserve">The </w:t>
      </w:r>
      <w:r w:rsidR="00BF6F83">
        <w:t>SRS</w:t>
      </w:r>
      <w:r>
        <w:t xml:space="preserve"> interface for the AAL UPLINK H</w:t>
      </w:r>
      <w:ins w:id="1607" w:author="Author">
        <w:r w:rsidR="00C86F18">
          <w:t>igh-</w:t>
        </w:r>
      </w:ins>
      <w:del w:id="1608" w:author="Author">
        <w:r w:rsidDel="00C86F18">
          <w:delText xml:space="preserve">I </w:delText>
        </w:r>
      </w:del>
      <w:r>
        <w:t xml:space="preserve">PHY profile shall work on </w:t>
      </w:r>
      <w:proofErr w:type="gramStart"/>
      <w:r>
        <w:t>a</w:t>
      </w:r>
      <w:proofErr w:type="gramEnd"/>
      <w:r>
        <w:t xml:space="preserve"> </w:t>
      </w:r>
      <w:r w:rsidR="00BF6F83">
        <w:t>SRS Resource</w:t>
      </w:r>
      <w:r>
        <w:t xml:space="preserve"> basis. </w:t>
      </w:r>
    </w:p>
    <w:p w14:paraId="1F420DED" w14:textId="1DA5BA35" w:rsidR="00A63333" w:rsidRDefault="00A63333" w:rsidP="00A63333">
      <w:r>
        <w:t xml:space="preserve">From Application, the </w:t>
      </w:r>
      <w:r w:rsidR="00BF6F83">
        <w:t>SRS</w:t>
      </w:r>
      <w:r>
        <w:t xml:space="preserve"> interface receives the associated parameters for the configuration of the</w:t>
      </w:r>
      <w:r w:rsidR="00BF6F83">
        <w:t xml:space="preserve"> SRS</w:t>
      </w:r>
      <w:r>
        <w:t xml:space="preserve"> </w:t>
      </w:r>
      <w:r w:rsidR="00BF6F83">
        <w:t>R</w:t>
      </w:r>
      <w:r>
        <w:t>esource.</w:t>
      </w:r>
    </w:p>
    <w:p w14:paraId="441D11C4" w14:textId="2CA3C355" w:rsidR="00A63333" w:rsidRDefault="00A63333" w:rsidP="00A63333">
      <w:r>
        <w:t>The output data consists of</w:t>
      </w:r>
      <w:r w:rsidR="00093FB3">
        <w:t xml:space="preserve"> the channel </w:t>
      </w:r>
      <w:proofErr w:type="spellStart"/>
      <w:r w:rsidR="00093FB3">
        <w:t>estimationmetrics</w:t>
      </w:r>
      <w:proofErr w:type="spellEnd"/>
    </w:p>
    <w:p w14:paraId="28E8904C" w14:textId="3E31295D" w:rsidR="00A63333" w:rsidRDefault="00093FB3" w:rsidP="00A63333">
      <w:pPr>
        <w:pStyle w:val="Heading4"/>
      </w:pPr>
      <w:bookmarkStart w:id="1609" w:name="_Ref86759554"/>
      <w:r>
        <w:t>SRS</w:t>
      </w:r>
      <w:r w:rsidR="00A63333">
        <w:t xml:space="preserve"> Parameters</w:t>
      </w:r>
      <w:bookmarkEnd w:id="1609"/>
    </w:p>
    <w:p w14:paraId="7CF48C2C" w14:textId="72287FD7" w:rsidR="00A63333" w:rsidRDefault="00A63333" w:rsidP="00A63333">
      <w:r>
        <w:t xml:space="preserve">The following parameters are required to be supported by the </w:t>
      </w:r>
      <w:proofErr w:type="spellStart"/>
      <w:r>
        <w:t>AALi</w:t>
      </w:r>
      <w:proofErr w:type="spellEnd"/>
      <w:r>
        <w:t xml:space="preserve"> implementation when offloading operations. Application shall supply all relevant parameters; for ease of reading, the parameters are grouped as follows, in alignment with the </w:t>
      </w:r>
      <w:r>
        <w:rPr>
          <w:lang w:val="en-GB" w:eastAsia="zh-CN"/>
        </w:rPr>
        <w:t xml:space="preserve">O-RAN AAL </w:t>
      </w:r>
      <w:proofErr w:type="spellStart"/>
      <w:r>
        <w:rPr>
          <w:lang w:val="en-GB" w:eastAsia="zh-CN"/>
        </w:rPr>
        <w:t>GAnP</w:t>
      </w:r>
      <w:proofErr w:type="spellEnd"/>
      <w:r>
        <w:rPr>
          <w:lang w:val="en-GB" w:eastAsia="zh-CN"/>
        </w:rPr>
        <w:t xml:space="preserve"> document </w:t>
      </w:r>
      <w:r>
        <w:rPr>
          <w:lang w:val="en-GB" w:eastAsia="zh-CN"/>
        </w:rPr>
        <w:fldChar w:fldCharType="begin"/>
      </w:r>
      <w:r>
        <w:rPr>
          <w:lang w:val="en-GB" w:eastAsia="zh-CN"/>
        </w:rPr>
        <w:instrText xml:space="preserve"> REF _Ref71106698 \r \h </w:instrText>
      </w:r>
      <w:r>
        <w:rPr>
          <w:lang w:val="en-GB" w:eastAsia="zh-CN"/>
        </w:rPr>
      </w:r>
      <w:r>
        <w:rPr>
          <w:lang w:val="en-GB" w:eastAsia="zh-CN"/>
        </w:rPr>
        <w:fldChar w:fldCharType="separate"/>
      </w:r>
      <w:r>
        <w:rPr>
          <w:lang w:val="en-GB" w:eastAsia="zh-CN"/>
        </w:rPr>
        <w:t>[7]</w:t>
      </w:r>
      <w:r>
        <w:rPr>
          <w:lang w:val="en-GB" w:eastAsia="zh-CN"/>
        </w:rPr>
        <w:fldChar w:fldCharType="end"/>
      </w:r>
      <w:r>
        <w:t>:</w:t>
      </w:r>
    </w:p>
    <w:p w14:paraId="4CB268A6" w14:textId="77777777" w:rsidR="00A63333" w:rsidRDefault="00A63333" w:rsidP="00A63333"/>
    <w:p w14:paraId="73657B19" w14:textId="4B07C957" w:rsidR="00A63333" w:rsidRPr="0057639A" w:rsidRDefault="00782159" w:rsidP="00A63333">
      <w:pPr>
        <w:pStyle w:val="Heading5"/>
        <w:rPr>
          <w:b/>
          <w:bCs/>
        </w:rPr>
      </w:pPr>
      <w:r>
        <w:rPr>
          <w:b/>
          <w:bCs/>
        </w:rPr>
        <w:t>SRS</w:t>
      </w:r>
      <w:r w:rsidR="00A63333">
        <w:rPr>
          <w:b/>
          <w:bCs/>
        </w:rPr>
        <w:t xml:space="preserve"> </w:t>
      </w:r>
      <w:r w:rsidR="00A63333" w:rsidRPr="0057639A">
        <w:rPr>
          <w:b/>
          <w:bCs/>
        </w:rPr>
        <w:t>Parameters</w:t>
      </w:r>
    </w:p>
    <w:p w14:paraId="17306346" w14:textId="1CADF6DC" w:rsidR="00A63333" w:rsidRDefault="00A63333" w:rsidP="00A63333">
      <w:pPr>
        <w:pStyle w:val="Caption"/>
        <w:keepNext/>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sidR="00782159">
        <w:rPr>
          <w:noProof/>
        </w:rPr>
        <w:t>18</w:t>
      </w:r>
      <w:r w:rsidR="001E481C">
        <w:rPr>
          <w:noProof/>
        </w:rPr>
        <w:fldChar w:fldCharType="end"/>
      </w:r>
      <w:r>
        <w:t xml:space="preserve">: </w:t>
      </w:r>
      <w:r w:rsidR="00782159">
        <w:t>SRS</w:t>
      </w:r>
      <w:r>
        <w:t xml:space="preserve"> Parameters</w:t>
      </w:r>
    </w:p>
    <w:tbl>
      <w:tblPr>
        <w:tblStyle w:val="TableProfessional"/>
        <w:tblW w:w="8897" w:type="dxa"/>
        <w:tblLook w:val="0600" w:firstRow="0" w:lastRow="0" w:firstColumn="0" w:lastColumn="0" w:noHBand="1" w:noVBand="1"/>
        <w:tblPrChange w:id="1610" w:author="Author">
          <w:tblPr>
            <w:tblStyle w:val="TableProfessional"/>
            <w:tblW w:w="8730" w:type="dxa"/>
            <w:tblLook w:val="0600" w:firstRow="0" w:lastRow="0" w:firstColumn="0" w:lastColumn="0" w:noHBand="1" w:noVBand="1"/>
          </w:tblPr>
        </w:tblPrChange>
      </w:tblPr>
      <w:tblGrid>
        <w:gridCol w:w="1980"/>
        <w:gridCol w:w="1785"/>
        <w:gridCol w:w="1170"/>
        <w:gridCol w:w="1261"/>
        <w:gridCol w:w="2701"/>
        <w:tblGridChange w:id="1611">
          <w:tblGrid>
            <w:gridCol w:w="1980"/>
            <w:gridCol w:w="1785"/>
            <w:gridCol w:w="1099"/>
            <w:gridCol w:w="71"/>
            <w:gridCol w:w="1261"/>
            <w:gridCol w:w="2701"/>
          </w:tblGrid>
        </w:tblGridChange>
      </w:tblGrid>
      <w:tr w:rsidR="00916099" w:rsidRPr="00916099" w14:paraId="3FB54FEB" w14:textId="77777777" w:rsidTr="000A7796">
        <w:trPr>
          <w:trHeight w:val="630"/>
          <w:trPrChange w:id="1612" w:author="Author">
            <w:trPr>
              <w:trHeight w:val="630"/>
            </w:trPr>
          </w:trPrChange>
        </w:trPr>
        <w:tc>
          <w:tcPr>
            <w:tcW w:w="4935" w:type="dxa"/>
            <w:gridSpan w:val="3"/>
            <w:noWrap/>
            <w:tcPrChange w:id="1613" w:author="Author">
              <w:tcPr>
                <w:tcW w:w="4158" w:type="dxa"/>
                <w:gridSpan w:val="3"/>
                <w:noWrap/>
              </w:tcPr>
            </w:tcPrChange>
          </w:tcPr>
          <w:p w14:paraId="39BCF957" w14:textId="3621B063" w:rsidR="00916099" w:rsidRPr="004310CF" w:rsidRDefault="00916099" w:rsidP="00916099">
            <w:pPr>
              <w:spacing w:after="0"/>
              <w:rPr>
                <w:rFonts w:asciiTheme="majorBidi" w:eastAsia="Times New Roman" w:hAnsiTheme="majorBidi" w:cstheme="majorBidi"/>
                <w:b/>
                <w:bCs/>
                <w:color w:val="000000"/>
                <w:lang w:eastAsia="zh-CN" w:bidi="he-IL"/>
              </w:rPr>
            </w:pPr>
            <w:r w:rsidRPr="004310CF">
              <w:rPr>
                <w:rFonts w:asciiTheme="majorBidi" w:hAnsiTheme="majorBidi" w:cstheme="majorBidi"/>
                <w:b/>
                <w:bCs/>
              </w:rPr>
              <w:t>AF parameters</w:t>
            </w:r>
          </w:p>
        </w:tc>
        <w:tc>
          <w:tcPr>
            <w:tcW w:w="1261" w:type="dxa"/>
            <w:tcPrChange w:id="1614" w:author="Author">
              <w:tcPr>
                <w:tcW w:w="1871" w:type="dxa"/>
                <w:gridSpan w:val="2"/>
              </w:tcPr>
            </w:tcPrChange>
          </w:tcPr>
          <w:p w14:paraId="21B660FD" w14:textId="45789204" w:rsidR="00916099" w:rsidRPr="004310CF" w:rsidRDefault="00916099" w:rsidP="00916099">
            <w:pPr>
              <w:spacing w:after="0"/>
              <w:rPr>
                <w:rFonts w:asciiTheme="majorBidi" w:eastAsia="Times New Roman" w:hAnsiTheme="majorBidi" w:cstheme="majorBidi"/>
                <w:b/>
                <w:bCs/>
                <w:color w:val="000000"/>
                <w:lang w:eastAsia="zh-CN" w:bidi="he-IL"/>
              </w:rPr>
            </w:pPr>
            <w:r w:rsidRPr="004310CF">
              <w:rPr>
                <w:rFonts w:asciiTheme="majorBidi" w:hAnsiTheme="majorBidi" w:cstheme="majorBidi"/>
                <w:b/>
                <w:bCs/>
              </w:rPr>
              <w:t>Short summary (from 3GPP)</w:t>
            </w:r>
          </w:p>
        </w:tc>
        <w:tc>
          <w:tcPr>
            <w:tcW w:w="0" w:type="dxa"/>
            <w:noWrap/>
            <w:tcPrChange w:id="1615" w:author="Author">
              <w:tcPr>
                <w:tcW w:w="2701" w:type="dxa"/>
                <w:noWrap/>
              </w:tcPr>
            </w:tcPrChange>
          </w:tcPr>
          <w:p w14:paraId="6CB39057" w14:textId="3D868B4E" w:rsidR="00916099" w:rsidRPr="004310CF" w:rsidRDefault="00916099" w:rsidP="00916099">
            <w:pPr>
              <w:spacing w:after="0"/>
              <w:rPr>
                <w:rFonts w:asciiTheme="majorBidi" w:eastAsia="Times New Roman" w:hAnsiTheme="majorBidi" w:cstheme="majorBidi"/>
                <w:b/>
                <w:bCs/>
                <w:color w:val="000000"/>
                <w:lang w:eastAsia="zh-CN" w:bidi="he-IL"/>
              </w:rPr>
            </w:pPr>
            <w:r w:rsidRPr="004310CF">
              <w:rPr>
                <w:rFonts w:asciiTheme="majorBidi" w:hAnsiTheme="majorBidi" w:cstheme="majorBidi"/>
                <w:b/>
                <w:bCs/>
              </w:rPr>
              <w:t>3GPP Spec Reference</w:t>
            </w:r>
          </w:p>
        </w:tc>
      </w:tr>
      <w:tr w:rsidR="00916099" w:rsidRPr="00916099" w14:paraId="51CF553B" w14:textId="77777777" w:rsidTr="000A7796">
        <w:trPr>
          <w:trHeight w:val="300"/>
          <w:trPrChange w:id="1616" w:author="Author">
            <w:trPr>
              <w:trHeight w:val="300"/>
            </w:trPr>
          </w:trPrChange>
        </w:trPr>
        <w:tc>
          <w:tcPr>
            <w:tcW w:w="8897" w:type="dxa"/>
            <w:gridSpan w:val="5"/>
            <w:shd w:val="clear" w:color="auto" w:fill="D9D9D9" w:themeFill="background1" w:themeFillShade="D9"/>
            <w:noWrap/>
            <w:hideMark/>
            <w:tcPrChange w:id="1617" w:author="Author">
              <w:tcPr>
                <w:tcW w:w="8730" w:type="dxa"/>
                <w:gridSpan w:val="6"/>
                <w:shd w:val="clear" w:color="auto" w:fill="D9D9D9" w:themeFill="background1" w:themeFillShade="D9"/>
                <w:noWrap/>
                <w:hideMark/>
              </w:tcPr>
            </w:tcPrChange>
          </w:tcPr>
          <w:p w14:paraId="3C422D44" w14:textId="57B980F4" w:rsidR="00916099" w:rsidRPr="004310CF" w:rsidRDefault="004310CF"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Channel Estimation</w:t>
            </w:r>
          </w:p>
        </w:tc>
      </w:tr>
      <w:tr w:rsidR="00916099" w:rsidRPr="00916099" w14:paraId="56A3458F" w14:textId="77777777" w:rsidTr="000A7796">
        <w:trPr>
          <w:trHeight w:val="600"/>
          <w:trPrChange w:id="1618" w:author="Author">
            <w:trPr>
              <w:trHeight w:val="600"/>
            </w:trPr>
          </w:trPrChange>
        </w:trPr>
        <w:tc>
          <w:tcPr>
            <w:tcW w:w="0" w:type="dxa"/>
            <w:noWrap/>
            <w:hideMark/>
            <w:tcPrChange w:id="1619" w:author="Author">
              <w:tcPr>
                <w:tcW w:w="1980" w:type="dxa"/>
                <w:noWrap/>
                <w:hideMark/>
              </w:tcPr>
            </w:tcPrChange>
          </w:tcPr>
          <w:p w14:paraId="1A0595DF" w14:textId="77777777" w:rsidR="00916099" w:rsidRPr="004310CF" w:rsidRDefault="00916099" w:rsidP="00916099">
            <w:pPr>
              <w:spacing w:after="0"/>
              <w:rPr>
                <w:rFonts w:asciiTheme="majorBidi" w:eastAsia="Times New Roman" w:hAnsiTheme="majorBidi" w:cstheme="majorBidi"/>
                <w:lang w:eastAsia="zh-CN" w:bidi="he-IL"/>
              </w:rPr>
            </w:pPr>
          </w:p>
        </w:tc>
        <w:tc>
          <w:tcPr>
            <w:tcW w:w="2955" w:type="dxa"/>
            <w:gridSpan w:val="2"/>
            <w:hideMark/>
            <w:tcPrChange w:id="1620" w:author="Author">
              <w:tcPr>
                <w:tcW w:w="2178" w:type="dxa"/>
                <w:gridSpan w:val="2"/>
                <w:hideMark/>
              </w:tcPr>
            </w:tcPrChange>
          </w:tcPr>
          <w:p w14:paraId="635352E4" w14:textId="77777777" w:rsidR="00916099" w:rsidRPr="004310CF" w:rsidRDefault="00916099"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usage</w:t>
            </w:r>
          </w:p>
        </w:tc>
        <w:tc>
          <w:tcPr>
            <w:tcW w:w="1261" w:type="dxa"/>
            <w:hideMark/>
            <w:tcPrChange w:id="1621" w:author="Author">
              <w:tcPr>
                <w:tcW w:w="1871" w:type="dxa"/>
                <w:gridSpan w:val="2"/>
                <w:hideMark/>
              </w:tcPr>
            </w:tcPrChange>
          </w:tcPr>
          <w:p w14:paraId="0E9FEE97" w14:textId="77777777" w:rsidR="00916099" w:rsidRPr="004310CF" w:rsidRDefault="00916099"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usage of the SRS resource</w:t>
            </w:r>
          </w:p>
        </w:tc>
        <w:tc>
          <w:tcPr>
            <w:tcW w:w="0" w:type="dxa"/>
            <w:noWrap/>
            <w:hideMark/>
            <w:tcPrChange w:id="1622" w:author="Author">
              <w:tcPr>
                <w:tcW w:w="2701" w:type="dxa"/>
                <w:noWrap/>
                <w:hideMark/>
              </w:tcPr>
            </w:tcPrChange>
          </w:tcPr>
          <w:p w14:paraId="2890D0B4" w14:textId="77777777" w:rsidR="00916099" w:rsidRPr="004310CF" w:rsidRDefault="00916099"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38.331, sec 6.3.2</w:t>
            </w:r>
          </w:p>
        </w:tc>
      </w:tr>
      <w:tr w:rsidR="00916099" w:rsidRPr="00916099" w14:paraId="7E68A7AC" w14:textId="77777777" w:rsidTr="000A7796">
        <w:trPr>
          <w:trHeight w:val="300"/>
          <w:trPrChange w:id="1623" w:author="Author">
            <w:trPr>
              <w:trHeight w:val="300"/>
            </w:trPr>
          </w:trPrChange>
        </w:trPr>
        <w:tc>
          <w:tcPr>
            <w:tcW w:w="0" w:type="dxa"/>
            <w:noWrap/>
            <w:hideMark/>
            <w:tcPrChange w:id="1624" w:author="Author">
              <w:tcPr>
                <w:tcW w:w="1980" w:type="dxa"/>
                <w:noWrap/>
                <w:hideMark/>
              </w:tcPr>
            </w:tcPrChange>
          </w:tcPr>
          <w:p w14:paraId="50B05351" w14:textId="77777777" w:rsidR="00916099" w:rsidRPr="004310CF" w:rsidRDefault="00916099" w:rsidP="00916099">
            <w:pPr>
              <w:spacing w:after="0"/>
              <w:rPr>
                <w:rFonts w:asciiTheme="majorBidi" w:eastAsia="Times New Roman" w:hAnsiTheme="majorBidi" w:cstheme="majorBidi"/>
                <w:color w:val="000000"/>
                <w:lang w:eastAsia="zh-CN" w:bidi="he-IL"/>
              </w:rPr>
            </w:pPr>
          </w:p>
        </w:tc>
        <w:tc>
          <w:tcPr>
            <w:tcW w:w="2955" w:type="dxa"/>
            <w:gridSpan w:val="2"/>
            <w:hideMark/>
            <w:tcPrChange w:id="1625" w:author="Author">
              <w:tcPr>
                <w:tcW w:w="2178" w:type="dxa"/>
                <w:gridSpan w:val="2"/>
                <w:hideMark/>
              </w:tcPr>
            </w:tcPrChange>
          </w:tcPr>
          <w:p w14:paraId="17793880" w14:textId="77777777" w:rsidR="00916099" w:rsidRPr="004310CF" w:rsidRDefault="00916099"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requested report type</w:t>
            </w:r>
          </w:p>
        </w:tc>
        <w:tc>
          <w:tcPr>
            <w:tcW w:w="1261" w:type="dxa"/>
            <w:hideMark/>
            <w:tcPrChange w:id="1626" w:author="Author">
              <w:tcPr>
                <w:tcW w:w="1871" w:type="dxa"/>
                <w:gridSpan w:val="2"/>
                <w:hideMark/>
              </w:tcPr>
            </w:tcPrChange>
          </w:tcPr>
          <w:p w14:paraId="20793376" w14:textId="77777777" w:rsidR="00916099" w:rsidRPr="004310CF" w:rsidRDefault="00916099"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depends on usage</w:t>
            </w:r>
          </w:p>
        </w:tc>
        <w:tc>
          <w:tcPr>
            <w:tcW w:w="0" w:type="dxa"/>
            <w:noWrap/>
            <w:hideMark/>
            <w:tcPrChange w:id="1627" w:author="Author">
              <w:tcPr>
                <w:tcW w:w="2701" w:type="dxa"/>
                <w:noWrap/>
                <w:hideMark/>
              </w:tcPr>
            </w:tcPrChange>
          </w:tcPr>
          <w:p w14:paraId="64B7E8BE" w14:textId="77777777" w:rsidR="00916099" w:rsidRPr="004310CF" w:rsidRDefault="00916099" w:rsidP="00916099">
            <w:pPr>
              <w:spacing w:after="0"/>
              <w:rPr>
                <w:rFonts w:asciiTheme="majorBidi" w:eastAsia="Times New Roman" w:hAnsiTheme="majorBidi" w:cstheme="majorBidi"/>
                <w:color w:val="000000"/>
                <w:lang w:eastAsia="zh-CN" w:bidi="he-IL"/>
              </w:rPr>
            </w:pPr>
          </w:p>
        </w:tc>
      </w:tr>
      <w:tr w:rsidR="00916099" w:rsidRPr="00916099" w14:paraId="74BEA0CE" w14:textId="77777777" w:rsidTr="000A7796">
        <w:trPr>
          <w:trHeight w:val="1500"/>
          <w:trPrChange w:id="1628" w:author="Author">
            <w:trPr>
              <w:trHeight w:val="1500"/>
            </w:trPr>
          </w:trPrChange>
        </w:trPr>
        <w:tc>
          <w:tcPr>
            <w:tcW w:w="0" w:type="dxa"/>
            <w:vMerge w:val="restart"/>
            <w:hideMark/>
            <w:tcPrChange w:id="1629" w:author="Author">
              <w:tcPr>
                <w:tcW w:w="1980" w:type="dxa"/>
                <w:vMerge w:val="restart"/>
                <w:hideMark/>
              </w:tcPr>
            </w:tcPrChange>
          </w:tcPr>
          <w:p w14:paraId="0FF56BD8" w14:textId="77777777" w:rsidR="00916099" w:rsidRPr="004310CF" w:rsidRDefault="00916099" w:rsidP="00916099">
            <w:pPr>
              <w:spacing w:after="0"/>
              <w:jc w:val="center"/>
              <w:rPr>
                <w:rFonts w:asciiTheme="majorBidi" w:eastAsia="Times New Roman" w:hAnsiTheme="majorBidi" w:cstheme="majorBidi"/>
                <w:b/>
                <w:bCs/>
                <w:color w:val="000000"/>
                <w:lang w:eastAsia="zh-CN" w:bidi="he-IL"/>
              </w:rPr>
            </w:pPr>
            <w:r w:rsidRPr="004310CF">
              <w:rPr>
                <w:rFonts w:asciiTheme="majorBidi" w:eastAsia="Times New Roman" w:hAnsiTheme="majorBidi" w:cstheme="majorBidi"/>
                <w:b/>
                <w:bCs/>
                <w:color w:val="000000"/>
                <w:lang w:eastAsia="zh-CN" w:bidi="he-IL"/>
              </w:rPr>
              <w:t xml:space="preserve">usage: </w:t>
            </w:r>
            <w:proofErr w:type="spellStart"/>
            <w:r w:rsidRPr="004310CF">
              <w:rPr>
                <w:rFonts w:asciiTheme="majorBidi" w:eastAsia="Times New Roman" w:hAnsiTheme="majorBidi" w:cstheme="majorBidi"/>
                <w:b/>
                <w:bCs/>
                <w:color w:val="000000"/>
                <w:lang w:eastAsia="zh-CN" w:bidi="he-IL"/>
              </w:rPr>
              <w:t>antennaSwitching</w:t>
            </w:r>
            <w:proofErr w:type="spellEnd"/>
            <w:r w:rsidRPr="004310CF">
              <w:rPr>
                <w:rFonts w:asciiTheme="majorBidi" w:eastAsia="Times New Roman" w:hAnsiTheme="majorBidi" w:cstheme="majorBidi"/>
                <w:b/>
                <w:bCs/>
                <w:color w:val="000000"/>
                <w:lang w:eastAsia="zh-CN" w:bidi="he-IL"/>
              </w:rPr>
              <w:t xml:space="preserve"> w/ SRS report</w:t>
            </w:r>
          </w:p>
        </w:tc>
        <w:tc>
          <w:tcPr>
            <w:tcW w:w="2955" w:type="dxa"/>
            <w:gridSpan w:val="2"/>
            <w:hideMark/>
            <w:tcPrChange w:id="1630" w:author="Author">
              <w:tcPr>
                <w:tcW w:w="2178" w:type="dxa"/>
                <w:gridSpan w:val="2"/>
                <w:hideMark/>
              </w:tcPr>
            </w:tcPrChange>
          </w:tcPr>
          <w:p w14:paraId="553708C5" w14:textId="77777777" w:rsidR="00916099" w:rsidRPr="004310CF" w:rsidRDefault="00916099"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format of U, V entries</w:t>
            </w:r>
          </w:p>
        </w:tc>
        <w:tc>
          <w:tcPr>
            <w:tcW w:w="1261" w:type="dxa"/>
            <w:hideMark/>
            <w:tcPrChange w:id="1631" w:author="Author">
              <w:tcPr>
                <w:tcW w:w="1871" w:type="dxa"/>
                <w:gridSpan w:val="2"/>
                <w:hideMark/>
              </w:tcPr>
            </w:tcPrChange>
          </w:tcPr>
          <w:p w14:paraId="3B585C76" w14:textId="77777777" w:rsidR="00916099" w:rsidRPr="004310CF" w:rsidRDefault="00916099"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Size </w:t>
            </w:r>
            <w:proofErr w:type="gramStart"/>
            <w:r w:rsidRPr="004310CF">
              <w:rPr>
                <w:rFonts w:asciiTheme="majorBidi" w:eastAsia="Times New Roman" w:hAnsiTheme="majorBidi" w:cstheme="majorBidi"/>
                <w:color w:val="000000"/>
                <w:lang w:eastAsia="zh-CN" w:bidi="he-IL"/>
              </w:rPr>
              <w:t>e.g.</w:t>
            </w:r>
            <w:proofErr w:type="gramEnd"/>
            <w:r w:rsidRPr="004310CF">
              <w:rPr>
                <w:rFonts w:asciiTheme="majorBidi" w:eastAsia="Times New Roman" w:hAnsiTheme="majorBidi" w:cstheme="majorBidi"/>
                <w:color w:val="000000"/>
                <w:lang w:eastAsia="zh-CN" w:bidi="he-IL"/>
              </w:rPr>
              <w:t xml:space="preserve"> 16-bit, 32-bit and formats e.g. BFP, </w:t>
            </w:r>
            <w:proofErr w:type="spellStart"/>
            <w:r w:rsidRPr="004310CF">
              <w:rPr>
                <w:rFonts w:asciiTheme="majorBidi" w:eastAsia="Times New Roman" w:hAnsiTheme="majorBidi" w:cstheme="majorBidi"/>
                <w:color w:val="000000"/>
                <w:lang w:eastAsia="zh-CN" w:bidi="he-IL"/>
              </w:rPr>
              <w:t>etc</w:t>
            </w:r>
            <w:proofErr w:type="spellEnd"/>
            <w:r w:rsidRPr="004310CF">
              <w:rPr>
                <w:rFonts w:asciiTheme="majorBidi" w:eastAsia="Times New Roman" w:hAnsiTheme="majorBidi" w:cstheme="majorBidi"/>
                <w:color w:val="000000"/>
                <w:lang w:eastAsia="zh-CN" w:bidi="he-IL"/>
              </w:rPr>
              <w:t xml:space="preserve"> used for encoding channel eigenvector matrices</w:t>
            </w:r>
          </w:p>
        </w:tc>
        <w:tc>
          <w:tcPr>
            <w:tcW w:w="0" w:type="dxa"/>
            <w:vMerge w:val="restart"/>
            <w:hideMark/>
            <w:tcPrChange w:id="1632" w:author="Author">
              <w:tcPr>
                <w:tcW w:w="2701" w:type="dxa"/>
                <w:vMerge w:val="restart"/>
                <w:hideMark/>
              </w:tcPr>
            </w:tcPrChange>
          </w:tcPr>
          <w:p w14:paraId="47DFEE1D" w14:textId="3E4D5F86" w:rsidR="00916099" w:rsidRPr="004310CF" w:rsidRDefault="00387C9D" w:rsidP="00916099">
            <w:pPr>
              <w:spacing w:after="0"/>
              <w:jc w:val="center"/>
              <w:rPr>
                <w:rFonts w:asciiTheme="majorBidi" w:eastAsia="Times New Roman" w:hAnsiTheme="majorBidi" w:cstheme="majorBidi"/>
                <w:i/>
                <w:iCs/>
                <w:lang w:eastAsia="zh-CN" w:bidi="he-IL"/>
              </w:rPr>
            </w:pPr>
            <w:r>
              <w:rPr>
                <w:rFonts w:asciiTheme="majorBidi" w:hAnsiTheme="majorBidi" w:cstheme="majorBidi"/>
                <w:i/>
                <w:iCs/>
                <w:lang w:eastAsia="zh-CN" w:bidi="he-IL"/>
              </w:rPr>
              <w:t xml:space="preserve">See section </w:t>
            </w:r>
            <w:r>
              <w:rPr>
                <w:rFonts w:asciiTheme="majorBidi" w:hAnsiTheme="majorBidi" w:cstheme="majorBidi"/>
                <w:i/>
                <w:iCs/>
                <w:lang w:eastAsia="zh-CN" w:bidi="he-IL"/>
              </w:rPr>
              <w:fldChar w:fldCharType="begin"/>
            </w:r>
            <w:r>
              <w:rPr>
                <w:rFonts w:asciiTheme="majorBidi" w:hAnsiTheme="majorBidi" w:cstheme="majorBidi"/>
                <w:i/>
                <w:iCs/>
                <w:lang w:eastAsia="zh-CN" w:bidi="he-IL"/>
              </w:rPr>
              <w:instrText xml:space="preserve"> REF _Ref86291452 \r \h </w:instrText>
            </w:r>
            <w:r>
              <w:rPr>
                <w:rFonts w:asciiTheme="majorBidi" w:hAnsiTheme="majorBidi" w:cstheme="majorBidi"/>
                <w:i/>
                <w:iCs/>
                <w:lang w:eastAsia="zh-CN" w:bidi="he-IL"/>
              </w:rPr>
            </w:r>
            <w:r>
              <w:rPr>
                <w:rFonts w:asciiTheme="majorBidi" w:hAnsiTheme="majorBidi" w:cstheme="majorBidi"/>
                <w:i/>
                <w:iCs/>
                <w:lang w:eastAsia="zh-CN" w:bidi="he-IL"/>
              </w:rPr>
              <w:fldChar w:fldCharType="separate"/>
            </w:r>
            <w:r>
              <w:rPr>
                <w:rFonts w:asciiTheme="majorBidi" w:hAnsiTheme="majorBidi" w:cstheme="majorBidi"/>
                <w:i/>
                <w:iCs/>
                <w:cs/>
                <w:lang w:eastAsia="zh-CN" w:bidi="he-IL"/>
              </w:rPr>
              <w:t>‎</w:t>
            </w:r>
            <w:r>
              <w:rPr>
                <w:rFonts w:asciiTheme="majorBidi" w:hAnsiTheme="majorBidi" w:cstheme="majorBidi"/>
                <w:i/>
                <w:iCs/>
                <w:lang w:eastAsia="zh-CN" w:bidi="he-IL"/>
              </w:rPr>
              <w:fldChar w:fldCharType="end"/>
            </w:r>
            <w:r>
              <w:rPr>
                <w:rFonts w:asciiTheme="majorBidi" w:hAnsiTheme="majorBidi" w:cstheme="majorBidi"/>
                <w:i/>
                <w:iCs/>
                <w:lang w:eastAsia="zh-CN" w:bidi="he-IL"/>
              </w:rPr>
              <w:fldChar w:fldCharType="begin"/>
            </w:r>
            <w:r>
              <w:rPr>
                <w:rFonts w:asciiTheme="majorBidi" w:hAnsiTheme="majorBidi" w:cstheme="majorBidi"/>
                <w:i/>
                <w:iCs/>
                <w:lang w:eastAsia="zh-CN" w:bidi="he-IL"/>
              </w:rPr>
              <w:instrText xml:space="preserve"> REF _Ref86291507 \r \h </w:instrText>
            </w:r>
            <w:r>
              <w:rPr>
                <w:rFonts w:asciiTheme="majorBidi" w:hAnsiTheme="majorBidi" w:cstheme="majorBidi"/>
                <w:i/>
                <w:iCs/>
                <w:lang w:eastAsia="zh-CN" w:bidi="he-IL"/>
              </w:rPr>
            </w:r>
            <w:r>
              <w:rPr>
                <w:rFonts w:asciiTheme="majorBidi" w:hAnsiTheme="majorBidi" w:cstheme="majorBidi"/>
                <w:i/>
                <w:iCs/>
                <w:lang w:eastAsia="zh-CN" w:bidi="he-IL"/>
              </w:rPr>
              <w:fldChar w:fldCharType="separate"/>
            </w:r>
            <w:r>
              <w:rPr>
                <w:rFonts w:asciiTheme="majorBidi" w:hAnsiTheme="majorBidi" w:cstheme="majorBidi"/>
                <w:i/>
                <w:iCs/>
                <w:cs/>
                <w:lang w:eastAsia="zh-CN" w:bidi="he-IL"/>
              </w:rPr>
              <w:t>‎</w:t>
            </w:r>
            <w:r>
              <w:rPr>
                <w:rFonts w:asciiTheme="majorBidi" w:hAnsiTheme="majorBidi" w:cstheme="majorBidi"/>
                <w:i/>
                <w:iCs/>
                <w:lang w:eastAsia="zh-CN" w:bidi="he-IL"/>
              </w:rPr>
              <w:t>4.3.7</w:t>
            </w:r>
            <w:r>
              <w:rPr>
                <w:rFonts w:asciiTheme="majorBidi" w:hAnsiTheme="majorBidi" w:cstheme="majorBidi"/>
                <w:i/>
                <w:iCs/>
                <w:lang w:eastAsia="zh-CN" w:bidi="he-IL"/>
              </w:rPr>
              <w:fldChar w:fldCharType="end"/>
            </w:r>
          </w:p>
        </w:tc>
      </w:tr>
      <w:tr w:rsidR="00916099" w:rsidRPr="00916099" w14:paraId="39B84088" w14:textId="77777777" w:rsidTr="000A7796">
        <w:trPr>
          <w:trHeight w:val="1200"/>
          <w:trPrChange w:id="1633" w:author="Author">
            <w:trPr>
              <w:trHeight w:val="1200"/>
            </w:trPr>
          </w:trPrChange>
        </w:trPr>
        <w:tc>
          <w:tcPr>
            <w:tcW w:w="0" w:type="dxa"/>
            <w:vMerge/>
            <w:hideMark/>
            <w:tcPrChange w:id="1634" w:author="Author">
              <w:tcPr>
                <w:tcW w:w="1980" w:type="dxa"/>
                <w:vMerge/>
                <w:hideMark/>
              </w:tcPr>
            </w:tcPrChange>
          </w:tcPr>
          <w:p w14:paraId="502BE99C" w14:textId="77777777" w:rsidR="00916099" w:rsidRPr="004310CF" w:rsidRDefault="00916099" w:rsidP="00916099">
            <w:pPr>
              <w:spacing w:after="0"/>
              <w:rPr>
                <w:rFonts w:asciiTheme="majorBidi" w:eastAsia="Times New Roman" w:hAnsiTheme="majorBidi" w:cstheme="majorBidi"/>
                <w:b/>
                <w:bCs/>
                <w:color w:val="000000"/>
                <w:lang w:eastAsia="zh-CN" w:bidi="he-IL"/>
              </w:rPr>
            </w:pPr>
          </w:p>
        </w:tc>
        <w:tc>
          <w:tcPr>
            <w:tcW w:w="2955" w:type="dxa"/>
            <w:gridSpan w:val="2"/>
            <w:hideMark/>
            <w:tcPrChange w:id="1635" w:author="Author">
              <w:tcPr>
                <w:tcW w:w="2178" w:type="dxa"/>
                <w:gridSpan w:val="2"/>
                <w:hideMark/>
              </w:tcPr>
            </w:tcPrChange>
          </w:tcPr>
          <w:p w14:paraId="3FADD95E" w14:textId="77777777" w:rsidR="00916099" w:rsidRPr="004310CF" w:rsidRDefault="00916099"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format of eigenvalues</w:t>
            </w:r>
          </w:p>
        </w:tc>
        <w:tc>
          <w:tcPr>
            <w:tcW w:w="1261" w:type="dxa"/>
            <w:hideMark/>
            <w:tcPrChange w:id="1636" w:author="Author">
              <w:tcPr>
                <w:tcW w:w="1871" w:type="dxa"/>
                <w:gridSpan w:val="2"/>
                <w:hideMark/>
              </w:tcPr>
            </w:tcPrChange>
          </w:tcPr>
          <w:p w14:paraId="0B78C0DF" w14:textId="77777777" w:rsidR="00916099" w:rsidRPr="004310CF" w:rsidRDefault="00916099"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Size </w:t>
            </w:r>
            <w:proofErr w:type="gramStart"/>
            <w:r w:rsidRPr="004310CF">
              <w:rPr>
                <w:rFonts w:asciiTheme="majorBidi" w:eastAsia="Times New Roman" w:hAnsiTheme="majorBidi" w:cstheme="majorBidi"/>
                <w:color w:val="000000"/>
                <w:lang w:eastAsia="zh-CN" w:bidi="he-IL"/>
              </w:rPr>
              <w:t>e.g.</w:t>
            </w:r>
            <w:proofErr w:type="gramEnd"/>
            <w:r w:rsidRPr="004310CF">
              <w:rPr>
                <w:rFonts w:asciiTheme="majorBidi" w:eastAsia="Times New Roman" w:hAnsiTheme="majorBidi" w:cstheme="majorBidi"/>
                <w:color w:val="000000"/>
                <w:lang w:eastAsia="zh-CN" w:bidi="he-IL"/>
              </w:rPr>
              <w:t xml:space="preserve"> 8-bit, 16-bit and formats e.g. BFP, </w:t>
            </w:r>
            <w:proofErr w:type="spellStart"/>
            <w:r w:rsidRPr="004310CF">
              <w:rPr>
                <w:rFonts w:asciiTheme="majorBidi" w:eastAsia="Times New Roman" w:hAnsiTheme="majorBidi" w:cstheme="majorBidi"/>
                <w:color w:val="000000"/>
                <w:lang w:eastAsia="zh-CN" w:bidi="he-IL"/>
              </w:rPr>
              <w:t>etc</w:t>
            </w:r>
            <w:proofErr w:type="spellEnd"/>
            <w:r w:rsidRPr="004310CF">
              <w:rPr>
                <w:rFonts w:asciiTheme="majorBidi" w:eastAsia="Times New Roman" w:hAnsiTheme="majorBidi" w:cstheme="majorBidi"/>
                <w:color w:val="000000"/>
                <w:lang w:eastAsia="zh-CN" w:bidi="he-IL"/>
              </w:rPr>
              <w:t xml:space="preserve"> used for encoding channel singular values</w:t>
            </w:r>
          </w:p>
        </w:tc>
        <w:tc>
          <w:tcPr>
            <w:tcW w:w="0" w:type="dxa"/>
            <w:vMerge/>
            <w:hideMark/>
            <w:tcPrChange w:id="1637" w:author="Author">
              <w:tcPr>
                <w:tcW w:w="2701" w:type="dxa"/>
                <w:vMerge/>
                <w:hideMark/>
              </w:tcPr>
            </w:tcPrChange>
          </w:tcPr>
          <w:p w14:paraId="328BD6B2" w14:textId="77777777" w:rsidR="00916099" w:rsidRPr="004310CF" w:rsidRDefault="00916099" w:rsidP="00916099">
            <w:pPr>
              <w:spacing w:after="0"/>
              <w:rPr>
                <w:rFonts w:asciiTheme="majorBidi" w:eastAsia="Times New Roman" w:hAnsiTheme="majorBidi" w:cstheme="majorBidi"/>
                <w:i/>
                <w:iCs/>
                <w:lang w:eastAsia="zh-CN" w:bidi="he-IL"/>
              </w:rPr>
            </w:pPr>
          </w:p>
        </w:tc>
      </w:tr>
      <w:tr w:rsidR="00916099" w:rsidRPr="00C36AB9" w14:paraId="72C72242" w14:textId="77777777" w:rsidTr="000A7796">
        <w:trPr>
          <w:trHeight w:val="600"/>
          <w:trPrChange w:id="1638" w:author="Author">
            <w:trPr>
              <w:trHeight w:val="600"/>
            </w:trPr>
          </w:trPrChange>
        </w:trPr>
        <w:tc>
          <w:tcPr>
            <w:tcW w:w="0" w:type="dxa"/>
            <w:vMerge/>
            <w:hideMark/>
            <w:tcPrChange w:id="1639" w:author="Author">
              <w:tcPr>
                <w:tcW w:w="1980" w:type="dxa"/>
                <w:vMerge/>
                <w:hideMark/>
              </w:tcPr>
            </w:tcPrChange>
          </w:tcPr>
          <w:p w14:paraId="6C908163" w14:textId="77777777" w:rsidR="00916099" w:rsidRPr="004310CF" w:rsidRDefault="00916099" w:rsidP="00916099">
            <w:pPr>
              <w:spacing w:after="0"/>
              <w:rPr>
                <w:rFonts w:asciiTheme="majorBidi" w:eastAsia="Times New Roman" w:hAnsiTheme="majorBidi" w:cstheme="majorBidi"/>
                <w:b/>
                <w:bCs/>
                <w:color w:val="000000"/>
                <w:lang w:eastAsia="zh-CN" w:bidi="he-IL"/>
              </w:rPr>
            </w:pPr>
          </w:p>
        </w:tc>
        <w:tc>
          <w:tcPr>
            <w:tcW w:w="2955" w:type="dxa"/>
            <w:gridSpan w:val="2"/>
            <w:hideMark/>
            <w:tcPrChange w:id="1640" w:author="Author">
              <w:tcPr>
                <w:tcW w:w="2178" w:type="dxa"/>
                <w:gridSpan w:val="2"/>
                <w:hideMark/>
              </w:tcPr>
            </w:tcPrChange>
          </w:tcPr>
          <w:p w14:paraId="7EC0A6F3" w14:textId="77777777" w:rsidR="00916099" w:rsidRPr="004310CF" w:rsidRDefault="00916099" w:rsidP="00916099">
            <w:pPr>
              <w:spacing w:after="0"/>
              <w:rPr>
                <w:rFonts w:asciiTheme="majorBidi" w:eastAsia="Times New Roman" w:hAnsiTheme="majorBidi" w:cstheme="majorBidi"/>
                <w:lang w:eastAsia="zh-CN" w:bidi="he-IL"/>
              </w:rPr>
            </w:pPr>
            <w:commentRangeStart w:id="1641"/>
            <w:r w:rsidRPr="004310CF">
              <w:rPr>
                <w:rFonts w:asciiTheme="majorBidi" w:eastAsia="Times New Roman" w:hAnsiTheme="majorBidi" w:cstheme="majorBidi"/>
                <w:lang w:eastAsia="zh-CN" w:bidi="he-IL"/>
              </w:rPr>
              <w:t>frequency resolution of SVR report</w:t>
            </w:r>
          </w:p>
        </w:tc>
        <w:tc>
          <w:tcPr>
            <w:tcW w:w="1261" w:type="dxa"/>
            <w:hideMark/>
            <w:tcPrChange w:id="1642" w:author="Author">
              <w:tcPr>
                <w:tcW w:w="1871" w:type="dxa"/>
                <w:gridSpan w:val="2"/>
                <w:hideMark/>
              </w:tcPr>
            </w:tcPrChange>
          </w:tcPr>
          <w:p w14:paraId="3FD1BF60" w14:textId="77777777" w:rsidR="00916099" w:rsidRPr="004310CF" w:rsidRDefault="00916099" w:rsidP="00916099">
            <w:pPr>
              <w:spacing w:after="0"/>
              <w:rPr>
                <w:rFonts w:asciiTheme="majorBidi" w:eastAsia="Times New Roman" w:hAnsiTheme="majorBidi" w:cstheme="majorBidi"/>
                <w:color w:val="000000"/>
                <w:lang w:val="fr-FR" w:eastAsia="zh-CN" w:bidi="he-IL"/>
              </w:rPr>
            </w:pPr>
            <w:r w:rsidRPr="004310CF">
              <w:rPr>
                <w:rFonts w:asciiTheme="majorBidi" w:eastAsia="Times New Roman" w:hAnsiTheme="majorBidi" w:cstheme="majorBidi"/>
                <w:color w:val="000000"/>
                <w:lang w:val="fr-FR" w:eastAsia="zh-CN" w:bidi="he-IL"/>
              </w:rPr>
              <w:t xml:space="preserve">e.g. RB, PRG, </w:t>
            </w:r>
            <w:proofErr w:type="spellStart"/>
            <w:r w:rsidRPr="004310CF">
              <w:rPr>
                <w:rFonts w:asciiTheme="majorBidi" w:eastAsia="Times New Roman" w:hAnsiTheme="majorBidi" w:cstheme="majorBidi"/>
                <w:color w:val="000000"/>
                <w:lang w:val="fr-FR" w:eastAsia="zh-CN" w:bidi="he-IL"/>
              </w:rPr>
              <w:t>etc</w:t>
            </w:r>
            <w:commentRangeEnd w:id="1641"/>
            <w:proofErr w:type="spellEnd"/>
            <w:r w:rsidR="00BC01F8">
              <w:rPr>
                <w:rStyle w:val="CommentReference"/>
              </w:rPr>
              <w:commentReference w:id="1641"/>
            </w:r>
          </w:p>
        </w:tc>
        <w:tc>
          <w:tcPr>
            <w:tcW w:w="0" w:type="dxa"/>
            <w:vMerge/>
            <w:hideMark/>
            <w:tcPrChange w:id="1643" w:author="Author">
              <w:tcPr>
                <w:tcW w:w="2701" w:type="dxa"/>
                <w:vMerge/>
                <w:hideMark/>
              </w:tcPr>
            </w:tcPrChange>
          </w:tcPr>
          <w:p w14:paraId="6CA78C88" w14:textId="77777777" w:rsidR="00916099" w:rsidRPr="004310CF" w:rsidRDefault="00916099" w:rsidP="00916099">
            <w:pPr>
              <w:spacing w:after="0"/>
              <w:rPr>
                <w:rFonts w:asciiTheme="majorBidi" w:eastAsia="Times New Roman" w:hAnsiTheme="majorBidi" w:cstheme="majorBidi"/>
                <w:i/>
                <w:iCs/>
                <w:lang w:val="fr-FR" w:eastAsia="zh-CN" w:bidi="he-IL"/>
              </w:rPr>
            </w:pPr>
          </w:p>
        </w:tc>
      </w:tr>
      <w:tr w:rsidR="00916099" w:rsidRPr="00916099" w14:paraId="43D72897" w14:textId="77777777" w:rsidTr="000A7796">
        <w:trPr>
          <w:trHeight w:val="600"/>
          <w:trPrChange w:id="1644" w:author="Author">
            <w:trPr>
              <w:trHeight w:val="600"/>
            </w:trPr>
          </w:trPrChange>
        </w:trPr>
        <w:tc>
          <w:tcPr>
            <w:tcW w:w="0" w:type="dxa"/>
            <w:vMerge/>
            <w:hideMark/>
            <w:tcPrChange w:id="1645" w:author="Author">
              <w:tcPr>
                <w:tcW w:w="1980" w:type="dxa"/>
                <w:vMerge/>
                <w:hideMark/>
              </w:tcPr>
            </w:tcPrChange>
          </w:tcPr>
          <w:p w14:paraId="5C7A2AB2" w14:textId="77777777" w:rsidR="00916099" w:rsidRPr="004310CF" w:rsidRDefault="00916099" w:rsidP="00916099">
            <w:pPr>
              <w:spacing w:after="0"/>
              <w:rPr>
                <w:rFonts w:asciiTheme="majorBidi" w:eastAsia="Times New Roman" w:hAnsiTheme="majorBidi" w:cstheme="majorBidi"/>
                <w:b/>
                <w:bCs/>
                <w:color w:val="000000"/>
                <w:lang w:val="fr-FR" w:eastAsia="zh-CN" w:bidi="he-IL"/>
              </w:rPr>
            </w:pPr>
          </w:p>
        </w:tc>
        <w:tc>
          <w:tcPr>
            <w:tcW w:w="2955" w:type="dxa"/>
            <w:gridSpan w:val="2"/>
            <w:hideMark/>
            <w:tcPrChange w:id="1646" w:author="Author">
              <w:tcPr>
                <w:tcW w:w="2178" w:type="dxa"/>
                <w:gridSpan w:val="2"/>
                <w:hideMark/>
              </w:tcPr>
            </w:tcPrChange>
          </w:tcPr>
          <w:p w14:paraId="55C4DE15" w14:textId="77777777" w:rsidR="00916099" w:rsidRPr="004310CF" w:rsidRDefault="00916099"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&lt;-- SVD reports</w:t>
            </w:r>
          </w:p>
        </w:tc>
        <w:tc>
          <w:tcPr>
            <w:tcW w:w="1261" w:type="dxa"/>
            <w:hideMark/>
            <w:tcPrChange w:id="1647" w:author="Author">
              <w:tcPr>
                <w:tcW w:w="1871" w:type="dxa"/>
                <w:gridSpan w:val="2"/>
                <w:hideMark/>
              </w:tcPr>
            </w:tcPrChange>
          </w:tcPr>
          <w:p w14:paraId="7C88A949" w14:textId="77777777" w:rsidR="00916099" w:rsidRPr="004310CF" w:rsidRDefault="00916099"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at the required resolution</w:t>
            </w:r>
          </w:p>
        </w:tc>
        <w:tc>
          <w:tcPr>
            <w:tcW w:w="0" w:type="dxa"/>
            <w:vMerge/>
            <w:hideMark/>
            <w:tcPrChange w:id="1648" w:author="Author">
              <w:tcPr>
                <w:tcW w:w="2701" w:type="dxa"/>
                <w:vMerge/>
                <w:hideMark/>
              </w:tcPr>
            </w:tcPrChange>
          </w:tcPr>
          <w:p w14:paraId="21D357AC" w14:textId="77777777" w:rsidR="00916099" w:rsidRPr="004310CF" w:rsidRDefault="00916099" w:rsidP="00916099">
            <w:pPr>
              <w:spacing w:after="0"/>
              <w:rPr>
                <w:rFonts w:asciiTheme="majorBidi" w:eastAsia="Times New Roman" w:hAnsiTheme="majorBidi" w:cstheme="majorBidi"/>
                <w:i/>
                <w:iCs/>
                <w:lang w:eastAsia="zh-CN" w:bidi="he-IL"/>
              </w:rPr>
            </w:pPr>
          </w:p>
        </w:tc>
      </w:tr>
      <w:tr w:rsidR="00916099" w:rsidRPr="00916099" w14:paraId="6CBB7E3B" w14:textId="77777777" w:rsidTr="000A7796">
        <w:trPr>
          <w:trHeight w:val="1200"/>
          <w:trPrChange w:id="1649" w:author="Author">
            <w:trPr>
              <w:trHeight w:val="1200"/>
            </w:trPr>
          </w:trPrChange>
        </w:trPr>
        <w:tc>
          <w:tcPr>
            <w:tcW w:w="0" w:type="dxa"/>
            <w:vMerge w:val="restart"/>
            <w:hideMark/>
            <w:tcPrChange w:id="1650" w:author="Author">
              <w:tcPr>
                <w:tcW w:w="1980" w:type="dxa"/>
                <w:vMerge w:val="restart"/>
                <w:hideMark/>
              </w:tcPr>
            </w:tcPrChange>
          </w:tcPr>
          <w:p w14:paraId="303D1128" w14:textId="77777777" w:rsidR="00916099" w:rsidRPr="004310CF" w:rsidRDefault="00916099" w:rsidP="00916099">
            <w:pPr>
              <w:spacing w:after="0"/>
              <w:jc w:val="center"/>
              <w:rPr>
                <w:rFonts w:asciiTheme="majorBidi" w:eastAsia="Times New Roman" w:hAnsiTheme="majorBidi" w:cstheme="majorBidi"/>
                <w:b/>
                <w:bCs/>
                <w:color w:val="000000"/>
                <w:lang w:eastAsia="zh-CN" w:bidi="he-IL"/>
              </w:rPr>
            </w:pPr>
            <w:r w:rsidRPr="004310CF">
              <w:rPr>
                <w:rFonts w:asciiTheme="majorBidi" w:eastAsia="Times New Roman" w:hAnsiTheme="majorBidi" w:cstheme="majorBidi"/>
                <w:b/>
                <w:bCs/>
                <w:color w:val="000000"/>
                <w:lang w:eastAsia="zh-CN" w:bidi="he-IL"/>
              </w:rPr>
              <w:t xml:space="preserve">usage: codebook or </w:t>
            </w:r>
            <w:proofErr w:type="spellStart"/>
            <w:r w:rsidRPr="004310CF">
              <w:rPr>
                <w:rFonts w:asciiTheme="majorBidi" w:eastAsia="Times New Roman" w:hAnsiTheme="majorBidi" w:cstheme="majorBidi"/>
                <w:b/>
                <w:bCs/>
                <w:color w:val="000000"/>
                <w:lang w:eastAsia="zh-CN" w:bidi="he-IL"/>
              </w:rPr>
              <w:t>noncodebook</w:t>
            </w:r>
            <w:proofErr w:type="spellEnd"/>
            <w:r w:rsidRPr="004310CF">
              <w:rPr>
                <w:rFonts w:asciiTheme="majorBidi" w:eastAsia="Times New Roman" w:hAnsiTheme="majorBidi" w:cstheme="majorBidi"/>
                <w:b/>
                <w:bCs/>
                <w:color w:val="000000"/>
                <w:lang w:eastAsia="zh-CN" w:bidi="he-IL"/>
              </w:rPr>
              <w:t xml:space="preserve"> w/ H report</w:t>
            </w:r>
          </w:p>
        </w:tc>
        <w:tc>
          <w:tcPr>
            <w:tcW w:w="2955" w:type="dxa"/>
            <w:gridSpan w:val="2"/>
            <w:hideMark/>
            <w:tcPrChange w:id="1651" w:author="Author">
              <w:tcPr>
                <w:tcW w:w="2178" w:type="dxa"/>
                <w:gridSpan w:val="2"/>
                <w:hideMark/>
              </w:tcPr>
            </w:tcPrChange>
          </w:tcPr>
          <w:p w14:paraId="31C7FF61" w14:textId="77777777" w:rsidR="00916099" w:rsidRPr="004310CF" w:rsidRDefault="00916099"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format of H entries</w:t>
            </w:r>
          </w:p>
        </w:tc>
        <w:tc>
          <w:tcPr>
            <w:tcW w:w="1261" w:type="dxa"/>
            <w:hideMark/>
            <w:tcPrChange w:id="1652" w:author="Author">
              <w:tcPr>
                <w:tcW w:w="1871" w:type="dxa"/>
                <w:gridSpan w:val="2"/>
                <w:hideMark/>
              </w:tcPr>
            </w:tcPrChange>
          </w:tcPr>
          <w:p w14:paraId="609CE987" w14:textId="77777777" w:rsidR="00916099" w:rsidRPr="004310CF" w:rsidRDefault="00916099"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 xml:space="preserve">Size </w:t>
            </w:r>
            <w:proofErr w:type="gramStart"/>
            <w:r w:rsidRPr="004310CF">
              <w:rPr>
                <w:rFonts w:asciiTheme="majorBidi" w:eastAsia="Times New Roman" w:hAnsiTheme="majorBidi" w:cstheme="majorBidi"/>
                <w:color w:val="000000"/>
                <w:lang w:eastAsia="zh-CN" w:bidi="he-IL"/>
              </w:rPr>
              <w:t>e.g.</w:t>
            </w:r>
            <w:proofErr w:type="gramEnd"/>
            <w:r w:rsidRPr="004310CF">
              <w:rPr>
                <w:rFonts w:asciiTheme="majorBidi" w:eastAsia="Times New Roman" w:hAnsiTheme="majorBidi" w:cstheme="majorBidi"/>
                <w:color w:val="000000"/>
                <w:lang w:eastAsia="zh-CN" w:bidi="he-IL"/>
              </w:rPr>
              <w:t xml:space="preserve"> 16-bit, 32-bit and formats e.g. BFP, </w:t>
            </w:r>
            <w:proofErr w:type="spellStart"/>
            <w:r w:rsidRPr="004310CF">
              <w:rPr>
                <w:rFonts w:asciiTheme="majorBidi" w:eastAsia="Times New Roman" w:hAnsiTheme="majorBidi" w:cstheme="majorBidi"/>
                <w:color w:val="000000"/>
                <w:lang w:eastAsia="zh-CN" w:bidi="he-IL"/>
              </w:rPr>
              <w:t>etc</w:t>
            </w:r>
            <w:proofErr w:type="spellEnd"/>
            <w:r w:rsidRPr="004310CF">
              <w:rPr>
                <w:rFonts w:asciiTheme="majorBidi" w:eastAsia="Times New Roman" w:hAnsiTheme="majorBidi" w:cstheme="majorBidi"/>
                <w:color w:val="000000"/>
                <w:lang w:eastAsia="zh-CN" w:bidi="he-IL"/>
              </w:rPr>
              <w:t xml:space="preserve"> used for encoding channel  matrices</w:t>
            </w:r>
          </w:p>
        </w:tc>
        <w:tc>
          <w:tcPr>
            <w:tcW w:w="0" w:type="dxa"/>
            <w:vMerge w:val="restart"/>
            <w:hideMark/>
            <w:tcPrChange w:id="1653" w:author="Author">
              <w:tcPr>
                <w:tcW w:w="2701" w:type="dxa"/>
                <w:vMerge w:val="restart"/>
                <w:hideMark/>
              </w:tcPr>
            </w:tcPrChange>
          </w:tcPr>
          <w:p w14:paraId="7EB7D035" w14:textId="29069515" w:rsidR="00916099" w:rsidRPr="004310CF" w:rsidRDefault="00387C9D" w:rsidP="00916099">
            <w:pPr>
              <w:spacing w:after="0"/>
              <w:jc w:val="center"/>
              <w:rPr>
                <w:rFonts w:asciiTheme="majorBidi" w:eastAsia="Times New Roman" w:hAnsiTheme="majorBidi" w:cstheme="majorBidi"/>
                <w:i/>
                <w:iCs/>
                <w:lang w:eastAsia="zh-CN" w:bidi="he-IL"/>
              </w:rPr>
            </w:pPr>
            <w:r>
              <w:rPr>
                <w:rFonts w:asciiTheme="majorBidi" w:hAnsiTheme="majorBidi" w:cstheme="majorBidi"/>
                <w:i/>
                <w:iCs/>
                <w:lang w:eastAsia="zh-CN" w:bidi="he-IL"/>
              </w:rPr>
              <w:t xml:space="preserve">See section </w:t>
            </w:r>
            <w:r>
              <w:rPr>
                <w:rFonts w:asciiTheme="majorBidi" w:hAnsiTheme="majorBidi" w:cstheme="majorBidi"/>
                <w:i/>
                <w:iCs/>
                <w:lang w:eastAsia="zh-CN" w:bidi="he-IL"/>
              </w:rPr>
              <w:fldChar w:fldCharType="begin"/>
            </w:r>
            <w:r>
              <w:rPr>
                <w:rFonts w:asciiTheme="majorBidi" w:hAnsiTheme="majorBidi" w:cstheme="majorBidi"/>
                <w:i/>
                <w:iCs/>
                <w:lang w:eastAsia="zh-CN" w:bidi="he-IL"/>
              </w:rPr>
              <w:instrText xml:space="preserve"> REF _Ref86291452 \r \h </w:instrText>
            </w:r>
            <w:r>
              <w:rPr>
                <w:rFonts w:asciiTheme="majorBidi" w:hAnsiTheme="majorBidi" w:cstheme="majorBidi"/>
                <w:i/>
                <w:iCs/>
                <w:lang w:eastAsia="zh-CN" w:bidi="he-IL"/>
              </w:rPr>
            </w:r>
            <w:r>
              <w:rPr>
                <w:rFonts w:asciiTheme="majorBidi" w:hAnsiTheme="majorBidi" w:cstheme="majorBidi"/>
                <w:i/>
                <w:iCs/>
                <w:lang w:eastAsia="zh-CN" w:bidi="he-IL"/>
              </w:rPr>
              <w:fldChar w:fldCharType="separate"/>
            </w:r>
            <w:r>
              <w:rPr>
                <w:rFonts w:asciiTheme="majorBidi" w:hAnsiTheme="majorBidi" w:cstheme="majorBidi"/>
                <w:i/>
                <w:iCs/>
                <w:cs/>
                <w:lang w:eastAsia="zh-CN" w:bidi="he-IL"/>
              </w:rPr>
              <w:t>‎</w:t>
            </w:r>
            <w:r>
              <w:rPr>
                <w:rFonts w:asciiTheme="majorBidi" w:hAnsiTheme="majorBidi" w:cstheme="majorBidi"/>
                <w:i/>
                <w:iCs/>
                <w:lang w:eastAsia="zh-CN" w:bidi="he-IL"/>
              </w:rPr>
              <w:fldChar w:fldCharType="end"/>
            </w:r>
            <w:r>
              <w:rPr>
                <w:rFonts w:asciiTheme="majorBidi" w:hAnsiTheme="majorBidi" w:cstheme="majorBidi"/>
                <w:i/>
                <w:iCs/>
                <w:lang w:eastAsia="zh-CN" w:bidi="he-IL"/>
              </w:rPr>
              <w:fldChar w:fldCharType="begin"/>
            </w:r>
            <w:r>
              <w:rPr>
                <w:rFonts w:asciiTheme="majorBidi" w:hAnsiTheme="majorBidi" w:cstheme="majorBidi"/>
                <w:i/>
                <w:iCs/>
                <w:lang w:eastAsia="zh-CN" w:bidi="he-IL"/>
              </w:rPr>
              <w:instrText xml:space="preserve"> REF _Ref86291507 \r \h </w:instrText>
            </w:r>
            <w:r>
              <w:rPr>
                <w:rFonts w:asciiTheme="majorBidi" w:hAnsiTheme="majorBidi" w:cstheme="majorBidi"/>
                <w:i/>
                <w:iCs/>
                <w:lang w:eastAsia="zh-CN" w:bidi="he-IL"/>
              </w:rPr>
            </w:r>
            <w:r>
              <w:rPr>
                <w:rFonts w:asciiTheme="majorBidi" w:hAnsiTheme="majorBidi" w:cstheme="majorBidi"/>
                <w:i/>
                <w:iCs/>
                <w:lang w:eastAsia="zh-CN" w:bidi="he-IL"/>
              </w:rPr>
              <w:fldChar w:fldCharType="separate"/>
            </w:r>
            <w:r>
              <w:rPr>
                <w:rFonts w:asciiTheme="majorBidi" w:hAnsiTheme="majorBidi" w:cstheme="majorBidi"/>
                <w:i/>
                <w:iCs/>
                <w:cs/>
                <w:lang w:eastAsia="zh-CN" w:bidi="he-IL"/>
              </w:rPr>
              <w:t>‎</w:t>
            </w:r>
            <w:r>
              <w:rPr>
                <w:rFonts w:asciiTheme="majorBidi" w:hAnsiTheme="majorBidi" w:cstheme="majorBidi"/>
                <w:i/>
                <w:iCs/>
                <w:lang w:eastAsia="zh-CN" w:bidi="he-IL"/>
              </w:rPr>
              <w:t>4.3.7</w:t>
            </w:r>
            <w:r>
              <w:rPr>
                <w:rFonts w:asciiTheme="majorBidi" w:hAnsiTheme="majorBidi" w:cstheme="majorBidi"/>
                <w:i/>
                <w:iCs/>
                <w:lang w:eastAsia="zh-CN" w:bidi="he-IL"/>
              </w:rPr>
              <w:fldChar w:fldCharType="end"/>
            </w:r>
          </w:p>
        </w:tc>
      </w:tr>
      <w:tr w:rsidR="00916099" w:rsidRPr="00C36AB9" w14:paraId="34F3174F" w14:textId="77777777" w:rsidTr="000A7796">
        <w:trPr>
          <w:trHeight w:val="600"/>
          <w:trPrChange w:id="1654" w:author="Author">
            <w:trPr>
              <w:trHeight w:val="600"/>
            </w:trPr>
          </w:trPrChange>
        </w:trPr>
        <w:tc>
          <w:tcPr>
            <w:tcW w:w="0" w:type="dxa"/>
            <w:vMerge/>
            <w:hideMark/>
            <w:tcPrChange w:id="1655" w:author="Author">
              <w:tcPr>
                <w:tcW w:w="1980" w:type="dxa"/>
                <w:vMerge/>
                <w:hideMark/>
              </w:tcPr>
            </w:tcPrChange>
          </w:tcPr>
          <w:p w14:paraId="6FE69CBC" w14:textId="77777777" w:rsidR="00916099" w:rsidRPr="004310CF" w:rsidRDefault="00916099" w:rsidP="00916099">
            <w:pPr>
              <w:spacing w:after="0"/>
              <w:rPr>
                <w:rFonts w:asciiTheme="majorBidi" w:eastAsia="Times New Roman" w:hAnsiTheme="majorBidi" w:cstheme="majorBidi"/>
                <w:b/>
                <w:bCs/>
                <w:color w:val="000000"/>
                <w:lang w:eastAsia="zh-CN" w:bidi="he-IL"/>
              </w:rPr>
            </w:pPr>
          </w:p>
        </w:tc>
        <w:tc>
          <w:tcPr>
            <w:tcW w:w="2955" w:type="dxa"/>
            <w:gridSpan w:val="2"/>
            <w:hideMark/>
            <w:tcPrChange w:id="1656" w:author="Author">
              <w:tcPr>
                <w:tcW w:w="2178" w:type="dxa"/>
                <w:gridSpan w:val="2"/>
                <w:hideMark/>
              </w:tcPr>
            </w:tcPrChange>
          </w:tcPr>
          <w:p w14:paraId="7D17C983" w14:textId="77777777" w:rsidR="00916099" w:rsidRPr="004310CF" w:rsidRDefault="00916099"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frequency resolution of H report</w:t>
            </w:r>
          </w:p>
        </w:tc>
        <w:tc>
          <w:tcPr>
            <w:tcW w:w="1261" w:type="dxa"/>
            <w:hideMark/>
            <w:tcPrChange w:id="1657" w:author="Author">
              <w:tcPr>
                <w:tcW w:w="1871" w:type="dxa"/>
                <w:gridSpan w:val="2"/>
                <w:hideMark/>
              </w:tcPr>
            </w:tcPrChange>
          </w:tcPr>
          <w:p w14:paraId="149A921D" w14:textId="77777777" w:rsidR="00916099" w:rsidRPr="004310CF" w:rsidRDefault="00916099" w:rsidP="00916099">
            <w:pPr>
              <w:spacing w:after="0"/>
              <w:rPr>
                <w:rFonts w:asciiTheme="majorBidi" w:eastAsia="Times New Roman" w:hAnsiTheme="majorBidi" w:cstheme="majorBidi"/>
                <w:color w:val="000000"/>
                <w:lang w:val="fr-FR" w:eastAsia="zh-CN" w:bidi="he-IL"/>
              </w:rPr>
            </w:pPr>
            <w:r w:rsidRPr="004310CF">
              <w:rPr>
                <w:rFonts w:asciiTheme="majorBidi" w:eastAsia="Times New Roman" w:hAnsiTheme="majorBidi" w:cstheme="majorBidi"/>
                <w:color w:val="000000"/>
                <w:lang w:val="fr-FR" w:eastAsia="zh-CN" w:bidi="he-IL"/>
              </w:rPr>
              <w:t xml:space="preserve">e.g. RB, PRG, </w:t>
            </w:r>
            <w:proofErr w:type="spellStart"/>
            <w:r w:rsidRPr="004310CF">
              <w:rPr>
                <w:rFonts w:asciiTheme="majorBidi" w:eastAsia="Times New Roman" w:hAnsiTheme="majorBidi" w:cstheme="majorBidi"/>
                <w:color w:val="000000"/>
                <w:lang w:val="fr-FR" w:eastAsia="zh-CN" w:bidi="he-IL"/>
              </w:rPr>
              <w:t>etc</w:t>
            </w:r>
            <w:proofErr w:type="spellEnd"/>
          </w:p>
        </w:tc>
        <w:tc>
          <w:tcPr>
            <w:tcW w:w="0" w:type="dxa"/>
            <w:vMerge/>
            <w:hideMark/>
            <w:tcPrChange w:id="1658" w:author="Author">
              <w:tcPr>
                <w:tcW w:w="2701" w:type="dxa"/>
                <w:vMerge/>
                <w:hideMark/>
              </w:tcPr>
            </w:tcPrChange>
          </w:tcPr>
          <w:p w14:paraId="08E42F31" w14:textId="77777777" w:rsidR="00916099" w:rsidRPr="004310CF" w:rsidRDefault="00916099" w:rsidP="00916099">
            <w:pPr>
              <w:spacing w:after="0"/>
              <w:rPr>
                <w:rFonts w:asciiTheme="majorBidi" w:eastAsia="Times New Roman" w:hAnsiTheme="majorBidi" w:cstheme="majorBidi"/>
                <w:i/>
                <w:iCs/>
                <w:lang w:val="fr-FR" w:eastAsia="zh-CN" w:bidi="he-IL"/>
              </w:rPr>
            </w:pPr>
          </w:p>
        </w:tc>
      </w:tr>
      <w:tr w:rsidR="00916099" w:rsidRPr="00916099" w14:paraId="3AC6D270" w14:textId="77777777" w:rsidTr="000A7796">
        <w:trPr>
          <w:trHeight w:val="600"/>
          <w:trPrChange w:id="1659" w:author="Author">
            <w:trPr>
              <w:trHeight w:val="600"/>
            </w:trPr>
          </w:trPrChange>
        </w:trPr>
        <w:tc>
          <w:tcPr>
            <w:tcW w:w="0" w:type="dxa"/>
            <w:vMerge/>
            <w:hideMark/>
            <w:tcPrChange w:id="1660" w:author="Author">
              <w:tcPr>
                <w:tcW w:w="1980" w:type="dxa"/>
                <w:vMerge/>
                <w:hideMark/>
              </w:tcPr>
            </w:tcPrChange>
          </w:tcPr>
          <w:p w14:paraId="6CD2077D" w14:textId="77777777" w:rsidR="00916099" w:rsidRPr="004310CF" w:rsidRDefault="00916099" w:rsidP="00916099">
            <w:pPr>
              <w:spacing w:after="0"/>
              <w:rPr>
                <w:rFonts w:asciiTheme="majorBidi" w:eastAsia="Times New Roman" w:hAnsiTheme="majorBidi" w:cstheme="majorBidi"/>
                <w:b/>
                <w:bCs/>
                <w:color w:val="000000"/>
                <w:lang w:val="fr-FR" w:eastAsia="zh-CN" w:bidi="he-IL"/>
              </w:rPr>
            </w:pPr>
          </w:p>
        </w:tc>
        <w:tc>
          <w:tcPr>
            <w:tcW w:w="2955" w:type="dxa"/>
            <w:gridSpan w:val="2"/>
            <w:hideMark/>
            <w:tcPrChange w:id="1661" w:author="Author">
              <w:tcPr>
                <w:tcW w:w="2178" w:type="dxa"/>
                <w:gridSpan w:val="2"/>
                <w:hideMark/>
              </w:tcPr>
            </w:tcPrChange>
          </w:tcPr>
          <w:p w14:paraId="507645CA" w14:textId="77777777" w:rsidR="00916099" w:rsidRPr="004310CF" w:rsidRDefault="00916099"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&lt;-- H reports</w:t>
            </w:r>
          </w:p>
        </w:tc>
        <w:tc>
          <w:tcPr>
            <w:tcW w:w="1261" w:type="dxa"/>
            <w:hideMark/>
            <w:tcPrChange w:id="1662" w:author="Author">
              <w:tcPr>
                <w:tcW w:w="1871" w:type="dxa"/>
                <w:gridSpan w:val="2"/>
                <w:hideMark/>
              </w:tcPr>
            </w:tcPrChange>
          </w:tcPr>
          <w:p w14:paraId="64602821" w14:textId="77777777" w:rsidR="00916099" w:rsidRPr="004310CF" w:rsidRDefault="00916099"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at the required resolution</w:t>
            </w:r>
          </w:p>
        </w:tc>
        <w:tc>
          <w:tcPr>
            <w:tcW w:w="0" w:type="dxa"/>
            <w:vMerge/>
            <w:hideMark/>
            <w:tcPrChange w:id="1663" w:author="Author">
              <w:tcPr>
                <w:tcW w:w="2701" w:type="dxa"/>
                <w:vMerge/>
                <w:hideMark/>
              </w:tcPr>
            </w:tcPrChange>
          </w:tcPr>
          <w:p w14:paraId="57F05A58" w14:textId="77777777" w:rsidR="00916099" w:rsidRPr="004310CF" w:rsidRDefault="00916099" w:rsidP="00916099">
            <w:pPr>
              <w:spacing w:after="0"/>
              <w:rPr>
                <w:rFonts w:asciiTheme="majorBidi" w:eastAsia="Times New Roman" w:hAnsiTheme="majorBidi" w:cstheme="majorBidi"/>
                <w:i/>
                <w:iCs/>
                <w:lang w:eastAsia="zh-CN" w:bidi="he-IL"/>
              </w:rPr>
            </w:pPr>
          </w:p>
        </w:tc>
      </w:tr>
      <w:tr w:rsidR="00916099" w:rsidRPr="00C36AB9" w14:paraId="45E20F26" w14:textId="77777777" w:rsidTr="000A7796">
        <w:trPr>
          <w:trHeight w:val="600"/>
          <w:trPrChange w:id="1664" w:author="Author">
            <w:trPr>
              <w:trHeight w:val="600"/>
            </w:trPr>
          </w:trPrChange>
        </w:trPr>
        <w:tc>
          <w:tcPr>
            <w:tcW w:w="0" w:type="dxa"/>
            <w:vMerge w:val="restart"/>
            <w:hideMark/>
            <w:tcPrChange w:id="1665" w:author="Author">
              <w:tcPr>
                <w:tcW w:w="1980" w:type="dxa"/>
                <w:vMerge w:val="restart"/>
                <w:hideMark/>
              </w:tcPr>
            </w:tcPrChange>
          </w:tcPr>
          <w:p w14:paraId="7883DED0" w14:textId="77777777" w:rsidR="00916099" w:rsidRPr="004310CF" w:rsidRDefault="00916099" w:rsidP="00916099">
            <w:pPr>
              <w:spacing w:after="0"/>
              <w:jc w:val="center"/>
              <w:rPr>
                <w:rFonts w:asciiTheme="majorBidi" w:eastAsia="Times New Roman" w:hAnsiTheme="majorBidi" w:cstheme="majorBidi"/>
                <w:b/>
                <w:bCs/>
                <w:color w:val="000000"/>
                <w:lang w:eastAsia="zh-CN" w:bidi="he-IL"/>
              </w:rPr>
            </w:pPr>
            <w:r w:rsidRPr="004310CF">
              <w:rPr>
                <w:rFonts w:asciiTheme="majorBidi" w:eastAsia="Times New Roman" w:hAnsiTheme="majorBidi" w:cstheme="majorBidi"/>
                <w:b/>
                <w:bCs/>
                <w:color w:val="000000"/>
                <w:lang w:eastAsia="zh-CN" w:bidi="he-IL"/>
              </w:rPr>
              <w:t xml:space="preserve">usage: </w:t>
            </w:r>
            <w:proofErr w:type="spellStart"/>
            <w:r w:rsidRPr="004310CF">
              <w:rPr>
                <w:rFonts w:asciiTheme="majorBidi" w:eastAsia="Times New Roman" w:hAnsiTheme="majorBidi" w:cstheme="majorBidi"/>
                <w:b/>
                <w:bCs/>
                <w:color w:val="000000"/>
                <w:lang w:eastAsia="zh-CN" w:bidi="he-IL"/>
              </w:rPr>
              <w:t>beamManagement</w:t>
            </w:r>
            <w:proofErr w:type="spellEnd"/>
          </w:p>
        </w:tc>
        <w:tc>
          <w:tcPr>
            <w:tcW w:w="2955" w:type="dxa"/>
            <w:gridSpan w:val="2"/>
            <w:hideMark/>
            <w:tcPrChange w:id="1666" w:author="Author">
              <w:tcPr>
                <w:tcW w:w="2178" w:type="dxa"/>
                <w:gridSpan w:val="2"/>
                <w:hideMark/>
              </w:tcPr>
            </w:tcPrChange>
          </w:tcPr>
          <w:p w14:paraId="7607C061" w14:textId="77777777" w:rsidR="00916099" w:rsidRPr="004310CF" w:rsidRDefault="00916099"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frequency resolution of H report</w:t>
            </w:r>
          </w:p>
        </w:tc>
        <w:tc>
          <w:tcPr>
            <w:tcW w:w="1261" w:type="dxa"/>
            <w:hideMark/>
            <w:tcPrChange w:id="1667" w:author="Author">
              <w:tcPr>
                <w:tcW w:w="1871" w:type="dxa"/>
                <w:gridSpan w:val="2"/>
                <w:hideMark/>
              </w:tcPr>
            </w:tcPrChange>
          </w:tcPr>
          <w:p w14:paraId="226C3BF5" w14:textId="77777777" w:rsidR="00916099" w:rsidRPr="004310CF" w:rsidRDefault="00916099" w:rsidP="00916099">
            <w:pPr>
              <w:spacing w:after="0"/>
              <w:rPr>
                <w:rFonts w:asciiTheme="majorBidi" w:eastAsia="Times New Roman" w:hAnsiTheme="majorBidi" w:cstheme="majorBidi"/>
                <w:color w:val="000000"/>
                <w:lang w:val="fr-FR" w:eastAsia="zh-CN" w:bidi="he-IL"/>
              </w:rPr>
            </w:pPr>
            <w:r w:rsidRPr="004310CF">
              <w:rPr>
                <w:rFonts w:asciiTheme="majorBidi" w:eastAsia="Times New Roman" w:hAnsiTheme="majorBidi" w:cstheme="majorBidi"/>
                <w:color w:val="000000"/>
                <w:lang w:val="fr-FR" w:eastAsia="zh-CN" w:bidi="he-IL"/>
              </w:rPr>
              <w:t xml:space="preserve">e.g. RB, PRG, </w:t>
            </w:r>
            <w:proofErr w:type="spellStart"/>
            <w:r w:rsidRPr="004310CF">
              <w:rPr>
                <w:rFonts w:asciiTheme="majorBidi" w:eastAsia="Times New Roman" w:hAnsiTheme="majorBidi" w:cstheme="majorBidi"/>
                <w:color w:val="000000"/>
                <w:lang w:val="fr-FR" w:eastAsia="zh-CN" w:bidi="he-IL"/>
              </w:rPr>
              <w:t>etc</w:t>
            </w:r>
            <w:proofErr w:type="spellEnd"/>
          </w:p>
        </w:tc>
        <w:tc>
          <w:tcPr>
            <w:tcW w:w="0" w:type="dxa"/>
            <w:hideMark/>
            <w:tcPrChange w:id="1668" w:author="Author">
              <w:tcPr>
                <w:tcW w:w="2701" w:type="dxa"/>
                <w:hideMark/>
              </w:tcPr>
            </w:tcPrChange>
          </w:tcPr>
          <w:p w14:paraId="2D44DD14" w14:textId="77777777" w:rsidR="00916099" w:rsidRPr="004310CF" w:rsidRDefault="00916099" w:rsidP="00916099">
            <w:pPr>
              <w:spacing w:after="0"/>
              <w:rPr>
                <w:rFonts w:asciiTheme="majorBidi" w:eastAsia="Times New Roman" w:hAnsiTheme="majorBidi" w:cstheme="majorBidi"/>
                <w:color w:val="000000"/>
                <w:lang w:val="fr-FR" w:eastAsia="zh-CN" w:bidi="he-IL"/>
              </w:rPr>
            </w:pPr>
          </w:p>
        </w:tc>
      </w:tr>
      <w:tr w:rsidR="00916099" w:rsidRPr="00916099" w14:paraId="1D0B3CD3" w14:textId="77777777" w:rsidTr="000A7796">
        <w:trPr>
          <w:trHeight w:val="600"/>
          <w:trPrChange w:id="1669" w:author="Author">
            <w:trPr>
              <w:trHeight w:val="600"/>
            </w:trPr>
          </w:trPrChange>
        </w:trPr>
        <w:tc>
          <w:tcPr>
            <w:tcW w:w="0" w:type="dxa"/>
            <w:vMerge/>
            <w:hideMark/>
            <w:tcPrChange w:id="1670" w:author="Author">
              <w:tcPr>
                <w:tcW w:w="1980" w:type="dxa"/>
                <w:vMerge/>
                <w:hideMark/>
              </w:tcPr>
            </w:tcPrChange>
          </w:tcPr>
          <w:p w14:paraId="0C6BF834" w14:textId="77777777" w:rsidR="00916099" w:rsidRPr="004310CF" w:rsidRDefault="00916099" w:rsidP="00916099">
            <w:pPr>
              <w:spacing w:after="0"/>
              <w:rPr>
                <w:rFonts w:asciiTheme="majorBidi" w:eastAsia="Times New Roman" w:hAnsiTheme="majorBidi" w:cstheme="majorBidi"/>
                <w:b/>
                <w:bCs/>
                <w:color w:val="000000"/>
                <w:lang w:val="fr-FR" w:eastAsia="zh-CN" w:bidi="he-IL"/>
              </w:rPr>
            </w:pPr>
          </w:p>
        </w:tc>
        <w:tc>
          <w:tcPr>
            <w:tcW w:w="2955" w:type="dxa"/>
            <w:gridSpan w:val="2"/>
            <w:hideMark/>
            <w:tcPrChange w:id="1671" w:author="Author">
              <w:tcPr>
                <w:tcW w:w="2178" w:type="dxa"/>
                <w:gridSpan w:val="2"/>
                <w:hideMark/>
              </w:tcPr>
            </w:tcPrChange>
          </w:tcPr>
          <w:p w14:paraId="251D9CBD" w14:textId="77777777" w:rsidR="00916099" w:rsidRPr="004310CF" w:rsidRDefault="00916099"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&lt;-- SINR reports</w:t>
            </w:r>
          </w:p>
        </w:tc>
        <w:tc>
          <w:tcPr>
            <w:tcW w:w="1261" w:type="dxa"/>
            <w:hideMark/>
            <w:tcPrChange w:id="1672" w:author="Author">
              <w:tcPr>
                <w:tcW w:w="1871" w:type="dxa"/>
                <w:gridSpan w:val="2"/>
                <w:hideMark/>
              </w:tcPr>
            </w:tcPrChange>
          </w:tcPr>
          <w:p w14:paraId="7C12BAD3" w14:textId="77777777" w:rsidR="00916099" w:rsidRPr="004310CF" w:rsidRDefault="00916099"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at the required resolution (per symbol)</w:t>
            </w:r>
          </w:p>
        </w:tc>
        <w:tc>
          <w:tcPr>
            <w:tcW w:w="0" w:type="dxa"/>
            <w:hideMark/>
            <w:tcPrChange w:id="1673" w:author="Author">
              <w:tcPr>
                <w:tcW w:w="2701" w:type="dxa"/>
                <w:hideMark/>
              </w:tcPr>
            </w:tcPrChange>
          </w:tcPr>
          <w:p w14:paraId="75962B62" w14:textId="77777777" w:rsidR="00916099" w:rsidRPr="004310CF" w:rsidRDefault="00916099" w:rsidP="00916099">
            <w:pPr>
              <w:spacing w:after="0"/>
              <w:rPr>
                <w:rFonts w:asciiTheme="majorBidi" w:eastAsia="Times New Roman" w:hAnsiTheme="majorBidi" w:cstheme="majorBidi"/>
                <w:color w:val="000000"/>
                <w:lang w:eastAsia="zh-CN" w:bidi="he-IL"/>
              </w:rPr>
            </w:pPr>
          </w:p>
        </w:tc>
      </w:tr>
      <w:tr w:rsidR="00916099" w:rsidRPr="00916099" w14:paraId="137C2F6A" w14:textId="77777777" w:rsidTr="000A7796">
        <w:trPr>
          <w:trHeight w:val="1800"/>
          <w:trPrChange w:id="1674" w:author="Author">
            <w:trPr>
              <w:trHeight w:val="1800"/>
            </w:trPr>
          </w:trPrChange>
        </w:trPr>
        <w:tc>
          <w:tcPr>
            <w:tcW w:w="0" w:type="dxa"/>
            <w:hideMark/>
            <w:tcPrChange w:id="1675" w:author="Author">
              <w:tcPr>
                <w:tcW w:w="1980" w:type="dxa"/>
                <w:hideMark/>
              </w:tcPr>
            </w:tcPrChange>
          </w:tcPr>
          <w:p w14:paraId="5329259F" w14:textId="77777777" w:rsidR="00916099" w:rsidRPr="004310CF" w:rsidRDefault="00916099" w:rsidP="00916099">
            <w:pPr>
              <w:spacing w:after="0"/>
              <w:jc w:val="center"/>
              <w:rPr>
                <w:rFonts w:asciiTheme="majorBidi" w:eastAsia="Times New Roman" w:hAnsiTheme="majorBidi" w:cstheme="majorBidi"/>
                <w:b/>
                <w:bCs/>
                <w:color w:val="FF0000"/>
                <w:lang w:eastAsia="zh-CN" w:bidi="he-IL"/>
              </w:rPr>
            </w:pPr>
            <w:r w:rsidRPr="004310CF">
              <w:rPr>
                <w:rFonts w:asciiTheme="majorBidi" w:eastAsia="Times New Roman" w:hAnsiTheme="majorBidi" w:cstheme="majorBidi"/>
                <w:b/>
                <w:bCs/>
                <w:color w:val="FF0000"/>
                <w:lang w:eastAsia="zh-CN" w:bidi="he-IL"/>
              </w:rPr>
              <w:t>Additional reports type for various usages can be added, based on WG6/vendor interest</w:t>
            </w:r>
          </w:p>
        </w:tc>
        <w:tc>
          <w:tcPr>
            <w:tcW w:w="2955" w:type="dxa"/>
            <w:gridSpan w:val="2"/>
            <w:hideMark/>
            <w:tcPrChange w:id="1676" w:author="Author">
              <w:tcPr>
                <w:tcW w:w="2178" w:type="dxa"/>
                <w:gridSpan w:val="2"/>
                <w:hideMark/>
              </w:tcPr>
            </w:tcPrChange>
          </w:tcPr>
          <w:p w14:paraId="6C951CBA" w14:textId="77777777" w:rsidR="00916099" w:rsidRPr="004310CF" w:rsidRDefault="00916099" w:rsidP="00916099">
            <w:pPr>
              <w:spacing w:after="0"/>
              <w:jc w:val="center"/>
              <w:rPr>
                <w:rFonts w:asciiTheme="majorBidi" w:eastAsia="Times New Roman" w:hAnsiTheme="majorBidi" w:cstheme="majorBidi"/>
                <w:b/>
                <w:bCs/>
                <w:lang w:eastAsia="zh-CN" w:bidi="he-IL"/>
              </w:rPr>
            </w:pPr>
          </w:p>
        </w:tc>
        <w:tc>
          <w:tcPr>
            <w:tcW w:w="1261" w:type="dxa"/>
            <w:hideMark/>
            <w:tcPrChange w:id="1677" w:author="Author">
              <w:tcPr>
                <w:tcW w:w="1871" w:type="dxa"/>
                <w:gridSpan w:val="2"/>
                <w:hideMark/>
              </w:tcPr>
            </w:tcPrChange>
          </w:tcPr>
          <w:p w14:paraId="2F7BEEDA" w14:textId="77777777" w:rsidR="00916099" w:rsidRPr="004310CF" w:rsidRDefault="00916099" w:rsidP="00916099">
            <w:pPr>
              <w:spacing w:after="0"/>
              <w:rPr>
                <w:rFonts w:asciiTheme="majorBidi" w:eastAsia="Times New Roman" w:hAnsiTheme="majorBidi" w:cstheme="majorBidi"/>
                <w:lang w:eastAsia="zh-CN" w:bidi="he-IL"/>
              </w:rPr>
            </w:pPr>
          </w:p>
        </w:tc>
        <w:tc>
          <w:tcPr>
            <w:tcW w:w="0" w:type="dxa"/>
            <w:hideMark/>
            <w:tcPrChange w:id="1678" w:author="Author">
              <w:tcPr>
                <w:tcW w:w="2701" w:type="dxa"/>
                <w:hideMark/>
              </w:tcPr>
            </w:tcPrChange>
          </w:tcPr>
          <w:p w14:paraId="4086EE99" w14:textId="77777777" w:rsidR="00916099" w:rsidRPr="004310CF" w:rsidRDefault="00916099" w:rsidP="00916099">
            <w:pPr>
              <w:spacing w:after="0"/>
              <w:rPr>
                <w:rFonts w:asciiTheme="majorBidi" w:eastAsia="Times New Roman" w:hAnsiTheme="majorBidi" w:cstheme="majorBidi"/>
                <w:lang w:eastAsia="zh-CN" w:bidi="he-IL"/>
              </w:rPr>
            </w:pPr>
          </w:p>
        </w:tc>
      </w:tr>
      <w:tr w:rsidR="00916099" w:rsidRPr="00916099" w14:paraId="6D31427B" w14:textId="77777777" w:rsidTr="000A7796">
        <w:trPr>
          <w:trHeight w:val="900"/>
          <w:trPrChange w:id="1679" w:author="Author">
            <w:trPr>
              <w:trHeight w:val="900"/>
            </w:trPr>
          </w:trPrChange>
        </w:trPr>
        <w:tc>
          <w:tcPr>
            <w:tcW w:w="0" w:type="dxa"/>
            <w:tcPrChange w:id="1680" w:author="Author">
              <w:tcPr>
                <w:tcW w:w="1980" w:type="dxa"/>
              </w:tcPr>
            </w:tcPrChange>
          </w:tcPr>
          <w:p w14:paraId="1E33A218" w14:textId="6C55E155" w:rsidR="00916099" w:rsidRPr="004310CF" w:rsidRDefault="00916099" w:rsidP="00916099">
            <w:pPr>
              <w:spacing w:after="0"/>
              <w:jc w:val="center"/>
              <w:rPr>
                <w:rFonts w:asciiTheme="majorBidi" w:eastAsia="Times New Roman" w:hAnsiTheme="majorBidi" w:cstheme="majorBidi"/>
                <w:b/>
                <w:bCs/>
                <w:color w:val="000000"/>
                <w:lang w:eastAsia="zh-CN" w:bidi="he-IL"/>
              </w:rPr>
            </w:pPr>
            <w:del w:id="1681" w:author="Author">
              <w:r w:rsidRPr="004310CF" w:rsidDel="005614F8">
                <w:rPr>
                  <w:rFonts w:asciiTheme="majorBidi" w:eastAsia="Times New Roman" w:hAnsiTheme="majorBidi" w:cstheme="majorBidi"/>
                  <w:b/>
                  <w:bCs/>
                  <w:color w:val="000000"/>
                  <w:lang w:eastAsia="zh-CN" w:bidi="he-IL"/>
                </w:rPr>
                <w:delText>Rel-16: positioning</w:delText>
              </w:r>
            </w:del>
          </w:p>
        </w:tc>
        <w:tc>
          <w:tcPr>
            <w:tcW w:w="2955" w:type="dxa"/>
            <w:gridSpan w:val="2"/>
            <w:tcPrChange w:id="1682" w:author="Author">
              <w:tcPr>
                <w:tcW w:w="2178" w:type="dxa"/>
                <w:gridSpan w:val="2"/>
              </w:tcPr>
            </w:tcPrChange>
          </w:tcPr>
          <w:p w14:paraId="3DDE291E" w14:textId="737B31AD" w:rsidR="00916099" w:rsidRPr="004310CF" w:rsidRDefault="00916099" w:rsidP="00916099">
            <w:pPr>
              <w:spacing w:after="0"/>
              <w:rPr>
                <w:rFonts w:asciiTheme="majorBidi" w:eastAsia="Times New Roman" w:hAnsiTheme="majorBidi" w:cstheme="majorBidi"/>
                <w:lang w:eastAsia="zh-CN" w:bidi="he-IL"/>
              </w:rPr>
            </w:pPr>
            <w:del w:id="1683" w:author="Author">
              <w:r w:rsidRPr="004310CF" w:rsidDel="005614F8">
                <w:rPr>
                  <w:rFonts w:asciiTheme="majorBidi" w:eastAsia="Times New Roman" w:hAnsiTheme="majorBidi" w:cstheme="majorBidi"/>
                  <w:lang w:eastAsia="zh-CN" w:bidi="he-IL"/>
                </w:rPr>
                <w:delText>To add angle and corresponding parameters</w:delText>
              </w:r>
            </w:del>
          </w:p>
        </w:tc>
        <w:tc>
          <w:tcPr>
            <w:tcW w:w="1261" w:type="dxa"/>
            <w:tcPrChange w:id="1684" w:author="Author">
              <w:tcPr>
                <w:tcW w:w="1871" w:type="dxa"/>
                <w:gridSpan w:val="2"/>
              </w:tcPr>
            </w:tcPrChange>
          </w:tcPr>
          <w:p w14:paraId="0EDC38CC" w14:textId="77777777" w:rsidR="00916099" w:rsidRPr="004310CF" w:rsidRDefault="00916099" w:rsidP="00916099">
            <w:pPr>
              <w:spacing w:after="0"/>
              <w:rPr>
                <w:rFonts w:asciiTheme="majorBidi" w:eastAsia="Times New Roman" w:hAnsiTheme="majorBidi" w:cstheme="majorBidi"/>
                <w:color w:val="FF0000"/>
                <w:lang w:eastAsia="zh-CN" w:bidi="he-IL"/>
              </w:rPr>
            </w:pPr>
          </w:p>
        </w:tc>
        <w:tc>
          <w:tcPr>
            <w:tcW w:w="0" w:type="dxa"/>
            <w:tcPrChange w:id="1685" w:author="Author">
              <w:tcPr>
                <w:tcW w:w="2701" w:type="dxa"/>
              </w:tcPr>
            </w:tcPrChange>
          </w:tcPr>
          <w:p w14:paraId="317B95DE" w14:textId="77777777" w:rsidR="00916099" w:rsidRPr="004310CF" w:rsidRDefault="00916099" w:rsidP="00916099">
            <w:pPr>
              <w:spacing w:after="0"/>
              <w:rPr>
                <w:rFonts w:asciiTheme="majorBidi" w:eastAsia="Times New Roman" w:hAnsiTheme="majorBidi" w:cstheme="majorBidi"/>
                <w:lang w:eastAsia="zh-CN" w:bidi="he-IL"/>
              </w:rPr>
            </w:pPr>
          </w:p>
        </w:tc>
      </w:tr>
      <w:tr w:rsidR="00300287" w:rsidRPr="00916099" w14:paraId="59225C21" w14:textId="77777777" w:rsidTr="000A7796">
        <w:trPr>
          <w:trHeight w:val="300"/>
          <w:trPrChange w:id="1686" w:author="Author">
            <w:trPr>
              <w:trHeight w:val="300"/>
            </w:trPr>
          </w:trPrChange>
        </w:trPr>
        <w:tc>
          <w:tcPr>
            <w:tcW w:w="8897" w:type="dxa"/>
            <w:gridSpan w:val="5"/>
            <w:shd w:val="clear" w:color="auto" w:fill="D9D9D9" w:themeFill="background1" w:themeFillShade="D9"/>
            <w:noWrap/>
            <w:hideMark/>
            <w:tcPrChange w:id="1687" w:author="Author">
              <w:tcPr>
                <w:tcW w:w="8730" w:type="dxa"/>
                <w:gridSpan w:val="6"/>
                <w:shd w:val="clear" w:color="auto" w:fill="D9D9D9" w:themeFill="background1" w:themeFillShade="D9"/>
                <w:noWrap/>
                <w:hideMark/>
              </w:tcPr>
            </w:tcPrChange>
          </w:tcPr>
          <w:p w14:paraId="61E2E970" w14:textId="7285C1B7" w:rsidR="00300287" w:rsidRPr="004310CF" w:rsidRDefault="00300287" w:rsidP="00916099">
            <w:pPr>
              <w:spacing w:after="0"/>
              <w:rPr>
                <w:rFonts w:asciiTheme="majorBidi" w:eastAsia="Times New Roman" w:hAnsiTheme="majorBidi" w:cstheme="majorBidi"/>
                <w:lang w:eastAsia="zh-CN" w:bidi="he-IL"/>
              </w:rPr>
            </w:pPr>
            <w:r>
              <w:rPr>
                <w:rFonts w:asciiTheme="majorBidi" w:eastAsia="Times New Roman" w:hAnsiTheme="majorBidi" w:cstheme="majorBidi"/>
                <w:lang w:eastAsia="zh-CN" w:bidi="he-IL"/>
              </w:rPr>
              <w:t xml:space="preserve"> </w:t>
            </w:r>
            <w:r w:rsidRPr="00300287">
              <w:rPr>
                <w:rFonts w:asciiTheme="majorBidi" w:eastAsia="Times New Roman" w:hAnsiTheme="majorBidi" w:cstheme="majorBidi"/>
                <w:lang w:eastAsia="zh-CN" w:bidi="he-IL"/>
              </w:rPr>
              <w:t xml:space="preserve">RE </w:t>
            </w:r>
            <w:proofErr w:type="spellStart"/>
            <w:r w:rsidRPr="00300287">
              <w:rPr>
                <w:rFonts w:asciiTheme="majorBidi" w:eastAsia="Times New Roman" w:hAnsiTheme="majorBidi" w:cstheme="majorBidi"/>
                <w:lang w:eastAsia="zh-CN" w:bidi="he-IL"/>
              </w:rPr>
              <w:t>demapping</w:t>
            </w:r>
            <w:proofErr w:type="spellEnd"/>
          </w:p>
        </w:tc>
      </w:tr>
      <w:tr w:rsidR="00B16FE1" w:rsidRPr="00916099" w14:paraId="393B3042" w14:textId="77777777" w:rsidTr="00900A1E">
        <w:trPr>
          <w:trHeight w:val="300"/>
        </w:trPr>
        <w:tc>
          <w:tcPr>
            <w:tcW w:w="4935" w:type="dxa"/>
            <w:gridSpan w:val="3"/>
            <w:noWrap/>
            <w:hideMark/>
          </w:tcPr>
          <w:p w14:paraId="16EA20CE" w14:textId="77777777" w:rsidR="00B16FE1" w:rsidRPr="004310CF" w:rsidRDefault="00B16FE1"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N_{ap}^{SRS}</w:t>
            </w:r>
          </w:p>
        </w:tc>
        <w:tc>
          <w:tcPr>
            <w:tcW w:w="1261" w:type="dxa"/>
            <w:hideMark/>
          </w:tcPr>
          <w:p w14:paraId="2EF94100" w14:textId="77777777" w:rsidR="00B16FE1" w:rsidRPr="004310CF" w:rsidRDefault="00B16FE1"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number of SRS Ports</w:t>
            </w:r>
          </w:p>
        </w:tc>
        <w:tc>
          <w:tcPr>
            <w:tcW w:w="2701" w:type="dxa"/>
            <w:noWrap/>
            <w:hideMark/>
          </w:tcPr>
          <w:p w14:paraId="2B3F5F63" w14:textId="77777777" w:rsidR="00B16FE1" w:rsidRPr="004310CF" w:rsidRDefault="00B16FE1"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 sec 6.4.1.4.1</w:t>
            </w:r>
          </w:p>
        </w:tc>
      </w:tr>
      <w:tr w:rsidR="00B16FE1" w:rsidRPr="00916099" w14:paraId="7BB86EBA" w14:textId="77777777" w:rsidTr="00D528A5">
        <w:trPr>
          <w:trHeight w:val="300"/>
        </w:trPr>
        <w:tc>
          <w:tcPr>
            <w:tcW w:w="4935" w:type="dxa"/>
            <w:gridSpan w:val="3"/>
            <w:noWrap/>
            <w:hideMark/>
          </w:tcPr>
          <w:p w14:paraId="30E88689" w14:textId="77777777" w:rsidR="00B16FE1" w:rsidRPr="004310CF" w:rsidRDefault="00B16FE1"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n_{SRS}^{CS}</w:t>
            </w:r>
          </w:p>
        </w:tc>
        <w:tc>
          <w:tcPr>
            <w:tcW w:w="1261" w:type="dxa"/>
            <w:hideMark/>
          </w:tcPr>
          <w:p w14:paraId="637E0C9C" w14:textId="77777777" w:rsidR="00B16FE1" w:rsidRPr="004310CF" w:rsidRDefault="00B16FE1"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cyclic shift</w:t>
            </w:r>
          </w:p>
        </w:tc>
        <w:tc>
          <w:tcPr>
            <w:tcW w:w="2701" w:type="dxa"/>
            <w:noWrap/>
            <w:hideMark/>
          </w:tcPr>
          <w:p w14:paraId="75B6AA84" w14:textId="77777777" w:rsidR="00B16FE1" w:rsidRPr="004310CF" w:rsidRDefault="00B16FE1"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 sec 6.4.1.4.2</w:t>
            </w:r>
          </w:p>
        </w:tc>
      </w:tr>
      <w:tr w:rsidR="00B16FE1" w:rsidRPr="00916099" w14:paraId="71DC059C" w14:textId="77777777" w:rsidTr="001E12CC">
        <w:trPr>
          <w:trHeight w:val="300"/>
        </w:trPr>
        <w:tc>
          <w:tcPr>
            <w:tcW w:w="4935" w:type="dxa"/>
            <w:gridSpan w:val="3"/>
            <w:noWrap/>
            <w:hideMark/>
          </w:tcPr>
          <w:p w14:paraId="6AE80A3E" w14:textId="77777777" w:rsidR="00B16FE1" w:rsidRPr="004310CF" w:rsidRDefault="00B16FE1" w:rsidP="00916099">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n_{ID}^{SRS}</w:t>
            </w:r>
          </w:p>
        </w:tc>
        <w:tc>
          <w:tcPr>
            <w:tcW w:w="1261" w:type="dxa"/>
            <w:hideMark/>
          </w:tcPr>
          <w:p w14:paraId="62DDCE01" w14:textId="77777777" w:rsidR="00B16FE1" w:rsidRPr="004310CF" w:rsidRDefault="00B16FE1"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SRS sequence identity</w:t>
            </w:r>
          </w:p>
        </w:tc>
        <w:tc>
          <w:tcPr>
            <w:tcW w:w="2701" w:type="dxa"/>
            <w:noWrap/>
            <w:hideMark/>
          </w:tcPr>
          <w:p w14:paraId="7234E257" w14:textId="77777777" w:rsidR="00B16FE1" w:rsidRPr="004310CF" w:rsidRDefault="00B16FE1" w:rsidP="00916099">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 sec 6.4.1.4.2</w:t>
            </w:r>
          </w:p>
        </w:tc>
      </w:tr>
      <w:tr w:rsidR="00B16FE1" w:rsidRPr="00916099" w14:paraId="5F57E5DE" w14:textId="77777777" w:rsidTr="006B5540">
        <w:trPr>
          <w:trHeight w:val="300"/>
          <w:ins w:id="1688" w:author="Author"/>
        </w:trPr>
        <w:tc>
          <w:tcPr>
            <w:tcW w:w="4935" w:type="dxa"/>
            <w:gridSpan w:val="3"/>
            <w:noWrap/>
          </w:tcPr>
          <w:p w14:paraId="06A644F9" w14:textId="6D1A0DCC" w:rsidR="00B16FE1" w:rsidRPr="004310CF" w:rsidRDefault="00B16FE1" w:rsidP="00911D11">
            <w:pPr>
              <w:spacing w:after="0"/>
              <w:rPr>
                <w:ins w:id="1689" w:author="Author"/>
                <w:rFonts w:asciiTheme="majorBidi" w:eastAsia="Times New Roman" w:hAnsiTheme="majorBidi" w:cstheme="majorBidi"/>
                <w:lang w:eastAsia="zh-CN" w:bidi="he-IL"/>
              </w:rPr>
            </w:pPr>
            <w:ins w:id="1690" w:author="Author">
              <w:r>
                <w:rPr>
                  <w:bCs/>
                  <w:lang w:val="en-CA" w:eastAsia="zh-CN"/>
                </w:rPr>
                <w:t>SRS Group and Sequence Hopping</w:t>
              </w:r>
            </w:ins>
          </w:p>
        </w:tc>
        <w:tc>
          <w:tcPr>
            <w:tcW w:w="1261" w:type="dxa"/>
          </w:tcPr>
          <w:p w14:paraId="33B0B862" w14:textId="0B6E7643" w:rsidR="00B16FE1" w:rsidRPr="004310CF" w:rsidRDefault="00B16FE1" w:rsidP="00911D11">
            <w:pPr>
              <w:spacing w:after="0"/>
              <w:rPr>
                <w:ins w:id="1691" w:author="Author"/>
                <w:rFonts w:asciiTheme="majorBidi" w:eastAsia="Times New Roman" w:hAnsiTheme="majorBidi" w:cstheme="majorBidi"/>
                <w:color w:val="000000"/>
                <w:lang w:eastAsia="zh-CN" w:bidi="he-IL"/>
              </w:rPr>
            </w:pPr>
            <w:ins w:id="1692" w:author="Author">
              <w:r>
                <w:rPr>
                  <w:bCs/>
                  <w:lang w:val="en-CA" w:eastAsia="zh-CN"/>
                </w:rPr>
                <w:t xml:space="preserve">Group, sequence or neither </w:t>
              </w:r>
            </w:ins>
          </w:p>
        </w:tc>
        <w:tc>
          <w:tcPr>
            <w:tcW w:w="2701" w:type="dxa"/>
            <w:noWrap/>
          </w:tcPr>
          <w:p w14:paraId="1D9E5CB9" w14:textId="4060A644" w:rsidR="00B16FE1" w:rsidRPr="004310CF" w:rsidRDefault="00B16FE1" w:rsidP="00911D11">
            <w:pPr>
              <w:spacing w:after="0"/>
              <w:rPr>
                <w:ins w:id="1693" w:author="Author"/>
                <w:rFonts w:asciiTheme="majorBidi" w:eastAsia="Times New Roman" w:hAnsiTheme="majorBidi" w:cstheme="majorBidi"/>
                <w:color w:val="000000"/>
                <w:lang w:eastAsia="zh-CN" w:bidi="he-IL"/>
              </w:rPr>
            </w:pPr>
            <w:ins w:id="1694" w:author="Author">
              <w:r>
                <w:rPr>
                  <w:rFonts w:asciiTheme="majorBidi" w:hAnsiTheme="majorBidi" w:cstheme="majorBidi"/>
                </w:rPr>
                <w:t xml:space="preserve">3GPP TS 38.211, sec </w:t>
              </w:r>
              <w:r w:rsidRPr="00037E87">
                <w:rPr>
                  <w:rFonts w:asciiTheme="majorBidi" w:hAnsiTheme="majorBidi" w:cstheme="majorBidi"/>
                </w:rPr>
                <w:t>6.4.1.4.2</w:t>
              </w:r>
            </w:ins>
          </w:p>
        </w:tc>
      </w:tr>
      <w:tr w:rsidR="00911D11" w:rsidRPr="00916099" w14:paraId="3F281382" w14:textId="77777777" w:rsidTr="000A7796">
        <w:trPr>
          <w:trHeight w:val="300"/>
          <w:ins w:id="1695" w:author="Author"/>
        </w:trPr>
        <w:tc>
          <w:tcPr>
            <w:tcW w:w="1980" w:type="dxa"/>
            <w:vMerge w:val="restart"/>
            <w:noWrap/>
            <w:textDirection w:val="btLr"/>
          </w:tcPr>
          <w:p w14:paraId="7A613CAB" w14:textId="4C6D2D06" w:rsidR="00911D11" w:rsidRPr="006E4759" w:rsidRDefault="00911D11" w:rsidP="00911D11">
            <w:pPr>
              <w:spacing w:after="0"/>
              <w:ind w:left="113" w:right="113"/>
              <w:jc w:val="center"/>
              <w:rPr>
                <w:ins w:id="1696" w:author="Author"/>
                <w:rFonts w:asciiTheme="majorBidi" w:eastAsia="Times New Roman" w:hAnsiTheme="majorBidi" w:cstheme="majorBidi"/>
                <w:color w:val="000000"/>
                <w:lang w:eastAsia="zh-CN" w:bidi="he-IL"/>
              </w:rPr>
            </w:pPr>
            <w:r w:rsidRPr="006E4759">
              <w:rPr>
                <w:rFonts w:asciiTheme="majorBidi" w:eastAsia="Times New Roman" w:hAnsiTheme="majorBidi" w:cstheme="majorBidi"/>
                <w:color w:val="000000"/>
                <w:lang w:eastAsia="zh-CN" w:bidi="he-IL"/>
              </w:rPr>
              <w:t>Frequency domain</w:t>
            </w:r>
          </w:p>
        </w:tc>
        <w:tc>
          <w:tcPr>
            <w:tcW w:w="2955" w:type="dxa"/>
            <w:gridSpan w:val="2"/>
            <w:noWrap/>
          </w:tcPr>
          <w:p w14:paraId="7F61674D" w14:textId="52FA4D7B" w:rsidR="00911D11" w:rsidRPr="004310CF" w:rsidRDefault="00911D11" w:rsidP="00911D11">
            <w:pPr>
              <w:spacing w:after="0"/>
              <w:rPr>
                <w:ins w:id="1697" w:author="Author"/>
                <w:rFonts w:asciiTheme="majorBidi" w:eastAsia="Times New Roman" w:hAnsiTheme="majorBidi" w:cstheme="majorBidi"/>
                <w:lang w:eastAsia="zh-CN" w:bidi="he-IL"/>
              </w:rPr>
            </w:pPr>
            <w:ins w:id="1698" w:author="Author">
              <w:r w:rsidRPr="004310CF">
                <w:rPr>
                  <w:rFonts w:asciiTheme="majorBidi" w:eastAsia="Times New Roman" w:hAnsiTheme="majorBidi" w:cstheme="majorBidi"/>
                  <w:lang w:eastAsia="zh-CN" w:bidi="he-IL"/>
                </w:rPr>
                <w:t>N_{BWP}^{start}</w:t>
              </w:r>
            </w:ins>
          </w:p>
        </w:tc>
        <w:tc>
          <w:tcPr>
            <w:tcW w:w="1261" w:type="dxa"/>
          </w:tcPr>
          <w:p w14:paraId="56C4E67D" w14:textId="677B3874" w:rsidR="00911D11" w:rsidRPr="004310CF" w:rsidRDefault="00911D11" w:rsidP="00911D11">
            <w:pPr>
              <w:spacing w:after="0"/>
              <w:rPr>
                <w:ins w:id="1699" w:author="Author"/>
                <w:rFonts w:asciiTheme="majorBidi" w:eastAsia="Times New Roman" w:hAnsiTheme="majorBidi" w:cstheme="majorBidi"/>
                <w:color w:val="000000"/>
                <w:lang w:eastAsia="zh-CN" w:bidi="he-IL"/>
              </w:rPr>
            </w:pPr>
            <w:ins w:id="1700" w:author="Author">
              <w:r w:rsidRPr="004310CF">
                <w:rPr>
                  <w:rFonts w:asciiTheme="majorBidi" w:eastAsia="Times New Roman" w:hAnsiTheme="majorBidi" w:cstheme="majorBidi"/>
                  <w:lang w:eastAsia="zh-CN" w:bidi="he-IL"/>
                </w:rPr>
                <w:t xml:space="preserve">Start, </w:t>
              </w:r>
              <w:proofErr w:type="spellStart"/>
              <w:r w:rsidRPr="004310CF">
                <w:rPr>
                  <w:rFonts w:asciiTheme="majorBidi" w:eastAsia="Times New Roman" w:hAnsiTheme="majorBidi" w:cstheme="majorBidi"/>
                  <w:lang w:eastAsia="zh-CN" w:bidi="he-IL"/>
                </w:rPr>
                <w:t>w.r.t.</w:t>
              </w:r>
              <w:proofErr w:type="spellEnd"/>
              <w:r w:rsidRPr="004310CF">
                <w:rPr>
                  <w:rFonts w:asciiTheme="majorBidi" w:eastAsia="Times New Roman" w:hAnsiTheme="majorBidi" w:cstheme="majorBidi"/>
                  <w:lang w:eastAsia="zh-CN" w:bidi="he-IL"/>
                </w:rPr>
                <w:t xml:space="preserve"> CRB, of bandwidth part: VRBs indexing is relative to the Bandwidth part for the PDSCH allocation </w:t>
              </w:r>
            </w:ins>
          </w:p>
        </w:tc>
        <w:tc>
          <w:tcPr>
            <w:tcW w:w="2701" w:type="dxa"/>
            <w:noWrap/>
          </w:tcPr>
          <w:p w14:paraId="5ACB2A71" w14:textId="7D31B2FF" w:rsidR="00911D11" w:rsidRPr="004310CF" w:rsidRDefault="00911D11" w:rsidP="00911D11">
            <w:pPr>
              <w:spacing w:after="0"/>
              <w:rPr>
                <w:ins w:id="1701" w:author="Author"/>
                <w:rFonts w:asciiTheme="majorBidi" w:eastAsia="Times New Roman" w:hAnsiTheme="majorBidi" w:cstheme="majorBidi"/>
                <w:color w:val="000000"/>
                <w:lang w:eastAsia="zh-CN" w:bidi="he-IL"/>
              </w:rPr>
            </w:pPr>
            <w:ins w:id="1702" w:author="Author">
              <w:r w:rsidRPr="004310CF">
                <w:rPr>
                  <w:rFonts w:asciiTheme="majorBidi" w:eastAsia="Times New Roman" w:hAnsiTheme="majorBidi" w:cstheme="majorBidi"/>
                  <w:lang w:eastAsia="zh-CN" w:bidi="he-IL"/>
                </w:rPr>
                <w:t xml:space="preserve"> 3GPP TS 38.211, sec 6.3.1.7</w:t>
              </w:r>
            </w:ins>
          </w:p>
        </w:tc>
      </w:tr>
      <w:tr w:rsidR="00911D11" w:rsidRPr="00916099" w14:paraId="1BDEB889" w14:textId="77777777" w:rsidTr="000A7796">
        <w:trPr>
          <w:trHeight w:val="300"/>
          <w:ins w:id="1703" w:author="Author"/>
        </w:trPr>
        <w:tc>
          <w:tcPr>
            <w:tcW w:w="1980" w:type="dxa"/>
            <w:vMerge/>
            <w:noWrap/>
            <w:textDirection w:val="btLr"/>
          </w:tcPr>
          <w:p w14:paraId="3BBFAF46" w14:textId="182E89E7" w:rsidR="00911D11" w:rsidRPr="006E4759" w:rsidRDefault="00911D11" w:rsidP="00911D11">
            <w:pPr>
              <w:spacing w:after="0"/>
              <w:ind w:left="113" w:right="113"/>
              <w:jc w:val="center"/>
              <w:rPr>
                <w:ins w:id="1704" w:author="Author"/>
                <w:rFonts w:asciiTheme="majorBidi" w:eastAsia="Times New Roman" w:hAnsiTheme="majorBidi" w:cstheme="majorBidi"/>
                <w:color w:val="000000"/>
                <w:lang w:eastAsia="zh-CN" w:bidi="he-IL"/>
              </w:rPr>
            </w:pPr>
          </w:p>
        </w:tc>
        <w:tc>
          <w:tcPr>
            <w:tcW w:w="2955" w:type="dxa"/>
            <w:gridSpan w:val="2"/>
            <w:noWrap/>
          </w:tcPr>
          <w:p w14:paraId="43B3DF08" w14:textId="76ACE050" w:rsidR="00911D11" w:rsidRPr="004310CF" w:rsidRDefault="00911D11" w:rsidP="00911D11">
            <w:pPr>
              <w:spacing w:after="0"/>
              <w:rPr>
                <w:ins w:id="1705" w:author="Author"/>
                <w:rFonts w:asciiTheme="majorBidi" w:eastAsia="Times New Roman" w:hAnsiTheme="majorBidi" w:cstheme="majorBidi"/>
                <w:lang w:eastAsia="zh-CN" w:bidi="he-IL"/>
              </w:rPr>
            </w:pPr>
            <w:ins w:id="1706" w:author="Author">
              <w:r w:rsidRPr="004310CF">
                <w:rPr>
                  <w:rFonts w:asciiTheme="majorBidi" w:eastAsia="Times New Roman" w:hAnsiTheme="majorBidi" w:cstheme="majorBidi"/>
                  <w:lang w:eastAsia="zh-CN" w:bidi="he-IL"/>
                </w:rPr>
                <w:t>N_{BWP}^{size}</w:t>
              </w:r>
            </w:ins>
          </w:p>
        </w:tc>
        <w:tc>
          <w:tcPr>
            <w:tcW w:w="1261" w:type="dxa"/>
          </w:tcPr>
          <w:p w14:paraId="667FFE23" w14:textId="61264AAE" w:rsidR="00911D11" w:rsidRPr="004310CF" w:rsidRDefault="00911D11" w:rsidP="00911D11">
            <w:pPr>
              <w:spacing w:after="0"/>
              <w:rPr>
                <w:ins w:id="1707" w:author="Author"/>
                <w:rFonts w:asciiTheme="majorBidi" w:eastAsia="Times New Roman" w:hAnsiTheme="majorBidi" w:cstheme="majorBidi"/>
                <w:color w:val="000000"/>
                <w:lang w:eastAsia="zh-CN" w:bidi="he-IL"/>
              </w:rPr>
            </w:pPr>
            <w:ins w:id="1708" w:author="Author">
              <w:r w:rsidRPr="004310CF">
                <w:rPr>
                  <w:rFonts w:asciiTheme="majorBidi" w:eastAsia="Times New Roman" w:hAnsiTheme="majorBidi" w:cstheme="majorBidi"/>
                  <w:lang w:eastAsia="zh-CN" w:bidi="he-IL"/>
                </w:rPr>
                <w:t xml:space="preserve">Size of bandwidth part: VRBs </w:t>
              </w:r>
              <w:r w:rsidRPr="004310CF">
                <w:rPr>
                  <w:rFonts w:asciiTheme="majorBidi" w:eastAsia="Times New Roman" w:hAnsiTheme="majorBidi" w:cstheme="majorBidi"/>
                  <w:lang w:eastAsia="zh-CN" w:bidi="he-IL"/>
                </w:rPr>
                <w:lastRenderedPageBreak/>
                <w:t xml:space="preserve">indexing is relative to the Bandwidth part for the PDSCH allocation </w:t>
              </w:r>
            </w:ins>
          </w:p>
        </w:tc>
        <w:tc>
          <w:tcPr>
            <w:tcW w:w="2701" w:type="dxa"/>
            <w:noWrap/>
          </w:tcPr>
          <w:p w14:paraId="57456273" w14:textId="150BEB87" w:rsidR="00911D11" w:rsidRPr="004310CF" w:rsidRDefault="00911D11" w:rsidP="00911D11">
            <w:pPr>
              <w:spacing w:after="0"/>
              <w:rPr>
                <w:ins w:id="1709" w:author="Author"/>
                <w:rFonts w:asciiTheme="majorBidi" w:eastAsia="Times New Roman" w:hAnsiTheme="majorBidi" w:cstheme="majorBidi"/>
                <w:color w:val="000000"/>
                <w:lang w:eastAsia="zh-CN" w:bidi="he-IL"/>
              </w:rPr>
            </w:pPr>
            <w:ins w:id="1710" w:author="Author">
              <w:r w:rsidRPr="004310CF">
                <w:rPr>
                  <w:rFonts w:asciiTheme="majorBidi" w:eastAsia="Times New Roman" w:hAnsiTheme="majorBidi" w:cstheme="majorBidi"/>
                  <w:lang w:eastAsia="zh-CN" w:bidi="he-IL"/>
                </w:rPr>
                <w:lastRenderedPageBreak/>
                <w:t xml:space="preserve"> 3GPP TS 38.211, sec 6.3.1.7</w:t>
              </w:r>
            </w:ins>
          </w:p>
        </w:tc>
      </w:tr>
      <w:tr w:rsidR="00911D11" w:rsidRPr="00916099" w14:paraId="0BD01115" w14:textId="77777777" w:rsidTr="000A7796">
        <w:trPr>
          <w:trHeight w:val="300"/>
          <w:ins w:id="1711" w:author="Author"/>
        </w:trPr>
        <w:tc>
          <w:tcPr>
            <w:tcW w:w="1980" w:type="dxa"/>
            <w:vMerge/>
            <w:noWrap/>
            <w:textDirection w:val="btLr"/>
          </w:tcPr>
          <w:p w14:paraId="50560FD2" w14:textId="322C9207" w:rsidR="00911D11" w:rsidRPr="006E4759" w:rsidRDefault="00911D11" w:rsidP="00911D11">
            <w:pPr>
              <w:spacing w:after="0"/>
              <w:ind w:left="113" w:right="113"/>
              <w:jc w:val="center"/>
              <w:rPr>
                <w:ins w:id="1712" w:author="Author"/>
                <w:rFonts w:asciiTheme="majorBidi" w:eastAsia="Times New Roman" w:hAnsiTheme="majorBidi" w:cstheme="majorBidi"/>
                <w:color w:val="000000"/>
                <w:lang w:eastAsia="zh-CN" w:bidi="he-IL"/>
              </w:rPr>
            </w:pPr>
          </w:p>
        </w:tc>
        <w:tc>
          <w:tcPr>
            <w:tcW w:w="2955" w:type="dxa"/>
            <w:gridSpan w:val="2"/>
            <w:noWrap/>
          </w:tcPr>
          <w:p w14:paraId="10A9C0A3" w14:textId="05574641" w:rsidR="00911D11" w:rsidRPr="004310CF" w:rsidRDefault="00911D11" w:rsidP="00911D11">
            <w:pPr>
              <w:spacing w:after="0"/>
              <w:rPr>
                <w:ins w:id="1713" w:author="Author"/>
                <w:rFonts w:asciiTheme="majorBidi" w:eastAsia="Times New Roman" w:hAnsiTheme="majorBidi" w:cstheme="majorBidi"/>
                <w:lang w:eastAsia="zh-CN" w:bidi="he-IL"/>
              </w:rPr>
            </w:pPr>
            <w:ins w:id="1714" w:author="Author">
              <w:r w:rsidRPr="004310CF">
                <w:rPr>
                  <w:rFonts w:asciiTheme="majorBidi" w:eastAsia="Times New Roman" w:hAnsiTheme="majorBidi" w:cstheme="majorBidi"/>
                  <w:lang w:eastAsia="zh-CN" w:bidi="he-IL"/>
                </w:rPr>
                <w:t>µ, µ_{0}</w:t>
              </w:r>
            </w:ins>
          </w:p>
        </w:tc>
        <w:tc>
          <w:tcPr>
            <w:tcW w:w="1261" w:type="dxa"/>
          </w:tcPr>
          <w:p w14:paraId="5B4FDC6B" w14:textId="002EE589" w:rsidR="00911D11" w:rsidRPr="004310CF" w:rsidRDefault="00911D11" w:rsidP="00911D11">
            <w:pPr>
              <w:spacing w:after="0"/>
              <w:rPr>
                <w:ins w:id="1715" w:author="Author"/>
                <w:rFonts w:asciiTheme="majorBidi" w:eastAsia="Times New Roman" w:hAnsiTheme="majorBidi" w:cstheme="majorBidi"/>
                <w:color w:val="000000"/>
                <w:lang w:eastAsia="zh-CN" w:bidi="he-IL"/>
              </w:rPr>
            </w:pPr>
            <w:ins w:id="1716" w:author="Author">
              <w:r w:rsidRPr="004310CF">
                <w:rPr>
                  <w:rFonts w:asciiTheme="majorBidi" w:eastAsia="Times New Roman" w:hAnsiTheme="majorBidi" w:cstheme="majorBidi"/>
                  <w:lang w:eastAsia="zh-CN" w:bidi="he-IL"/>
                </w:rPr>
                <w:t>subcarrier spacing impacts waveform generation, including centering</w:t>
              </w:r>
            </w:ins>
          </w:p>
        </w:tc>
        <w:tc>
          <w:tcPr>
            <w:tcW w:w="2701" w:type="dxa"/>
            <w:noWrap/>
          </w:tcPr>
          <w:p w14:paraId="21C7DF59" w14:textId="22287BE8" w:rsidR="00911D11" w:rsidRPr="004310CF" w:rsidRDefault="00911D11" w:rsidP="00911D11">
            <w:pPr>
              <w:spacing w:after="0"/>
              <w:rPr>
                <w:ins w:id="1717" w:author="Author"/>
                <w:rFonts w:asciiTheme="majorBidi" w:eastAsia="Times New Roman" w:hAnsiTheme="majorBidi" w:cstheme="majorBidi"/>
                <w:color w:val="000000"/>
                <w:lang w:eastAsia="zh-CN" w:bidi="he-IL"/>
              </w:rPr>
            </w:pPr>
            <w:ins w:id="1718" w:author="Author">
              <w:r w:rsidRPr="004310CF">
                <w:rPr>
                  <w:rFonts w:asciiTheme="majorBidi" w:eastAsia="Times New Roman" w:hAnsiTheme="majorBidi" w:cstheme="majorBidi"/>
                  <w:lang w:eastAsia="zh-CN" w:bidi="he-IL"/>
                </w:rPr>
                <w:t>3GPP TS 38.211, sec 4.2, 5.3.1</w:t>
              </w:r>
            </w:ins>
          </w:p>
        </w:tc>
      </w:tr>
      <w:tr w:rsidR="00911D11" w:rsidRPr="00916099" w14:paraId="44E0AB93" w14:textId="77777777" w:rsidTr="00DC3C6F">
        <w:trPr>
          <w:trHeight w:val="300"/>
        </w:trPr>
        <w:tc>
          <w:tcPr>
            <w:tcW w:w="1980" w:type="dxa"/>
            <w:vMerge/>
            <w:noWrap/>
            <w:textDirection w:val="btLr"/>
          </w:tcPr>
          <w:p w14:paraId="38CA5DE6" w14:textId="32B387AA" w:rsidR="00911D11" w:rsidRPr="006E4759" w:rsidRDefault="00911D11" w:rsidP="00911D11">
            <w:pPr>
              <w:spacing w:after="0"/>
              <w:ind w:left="113" w:right="113"/>
              <w:jc w:val="center"/>
              <w:rPr>
                <w:rFonts w:asciiTheme="majorBidi" w:eastAsia="Times New Roman" w:hAnsiTheme="majorBidi" w:cstheme="majorBidi"/>
                <w:color w:val="000000"/>
                <w:lang w:eastAsia="zh-CN" w:bidi="he-IL"/>
              </w:rPr>
            </w:pPr>
          </w:p>
        </w:tc>
        <w:tc>
          <w:tcPr>
            <w:tcW w:w="2955" w:type="dxa"/>
            <w:gridSpan w:val="2"/>
            <w:noWrap/>
          </w:tcPr>
          <w:p w14:paraId="46810A22" w14:textId="764DE477" w:rsidR="00911D11" w:rsidRPr="004310CF" w:rsidRDefault="00911D11" w:rsidP="00911D11">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K_{TC}</w:t>
            </w:r>
          </w:p>
        </w:tc>
        <w:tc>
          <w:tcPr>
            <w:tcW w:w="1261" w:type="dxa"/>
          </w:tcPr>
          <w:p w14:paraId="5F6EA26D" w14:textId="2542937B"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transmission comb number</w:t>
            </w:r>
          </w:p>
        </w:tc>
        <w:tc>
          <w:tcPr>
            <w:tcW w:w="2701" w:type="dxa"/>
            <w:noWrap/>
          </w:tcPr>
          <w:p w14:paraId="325A14E7" w14:textId="06209F0B"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 sec 6.4.1.4.2</w:t>
            </w:r>
          </w:p>
        </w:tc>
      </w:tr>
      <w:tr w:rsidR="00911D11" w:rsidRPr="00916099" w14:paraId="31C2A69E" w14:textId="77777777" w:rsidTr="00DC3C6F">
        <w:trPr>
          <w:trHeight w:val="300"/>
        </w:trPr>
        <w:tc>
          <w:tcPr>
            <w:tcW w:w="1980" w:type="dxa"/>
            <w:vMerge/>
            <w:noWrap/>
            <w:textDirection w:val="btLr"/>
          </w:tcPr>
          <w:p w14:paraId="17362BA9" w14:textId="3C2B99B3" w:rsidR="00911D11" w:rsidRPr="006E4759" w:rsidRDefault="00911D11" w:rsidP="00911D11">
            <w:pPr>
              <w:spacing w:after="0"/>
              <w:ind w:left="113" w:right="113"/>
              <w:jc w:val="center"/>
              <w:rPr>
                <w:rFonts w:asciiTheme="majorBidi" w:eastAsia="Times New Roman" w:hAnsiTheme="majorBidi" w:cstheme="majorBidi"/>
                <w:color w:val="000000"/>
                <w:lang w:eastAsia="zh-CN" w:bidi="he-IL"/>
              </w:rPr>
            </w:pPr>
          </w:p>
        </w:tc>
        <w:tc>
          <w:tcPr>
            <w:tcW w:w="2955" w:type="dxa"/>
            <w:gridSpan w:val="2"/>
            <w:noWrap/>
          </w:tcPr>
          <w:p w14:paraId="1435B3BC" w14:textId="4F015426" w:rsidR="00911D11" w:rsidRPr="004310CF" w:rsidRDefault="00911D11" w:rsidP="00911D11">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w:t>
            </w:r>
            <w:proofErr w:type="gramStart"/>
            <w:r w:rsidRPr="004310CF">
              <w:rPr>
                <w:rFonts w:asciiTheme="majorBidi" w:eastAsia="Times New Roman" w:hAnsiTheme="majorBidi" w:cstheme="majorBidi"/>
                <w:lang w:eastAsia="zh-CN" w:bidi="he-IL"/>
              </w:rPr>
              <w:t>bar</w:t>
            </w:r>
            <w:proofErr w:type="gramEnd"/>
            <w:r w:rsidRPr="004310CF">
              <w:rPr>
                <w:rFonts w:asciiTheme="majorBidi" w:eastAsia="Times New Roman" w:hAnsiTheme="majorBidi" w:cstheme="majorBidi"/>
                <w:lang w:eastAsia="zh-CN" w:bidi="he-IL"/>
              </w:rPr>
              <w:t>{k}_{TC}</w:t>
            </w:r>
          </w:p>
        </w:tc>
        <w:tc>
          <w:tcPr>
            <w:tcW w:w="1261" w:type="dxa"/>
          </w:tcPr>
          <w:p w14:paraId="6B3CF5C2" w14:textId="01060C34"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transmission comb offset</w:t>
            </w:r>
          </w:p>
        </w:tc>
        <w:tc>
          <w:tcPr>
            <w:tcW w:w="2701" w:type="dxa"/>
            <w:noWrap/>
          </w:tcPr>
          <w:p w14:paraId="1CACF1BD" w14:textId="600EC490"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 sec 6.4.1.4.3</w:t>
            </w:r>
          </w:p>
        </w:tc>
      </w:tr>
      <w:tr w:rsidR="00911D11" w:rsidRPr="00916099" w14:paraId="607DDC4A" w14:textId="77777777" w:rsidTr="00DC3C6F">
        <w:trPr>
          <w:trHeight w:val="600"/>
        </w:trPr>
        <w:tc>
          <w:tcPr>
            <w:tcW w:w="1980" w:type="dxa"/>
            <w:vMerge/>
            <w:textDirection w:val="btLr"/>
            <w:hideMark/>
          </w:tcPr>
          <w:p w14:paraId="20D021FE" w14:textId="643415A0" w:rsidR="00911D11" w:rsidRPr="006E4759" w:rsidRDefault="00911D11" w:rsidP="00911D11">
            <w:pPr>
              <w:spacing w:after="0"/>
              <w:ind w:left="113" w:right="113"/>
              <w:jc w:val="center"/>
              <w:rPr>
                <w:rFonts w:asciiTheme="majorBidi" w:eastAsia="Times New Roman" w:hAnsiTheme="majorBidi" w:cstheme="majorBidi"/>
                <w:color w:val="000000"/>
                <w:lang w:eastAsia="zh-CN" w:bidi="he-IL"/>
              </w:rPr>
            </w:pPr>
          </w:p>
        </w:tc>
        <w:tc>
          <w:tcPr>
            <w:tcW w:w="2955" w:type="dxa"/>
            <w:gridSpan w:val="2"/>
            <w:noWrap/>
            <w:hideMark/>
          </w:tcPr>
          <w:p w14:paraId="6BB4CB89" w14:textId="77777777" w:rsidR="00911D11" w:rsidRPr="004310CF" w:rsidRDefault="00911D11" w:rsidP="00911D11">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n_{shift}</w:t>
            </w:r>
          </w:p>
        </w:tc>
        <w:tc>
          <w:tcPr>
            <w:tcW w:w="1261" w:type="dxa"/>
            <w:hideMark/>
          </w:tcPr>
          <w:p w14:paraId="11F144CD" w14:textId="77777777"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frequency domain shift value</w:t>
            </w:r>
          </w:p>
        </w:tc>
        <w:tc>
          <w:tcPr>
            <w:tcW w:w="2701" w:type="dxa"/>
            <w:hideMark/>
          </w:tcPr>
          <w:p w14:paraId="6FE93407" w14:textId="77777777"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 sec 6.4.1.4.3</w:t>
            </w:r>
          </w:p>
        </w:tc>
      </w:tr>
      <w:tr w:rsidR="00911D11" w:rsidRPr="00916099" w14:paraId="27C66F1C" w14:textId="77777777" w:rsidTr="00DC3C6F">
        <w:trPr>
          <w:trHeight w:val="600"/>
        </w:trPr>
        <w:tc>
          <w:tcPr>
            <w:tcW w:w="1980" w:type="dxa"/>
            <w:vMerge/>
            <w:textDirection w:val="btLr"/>
            <w:hideMark/>
          </w:tcPr>
          <w:p w14:paraId="5778E483" w14:textId="77777777" w:rsidR="00911D11" w:rsidRPr="006E4759" w:rsidRDefault="00911D11" w:rsidP="00911D11">
            <w:pPr>
              <w:spacing w:after="0"/>
              <w:ind w:left="113" w:right="113"/>
              <w:jc w:val="center"/>
              <w:rPr>
                <w:rFonts w:asciiTheme="majorBidi" w:eastAsia="Times New Roman" w:hAnsiTheme="majorBidi" w:cstheme="majorBidi"/>
                <w:color w:val="000000"/>
                <w:lang w:eastAsia="zh-CN" w:bidi="he-IL"/>
              </w:rPr>
            </w:pPr>
          </w:p>
        </w:tc>
        <w:tc>
          <w:tcPr>
            <w:tcW w:w="2955" w:type="dxa"/>
            <w:gridSpan w:val="2"/>
            <w:noWrap/>
            <w:hideMark/>
          </w:tcPr>
          <w:p w14:paraId="53E3696E" w14:textId="77777777" w:rsidR="00911D11" w:rsidRPr="004310CF" w:rsidRDefault="00911D11" w:rsidP="00911D11">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n_{RRC}</w:t>
            </w:r>
          </w:p>
        </w:tc>
        <w:tc>
          <w:tcPr>
            <w:tcW w:w="1261" w:type="dxa"/>
            <w:hideMark/>
          </w:tcPr>
          <w:p w14:paraId="565073C1" w14:textId="77777777"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frequency domain position</w:t>
            </w:r>
          </w:p>
        </w:tc>
        <w:tc>
          <w:tcPr>
            <w:tcW w:w="2701" w:type="dxa"/>
            <w:noWrap/>
            <w:hideMark/>
          </w:tcPr>
          <w:p w14:paraId="6775A84D" w14:textId="77777777"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 sec 6.4.1.4.3</w:t>
            </w:r>
          </w:p>
        </w:tc>
      </w:tr>
      <w:tr w:rsidR="00911D11" w:rsidRPr="00916099" w14:paraId="4CBDC679" w14:textId="77777777" w:rsidTr="00B53F6F">
        <w:trPr>
          <w:trHeight w:val="600"/>
        </w:trPr>
        <w:tc>
          <w:tcPr>
            <w:tcW w:w="1980" w:type="dxa"/>
            <w:vMerge/>
            <w:textDirection w:val="btLr"/>
          </w:tcPr>
          <w:p w14:paraId="6AD11A44" w14:textId="77777777" w:rsidR="00911D11" w:rsidRPr="006E4759" w:rsidRDefault="00911D11" w:rsidP="00911D11">
            <w:pPr>
              <w:spacing w:after="0"/>
              <w:ind w:left="113" w:right="113"/>
              <w:jc w:val="center"/>
              <w:rPr>
                <w:rFonts w:asciiTheme="majorBidi" w:eastAsia="Times New Roman" w:hAnsiTheme="majorBidi" w:cstheme="majorBidi"/>
                <w:color w:val="000000"/>
                <w:lang w:eastAsia="zh-CN" w:bidi="he-IL"/>
              </w:rPr>
            </w:pPr>
          </w:p>
        </w:tc>
        <w:tc>
          <w:tcPr>
            <w:tcW w:w="1785" w:type="dxa"/>
            <w:vMerge w:val="restart"/>
            <w:noWrap/>
          </w:tcPr>
          <w:p w14:paraId="7BA60F58" w14:textId="4391780D" w:rsidR="00911D11" w:rsidRPr="000A7796" w:rsidRDefault="00911D11" w:rsidP="00911D11">
            <w:pPr>
              <w:spacing w:after="0"/>
              <w:rPr>
                <w:rFonts w:asciiTheme="majorBidi" w:eastAsia="Times New Roman" w:hAnsiTheme="majorBidi" w:cstheme="majorBidi"/>
                <w:lang w:eastAsia="zh-CN" w:bidi="he-IL"/>
              </w:rPr>
            </w:pPr>
            <w:ins w:id="1719" w:author="Author">
              <w:r>
                <w:rPr>
                  <w:rFonts w:asciiTheme="majorBidi" w:eastAsia="Times New Roman" w:hAnsiTheme="majorBidi" w:cstheme="majorBidi"/>
                  <w:lang w:eastAsia="zh-CN" w:bidi="he-IL"/>
                </w:rPr>
                <w:t>Frequency Hopping Signaling Alt-1: RRC parameters</w:t>
              </w:r>
            </w:ins>
          </w:p>
        </w:tc>
        <w:tc>
          <w:tcPr>
            <w:tcW w:w="1170" w:type="dxa"/>
          </w:tcPr>
          <w:p w14:paraId="72E9921E" w14:textId="55A5FF78" w:rsidR="00911D11" w:rsidRPr="000A7796" w:rsidRDefault="00911D11" w:rsidP="00911D11">
            <w:pPr>
              <w:spacing w:after="0"/>
              <w:rPr>
                <w:rFonts w:asciiTheme="majorBidi" w:eastAsia="Times New Roman" w:hAnsiTheme="majorBidi" w:cstheme="majorBidi"/>
                <w:lang w:eastAsia="zh-CN" w:bidi="he-IL"/>
              </w:rPr>
            </w:pPr>
            <w:ins w:id="1720" w:author="Author">
              <w:r w:rsidRPr="00675073">
                <w:rPr>
                  <w:rFonts w:asciiTheme="majorBidi" w:eastAsia="Times New Roman" w:hAnsiTheme="majorBidi" w:cstheme="majorBidi"/>
                  <w:lang w:eastAsia="zh-CN" w:bidi="he-IL"/>
                </w:rPr>
                <w:t>C_{SRS}</w:t>
              </w:r>
            </w:ins>
          </w:p>
        </w:tc>
        <w:tc>
          <w:tcPr>
            <w:tcW w:w="1261" w:type="dxa"/>
          </w:tcPr>
          <w:p w14:paraId="05978D00" w14:textId="21E3575E" w:rsidR="00911D11" w:rsidRPr="000A7796" w:rsidRDefault="00911D11" w:rsidP="00911D11">
            <w:pPr>
              <w:spacing w:after="0"/>
              <w:rPr>
                <w:rFonts w:asciiTheme="majorBidi" w:eastAsia="Times New Roman" w:hAnsiTheme="majorBidi" w:cstheme="majorBidi"/>
                <w:color w:val="000000"/>
                <w:lang w:eastAsia="zh-CN" w:bidi="he-IL"/>
              </w:rPr>
            </w:pPr>
            <w:r w:rsidRPr="00716C2B">
              <w:rPr>
                <w:rFonts w:asciiTheme="majorBidi" w:eastAsia="Times New Roman" w:hAnsiTheme="majorBidi" w:cstheme="majorBidi"/>
                <w:color w:val="000000"/>
                <w:lang w:eastAsia="zh-CN" w:bidi="he-IL"/>
              </w:rPr>
              <w:t xml:space="preserve">SRS bandwidth index </w:t>
            </w:r>
          </w:p>
        </w:tc>
        <w:tc>
          <w:tcPr>
            <w:tcW w:w="2701" w:type="dxa"/>
            <w:noWrap/>
          </w:tcPr>
          <w:p w14:paraId="2208F578" w14:textId="299B7C3A" w:rsidR="00911D11" w:rsidRPr="000A7796" w:rsidRDefault="00911D11" w:rsidP="00911D11">
            <w:pPr>
              <w:spacing w:after="0"/>
              <w:rPr>
                <w:rFonts w:asciiTheme="majorBidi" w:eastAsia="Times New Roman" w:hAnsiTheme="majorBidi" w:cstheme="majorBidi"/>
                <w:color w:val="000000"/>
                <w:lang w:eastAsia="zh-CN" w:bidi="he-IL"/>
              </w:rPr>
            </w:pPr>
            <w:r w:rsidRPr="00716C2B">
              <w:rPr>
                <w:rFonts w:asciiTheme="majorBidi" w:eastAsia="Times New Roman" w:hAnsiTheme="majorBidi" w:cstheme="majorBidi"/>
                <w:color w:val="000000"/>
                <w:lang w:eastAsia="zh-CN" w:bidi="he-IL"/>
              </w:rPr>
              <w:t>3GPP TS 38.211 , sec 6.4.1.4.3</w:t>
            </w:r>
          </w:p>
        </w:tc>
      </w:tr>
      <w:tr w:rsidR="00911D11" w:rsidRPr="00916099" w14:paraId="272057A4" w14:textId="77777777" w:rsidTr="00B53F6F">
        <w:trPr>
          <w:trHeight w:val="600"/>
        </w:trPr>
        <w:tc>
          <w:tcPr>
            <w:tcW w:w="1980" w:type="dxa"/>
            <w:vMerge/>
            <w:textDirection w:val="btLr"/>
          </w:tcPr>
          <w:p w14:paraId="7E5399E1" w14:textId="77777777" w:rsidR="00911D11" w:rsidRPr="006E4759" w:rsidRDefault="00911D11" w:rsidP="00911D11">
            <w:pPr>
              <w:spacing w:after="0"/>
              <w:ind w:left="113" w:right="113"/>
              <w:jc w:val="center"/>
              <w:rPr>
                <w:rFonts w:asciiTheme="majorBidi" w:eastAsia="Times New Roman" w:hAnsiTheme="majorBidi" w:cstheme="majorBidi"/>
                <w:color w:val="000000"/>
                <w:lang w:eastAsia="zh-CN" w:bidi="he-IL"/>
              </w:rPr>
            </w:pPr>
          </w:p>
        </w:tc>
        <w:tc>
          <w:tcPr>
            <w:tcW w:w="1785" w:type="dxa"/>
            <w:vMerge/>
            <w:noWrap/>
          </w:tcPr>
          <w:p w14:paraId="51863FC9" w14:textId="37A9883C" w:rsidR="00911D11" w:rsidRPr="000A7796" w:rsidRDefault="00911D11" w:rsidP="00911D11">
            <w:pPr>
              <w:spacing w:after="0"/>
              <w:rPr>
                <w:rFonts w:asciiTheme="majorBidi" w:eastAsia="Times New Roman" w:hAnsiTheme="majorBidi" w:cstheme="majorBidi"/>
                <w:lang w:eastAsia="zh-CN" w:bidi="he-IL"/>
              </w:rPr>
            </w:pPr>
          </w:p>
        </w:tc>
        <w:tc>
          <w:tcPr>
            <w:tcW w:w="1170" w:type="dxa"/>
          </w:tcPr>
          <w:p w14:paraId="6843448C" w14:textId="1BFE6DC2" w:rsidR="00911D11" w:rsidRPr="000A7796" w:rsidRDefault="00911D11" w:rsidP="00911D11">
            <w:pPr>
              <w:spacing w:after="0"/>
              <w:rPr>
                <w:rFonts w:asciiTheme="majorBidi" w:eastAsia="Times New Roman" w:hAnsiTheme="majorBidi" w:cstheme="majorBidi"/>
                <w:lang w:eastAsia="zh-CN" w:bidi="he-IL"/>
              </w:rPr>
            </w:pPr>
            <w:ins w:id="1721" w:author="Author">
              <w:r w:rsidRPr="00351D6E">
                <w:rPr>
                  <w:rFonts w:asciiTheme="majorBidi" w:eastAsia="Times New Roman" w:hAnsiTheme="majorBidi" w:cstheme="majorBidi"/>
                  <w:lang w:eastAsia="zh-CN" w:bidi="he-IL"/>
                </w:rPr>
                <w:t>B_{SRS}</w:t>
              </w:r>
            </w:ins>
          </w:p>
        </w:tc>
        <w:tc>
          <w:tcPr>
            <w:tcW w:w="1261" w:type="dxa"/>
          </w:tcPr>
          <w:p w14:paraId="77A999C7" w14:textId="1E24FA0F" w:rsidR="00911D11" w:rsidRPr="000A7796" w:rsidRDefault="00911D11" w:rsidP="00911D11">
            <w:pPr>
              <w:spacing w:after="0"/>
              <w:rPr>
                <w:rFonts w:asciiTheme="majorBidi" w:eastAsia="Times New Roman" w:hAnsiTheme="majorBidi" w:cstheme="majorBidi"/>
                <w:color w:val="000000"/>
                <w:lang w:eastAsia="zh-CN" w:bidi="he-IL"/>
              </w:rPr>
            </w:pPr>
            <w:r w:rsidRPr="00716C2B">
              <w:rPr>
                <w:rFonts w:asciiTheme="majorBidi" w:eastAsia="Times New Roman" w:hAnsiTheme="majorBidi" w:cstheme="majorBidi"/>
                <w:color w:val="000000"/>
                <w:lang w:eastAsia="zh-CN" w:bidi="he-IL"/>
              </w:rPr>
              <w:t>SRS bandwidth config index</w:t>
            </w:r>
          </w:p>
        </w:tc>
        <w:tc>
          <w:tcPr>
            <w:tcW w:w="2701" w:type="dxa"/>
            <w:noWrap/>
          </w:tcPr>
          <w:p w14:paraId="407D6F37" w14:textId="0B99E29A" w:rsidR="00911D11" w:rsidRPr="000A7796" w:rsidRDefault="00911D11" w:rsidP="00911D11">
            <w:pPr>
              <w:spacing w:after="0"/>
              <w:rPr>
                <w:rFonts w:asciiTheme="majorBidi" w:eastAsia="Times New Roman" w:hAnsiTheme="majorBidi" w:cstheme="majorBidi"/>
                <w:color w:val="000000"/>
                <w:lang w:eastAsia="zh-CN" w:bidi="he-IL"/>
              </w:rPr>
            </w:pPr>
            <w:r w:rsidRPr="00716C2B">
              <w:rPr>
                <w:rFonts w:asciiTheme="majorBidi" w:eastAsia="Times New Roman" w:hAnsiTheme="majorBidi" w:cstheme="majorBidi"/>
                <w:color w:val="000000"/>
                <w:lang w:eastAsia="zh-CN" w:bidi="he-IL"/>
              </w:rPr>
              <w:t>3GPP TS 38.211 , sec 6.4.1.4.3</w:t>
            </w:r>
          </w:p>
        </w:tc>
      </w:tr>
      <w:tr w:rsidR="00911D11" w:rsidRPr="00916099" w14:paraId="5D563E01" w14:textId="77777777" w:rsidTr="00B53F6F">
        <w:trPr>
          <w:trHeight w:val="600"/>
        </w:trPr>
        <w:tc>
          <w:tcPr>
            <w:tcW w:w="1980" w:type="dxa"/>
            <w:vMerge/>
            <w:textDirection w:val="btLr"/>
          </w:tcPr>
          <w:p w14:paraId="21DEE9B4" w14:textId="77777777" w:rsidR="00911D11" w:rsidRPr="006E4759" w:rsidRDefault="00911D11" w:rsidP="00911D11">
            <w:pPr>
              <w:spacing w:after="0"/>
              <w:ind w:left="113" w:right="113"/>
              <w:jc w:val="center"/>
              <w:rPr>
                <w:rFonts w:asciiTheme="majorBidi" w:eastAsia="Times New Roman" w:hAnsiTheme="majorBidi" w:cstheme="majorBidi"/>
                <w:color w:val="000000"/>
                <w:lang w:eastAsia="zh-CN" w:bidi="he-IL"/>
              </w:rPr>
            </w:pPr>
          </w:p>
        </w:tc>
        <w:tc>
          <w:tcPr>
            <w:tcW w:w="1785" w:type="dxa"/>
            <w:vMerge/>
            <w:noWrap/>
          </w:tcPr>
          <w:p w14:paraId="51CE34AA" w14:textId="350AD9F1" w:rsidR="00911D11" w:rsidRPr="000A7796" w:rsidRDefault="00911D11" w:rsidP="00911D11">
            <w:pPr>
              <w:spacing w:after="0"/>
              <w:rPr>
                <w:rFonts w:asciiTheme="majorBidi" w:eastAsia="Times New Roman" w:hAnsiTheme="majorBidi" w:cstheme="majorBidi"/>
                <w:lang w:eastAsia="zh-CN" w:bidi="he-IL"/>
              </w:rPr>
            </w:pPr>
          </w:p>
        </w:tc>
        <w:tc>
          <w:tcPr>
            <w:tcW w:w="1170" w:type="dxa"/>
          </w:tcPr>
          <w:p w14:paraId="7FB86CE9" w14:textId="13EF3C47" w:rsidR="00911D11" w:rsidRPr="000A7796" w:rsidRDefault="00911D11" w:rsidP="00911D11">
            <w:pPr>
              <w:spacing w:after="0"/>
              <w:rPr>
                <w:rFonts w:asciiTheme="majorBidi" w:eastAsia="Times New Roman" w:hAnsiTheme="majorBidi" w:cstheme="majorBidi"/>
                <w:lang w:eastAsia="zh-CN" w:bidi="he-IL"/>
              </w:rPr>
            </w:pPr>
            <w:ins w:id="1722" w:author="Author">
              <w:r w:rsidRPr="00163B33">
                <w:rPr>
                  <w:rFonts w:asciiTheme="majorBidi" w:eastAsia="Times New Roman" w:hAnsiTheme="majorBidi" w:cstheme="majorBidi"/>
                  <w:lang w:eastAsia="zh-CN" w:bidi="he-IL"/>
                </w:rPr>
                <w:t>b_{hop}</w:t>
              </w:r>
            </w:ins>
          </w:p>
        </w:tc>
        <w:tc>
          <w:tcPr>
            <w:tcW w:w="1261" w:type="dxa"/>
          </w:tcPr>
          <w:p w14:paraId="613734A2" w14:textId="1AB1F0A9" w:rsidR="00911D11" w:rsidRPr="000A7796" w:rsidRDefault="00911D11" w:rsidP="00911D11">
            <w:pPr>
              <w:spacing w:after="0"/>
              <w:rPr>
                <w:rFonts w:asciiTheme="majorBidi" w:eastAsia="Times New Roman" w:hAnsiTheme="majorBidi" w:cstheme="majorBidi"/>
                <w:color w:val="000000"/>
                <w:lang w:eastAsia="zh-CN" w:bidi="he-IL"/>
              </w:rPr>
            </w:pPr>
            <w:r w:rsidRPr="00716C2B">
              <w:rPr>
                <w:rFonts w:asciiTheme="majorBidi" w:eastAsia="Times New Roman" w:hAnsiTheme="majorBidi" w:cstheme="majorBidi"/>
                <w:color w:val="000000"/>
                <w:lang w:eastAsia="zh-CN" w:bidi="he-IL"/>
              </w:rPr>
              <w:t>frequency hopping</w:t>
            </w:r>
          </w:p>
        </w:tc>
        <w:tc>
          <w:tcPr>
            <w:tcW w:w="2701" w:type="dxa"/>
            <w:noWrap/>
          </w:tcPr>
          <w:p w14:paraId="1DEB0CC9" w14:textId="376A4C87" w:rsidR="00911D11" w:rsidRPr="000A7796" w:rsidRDefault="00911D11" w:rsidP="00911D11">
            <w:pPr>
              <w:spacing w:after="0"/>
              <w:rPr>
                <w:rFonts w:asciiTheme="majorBidi" w:eastAsia="Times New Roman" w:hAnsiTheme="majorBidi" w:cstheme="majorBidi"/>
                <w:color w:val="000000"/>
                <w:lang w:eastAsia="zh-CN" w:bidi="he-IL"/>
              </w:rPr>
            </w:pPr>
            <w:r w:rsidRPr="00716C2B">
              <w:rPr>
                <w:rFonts w:asciiTheme="majorBidi" w:eastAsia="Times New Roman" w:hAnsiTheme="majorBidi" w:cstheme="majorBidi"/>
                <w:color w:val="000000"/>
                <w:lang w:eastAsia="zh-CN" w:bidi="he-IL"/>
              </w:rPr>
              <w:t>3GPP TS 38.211 , sec 6.4.1.4.3</w:t>
            </w:r>
          </w:p>
        </w:tc>
      </w:tr>
      <w:tr w:rsidR="00911D11" w:rsidRPr="00916099" w14:paraId="41EDE6C4" w14:textId="77777777" w:rsidTr="000A7796">
        <w:trPr>
          <w:trHeight w:val="600"/>
        </w:trPr>
        <w:tc>
          <w:tcPr>
            <w:tcW w:w="1980" w:type="dxa"/>
            <w:vMerge/>
            <w:textDirection w:val="btLr"/>
          </w:tcPr>
          <w:p w14:paraId="1BB69FE0" w14:textId="77777777" w:rsidR="00911D11" w:rsidRPr="006E4759" w:rsidRDefault="00911D11" w:rsidP="00911D11">
            <w:pPr>
              <w:spacing w:after="0"/>
              <w:ind w:left="113" w:right="113"/>
              <w:jc w:val="center"/>
              <w:rPr>
                <w:rFonts w:asciiTheme="majorBidi" w:eastAsia="Times New Roman" w:hAnsiTheme="majorBidi" w:cstheme="majorBidi"/>
                <w:color w:val="000000"/>
                <w:lang w:eastAsia="zh-CN" w:bidi="he-IL"/>
              </w:rPr>
            </w:pPr>
          </w:p>
        </w:tc>
        <w:tc>
          <w:tcPr>
            <w:tcW w:w="1785" w:type="dxa"/>
            <w:vMerge w:val="restart"/>
            <w:noWrap/>
          </w:tcPr>
          <w:p w14:paraId="4ADFDDF1" w14:textId="7A777383" w:rsidR="00911D11" w:rsidRPr="004310CF" w:rsidRDefault="00911D11" w:rsidP="00911D11">
            <w:pPr>
              <w:spacing w:after="0"/>
              <w:rPr>
                <w:rFonts w:asciiTheme="majorBidi" w:eastAsia="Times New Roman" w:hAnsiTheme="majorBidi" w:cstheme="majorBidi"/>
                <w:lang w:eastAsia="zh-CN" w:bidi="he-IL"/>
              </w:rPr>
            </w:pPr>
          </w:p>
          <w:p w14:paraId="0AB7938E" w14:textId="7E0334EE" w:rsidR="00911D11" w:rsidRPr="004310CF" w:rsidRDefault="00911D11" w:rsidP="00911D11">
            <w:pPr>
              <w:spacing w:after="0"/>
              <w:rPr>
                <w:rFonts w:asciiTheme="majorBidi" w:eastAsia="Times New Roman" w:hAnsiTheme="majorBidi" w:cstheme="majorBidi"/>
                <w:lang w:eastAsia="zh-CN" w:bidi="he-IL"/>
              </w:rPr>
            </w:pPr>
            <w:ins w:id="1723" w:author="Author">
              <w:r>
                <w:rPr>
                  <w:rFonts w:asciiTheme="majorBidi" w:eastAsia="Times New Roman" w:hAnsiTheme="majorBidi" w:cstheme="majorBidi"/>
                  <w:lang w:eastAsia="zh-CN" w:bidi="he-IL"/>
                </w:rPr>
                <w:t>Frequency Hopping Signaling Alt-2: L2 computed fields</w:t>
              </w:r>
            </w:ins>
          </w:p>
        </w:tc>
        <w:tc>
          <w:tcPr>
            <w:tcW w:w="1170" w:type="dxa"/>
          </w:tcPr>
          <w:p w14:paraId="48201B08" w14:textId="78E7DF4C" w:rsidR="00911D11" w:rsidRPr="004310CF" w:rsidRDefault="00911D11" w:rsidP="00911D11">
            <w:pPr>
              <w:spacing w:after="0"/>
              <w:rPr>
                <w:rFonts w:asciiTheme="majorBidi" w:eastAsia="Times New Roman" w:hAnsiTheme="majorBidi" w:cstheme="majorBidi"/>
                <w:lang w:eastAsia="zh-CN" w:bidi="he-IL"/>
              </w:rPr>
            </w:pPr>
            <w:ins w:id="1724" w:author="Author">
              <w:r>
                <w:t>m_{</w:t>
              </w:r>
              <w:proofErr w:type="spellStart"/>
              <w:r>
                <w:t>SRS,b</w:t>
              </w:r>
              <w:proofErr w:type="spellEnd"/>
              <w:r>
                <w:t>}</w:t>
              </w:r>
            </w:ins>
          </w:p>
        </w:tc>
        <w:tc>
          <w:tcPr>
            <w:tcW w:w="1261" w:type="dxa"/>
          </w:tcPr>
          <w:p w14:paraId="12B9E6C3" w14:textId="0B9ACF5E" w:rsidR="00911D11" w:rsidRPr="004310CF" w:rsidRDefault="00911D11" w:rsidP="00911D11">
            <w:pPr>
              <w:spacing w:after="0"/>
              <w:rPr>
                <w:rFonts w:asciiTheme="majorBidi" w:eastAsia="Times New Roman" w:hAnsiTheme="majorBidi" w:cstheme="majorBidi"/>
                <w:color w:val="000000"/>
                <w:lang w:eastAsia="zh-CN" w:bidi="he-IL"/>
              </w:rPr>
            </w:pPr>
            <w:r w:rsidRPr="00387C9D">
              <w:rPr>
                <w:rFonts w:asciiTheme="majorBidi" w:eastAsia="Times New Roman" w:hAnsiTheme="majorBidi" w:cstheme="majorBidi"/>
                <w:color w:val="000000"/>
                <w:lang w:eastAsia="zh-CN" w:bidi="he-IL"/>
              </w:rPr>
              <w:t>SRS bandwidth size</w:t>
            </w:r>
          </w:p>
        </w:tc>
        <w:tc>
          <w:tcPr>
            <w:tcW w:w="2701" w:type="dxa"/>
            <w:noWrap/>
          </w:tcPr>
          <w:p w14:paraId="00D68D0D" w14:textId="4D12108E" w:rsidR="00911D11" w:rsidRPr="004310CF" w:rsidRDefault="00911D11" w:rsidP="00911D11">
            <w:pPr>
              <w:spacing w:after="0"/>
              <w:rPr>
                <w:rFonts w:asciiTheme="majorBidi" w:eastAsia="Times New Roman" w:hAnsiTheme="majorBidi" w:cstheme="majorBidi"/>
                <w:color w:val="000000"/>
                <w:lang w:eastAsia="zh-CN" w:bidi="he-IL"/>
              </w:rPr>
            </w:pPr>
            <w:r w:rsidRPr="00387C9D">
              <w:rPr>
                <w:rFonts w:asciiTheme="majorBidi" w:eastAsia="Times New Roman" w:hAnsiTheme="majorBidi" w:cstheme="majorBidi"/>
                <w:color w:val="000000"/>
                <w:lang w:eastAsia="zh-CN" w:bidi="he-IL"/>
              </w:rPr>
              <w:t>3GPP TS 38.211, sec 6.4.1.4.3</w:t>
            </w:r>
          </w:p>
        </w:tc>
      </w:tr>
      <w:tr w:rsidR="00911D11" w:rsidRPr="00916099" w14:paraId="427B9C48" w14:textId="77777777" w:rsidTr="000A7796">
        <w:trPr>
          <w:trHeight w:val="600"/>
        </w:trPr>
        <w:tc>
          <w:tcPr>
            <w:tcW w:w="1980" w:type="dxa"/>
            <w:vMerge/>
            <w:textDirection w:val="btLr"/>
          </w:tcPr>
          <w:p w14:paraId="1AE25A88" w14:textId="77777777" w:rsidR="00911D11" w:rsidRPr="006E4759" w:rsidRDefault="00911D11" w:rsidP="00911D11">
            <w:pPr>
              <w:spacing w:after="0"/>
              <w:ind w:left="113" w:right="113"/>
              <w:jc w:val="center"/>
              <w:rPr>
                <w:rFonts w:asciiTheme="majorBidi" w:eastAsia="Times New Roman" w:hAnsiTheme="majorBidi" w:cstheme="majorBidi"/>
                <w:color w:val="000000"/>
                <w:lang w:eastAsia="zh-CN" w:bidi="he-IL"/>
              </w:rPr>
            </w:pPr>
          </w:p>
        </w:tc>
        <w:tc>
          <w:tcPr>
            <w:tcW w:w="1785" w:type="dxa"/>
            <w:vMerge/>
            <w:noWrap/>
          </w:tcPr>
          <w:p w14:paraId="2DB4AD4B" w14:textId="0062017E" w:rsidR="00911D11" w:rsidRPr="004310CF" w:rsidRDefault="00911D11" w:rsidP="00911D11">
            <w:pPr>
              <w:spacing w:after="0"/>
              <w:rPr>
                <w:rFonts w:asciiTheme="majorBidi" w:eastAsia="Times New Roman" w:hAnsiTheme="majorBidi" w:cstheme="majorBidi"/>
                <w:lang w:eastAsia="zh-CN" w:bidi="he-IL"/>
              </w:rPr>
            </w:pPr>
          </w:p>
        </w:tc>
        <w:tc>
          <w:tcPr>
            <w:tcW w:w="1170" w:type="dxa"/>
          </w:tcPr>
          <w:p w14:paraId="78B7E3CD" w14:textId="47605279" w:rsidR="00911D11" w:rsidRPr="004310CF" w:rsidRDefault="00911D11" w:rsidP="00911D11">
            <w:pPr>
              <w:spacing w:after="0"/>
              <w:rPr>
                <w:rFonts w:asciiTheme="majorBidi" w:eastAsia="Times New Roman" w:hAnsiTheme="majorBidi" w:cstheme="majorBidi"/>
                <w:lang w:eastAsia="zh-CN" w:bidi="he-IL"/>
              </w:rPr>
            </w:pPr>
            <w:proofErr w:type="spellStart"/>
            <w:ins w:id="1725" w:author="Author">
              <w:r w:rsidRPr="00387C9D">
                <w:rPr>
                  <w:rFonts w:asciiTheme="majorBidi" w:eastAsia="Times New Roman" w:hAnsiTheme="majorBidi" w:cstheme="majorBidi"/>
                  <w:lang w:eastAsia="zh-CN" w:bidi="he-IL"/>
                </w:rPr>
                <w:t>srs</w:t>
              </w:r>
              <w:proofErr w:type="spellEnd"/>
              <w:r>
                <w:rPr>
                  <w:rFonts w:asciiTheme="majorBidi" w:eastAsia="Times New Roman" w:hAnsiTheme="majorBidi" w:cstheme="majorBidi"/>
                  <w:lang w:eastAsia="zh-CN" w:bidi="he-IL"/>
                </w:rPr>
                <w:t xml:space="preserve"> </w:t>
              </w:r>
              <w:r w:rsidRPr="00387C9D">
                <w:rPr>
                  <w:rFonts w:asciiTheme="majorBidi" w:eastAsia="Times New Roman" w:hAnsiTheme="majorBidi" w:cstheme="majorBidi"/>
                  <w:lang w:eastAsia="zh-CN" w:bidi="he-IL"/>
                </w:rPr>
                <w:t>Bandwidth</w:t>
              </w:r>
              <w:r>
                <w:rPr>
                  <w:rFonts w:asciiTheme="majorBidi" w:eastAsia="Times New Roman" w:hAnsiTheme="majorBidi" w:cstheme="majorBidi"/>
                  <w:lang w:eastAsia="zh-CN" w:bidi="he-IL"/>
                </w:rPr>
                <w:t xml:space="preserve"> </w:t>
              </w:r>
              <w:r w:rsidRPr="00387C9D">
                <w:rPr>
                  <w:rFonts w:asciiTheme="majorBidi" w:eastAsia="Times New Roman" w:hAnsiTheme="majorBidi" w:cstheme="majorBidi"/>
                  <w:lang w:eastAsia="zh-CN" w:bidi="he-IL"/>
                </w:rPr>
                <w:t>Start</w:t>
              </w:r>
            </w:ins>
          </w:p>
        </w:tc>
        <w:tc>
          <w:tcPr>
            <w:tcW w:w="1261" w:type="dxa"/>
          </w:tcPr>
          <w:p w14:paraId="41AB2BDB" w14:textId="51000D6A" w:rsidR="00911D11" w:rsidRPr="004310CF" w:rsidRDefault="00911D11" w:rsidP="00911D11">
            <w:pPr>
              <w:spacing w:after="0"/>
              <w:rPr>
                <w:rFonts w:asciiTheme="majorBidi" w:eastAsia="Times New Roman" w:hAnsiTheme="majorBidi" w:cstheme="majorBidi"/>
                <w:color w:val="000000"/>
                <w:lang w:eastAsia="zh-CN" w:bidi="he-IL"/>
              </w:rPr>
            </w:pPr>
            <w:r w:rsidRPr="00387C9D">
              <w:t>PRB index (</w:t>
            </w:r>
            <w:proofErr w:type="spellStart"/>
            <w:r w:rsidRPr="00387C9D">
              <w:t>w.r.t.</w:t>
            </w:r>
            <w:proofErr w:type="spellEnd"/>
            <w:r w:rsidRPr="00387C9D">
              <w:t xml:space="preserve"> CRB0) for the start of SRS signal transmission</w:t>
            </w:r>
          </w:p>
        </w:tc>
        <w:tc>
          <w:tcPr>
            <w:tcW w:w="2701" w:type="dxa"/>
            <w:noWrap/>
          </w:tcPr>
          <w:p w14:paraId="5EBE381D" w14:textId="0A0F80AA" w:rsidR="00911D11" w:rsidRPr="004310CF" w:rsidRDefault="00911D11" w:rsidP="00911D11">
            <w:pPr>
              <w:spacing w:after="0"/>
              <w:rPr>
                <w:rFonts w:asciiTheme="majorBidi" w:eastAsia="Times New Roman" w:hAnsiTheme="majorBidi" w:cstheme="majorBidi"/>
                <w:color w:val="000000"/>
                <w:lang w:eastAsia="zh-CN" w:bidi="he-IL"/>
              </w:rPr>
            </w:pPr>
            <w:r w:rsidRPr="00387C9D">
              <w:rPr>
                <w:rFonts w:asciiTheme="majorBidi" w:eastAsia="Times New Roman" w:hAnsiTheme="majorBidi" w:cstheme="majorBidi"/>
                <w:color w:val="000000"/>
                <w:lang w:eastAsia="zh-CN" w:bidi="he-IL"/>
              </w:rPr>
              <w:t>3GPP TS 38.211 [2], section 6.4.1.4.2</w:t>
            </w:r>
          </w:p>
        </w:tc>
      </w:tr>
      <w:tr w:rsidR="00911D11" w:rsidRPr="00916099" w14:paraId="41649481" w14:textId="77777777" w:rsidTr="00E27EFA">
        <w:trPr>
          <w:trHeight w:val="600"/>
        </w:trPr>
        <w:tc>
          <w:tcPr>
            <w:tcW w:w="1980" w:type="dxa"/>
            <w:vMerge w:val="restart"/>
            <w:noWrap/>
            <w:textDirection w:val="btLr"/>
          </w:tcPr>
          <w:p w14:paraId="5E365BB3" w14:textId="2D05308D" w:rsidR="00911D11" w:rsidRPr="006E4759" w:rsidRDefault="00911D11" w:rsidP="00911D11">
            <w:pPr>
              <w:spacing w:after="0"/>
              <w:ind w:left="113" w:right="113"/>
              <w:jc w:val="center"/>
              <w:rPr>
                <w:rFonts w:asciiTheme="majorBidi" w:eastAsia="Times New Roman" w:hAnsiTheme="majorBidi" w:cstheme="majorBidi"/>
                <w:color w:val="000000"/>
                <w:lang w:eastAsia="zh-CN" w:bidi="he-IL"/>
              </w:rPr>
            </w:pPr>
            <w:r w:rsidRPr="006E4759">
              <w:rPr>
                <w:rFonts w:asciiTheme="majorBidi" w:eastAsia="Times New Roman" w:hAnsiTheme="majorBidi" w:cstheme="majorBidi"/>
                <w:color w:val="000000"/>
                <w:lang w:eastAsia="zh-CN" w:bidi="he-IL"/>
              </w:rPr>
              <w:t>Time domain</w:t>
            </w:r>
          </w:p>
        </w:tc>
        <w:tc>
          <w:tcPr>
            <w:tcW w:w="2955" w:type="dxa"/>
            <w:gridSpan w:val="2"/>
            <w:noWrap/>
          </w:tcPr>
          <w:p w14:paraId="6668BAF7" w14:textId="62AFA3CA" w:rsidR="00911D11" w:rsidRPr="004310CF" w:rsidRDefault="00911D11" w:rsidP="00911D11">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N_{</w:t>
            </w:r>
            <w:proofErr w:type="spellStart"/>
            <w:r w:rsidRPr="004310CF">
              <w:rPr>
                <w:rFonts w:asciiTheme="majorBidi" w:eastAsia="Times New Roman" w:hAnsiTheme="majorBidi" w:cstheme="majorBidi"/>
                <w:lang w:eastAsia="zh-CN" w:bidi="he-IL"/>
              </w:rPr>
              <w:t>symb</w:t>
            </w:r>
            <w:proofErr w:type="spellEnd"/>
            <w:r w:rsidRPr="004310CF">
              <w:rPr>
                <w:rFonts w:asciiTheme="majorBidi" w:eastAsia="Times New Roman" w:hAnsiTheme="majorBidi" w:cstheme="majorBidi"/>
                <w:lang w:eastAsia="zh-CN" w:bidi="he-IL"/>
              </w:rPr>
              <w:t>}^{SRS}</w:t>
            </w:r>
          </w:p>
        </w:tc>
        <w:tc>
          <w:tcPr>
            <w:tcW w:w="1261" w:type="dxa"/>
          </w:tcPr>
          <w:p w14:paraId="5AD986DF" w14:textId="072B5A32"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number of consecutive OFDM symbols for SRS</w:t>
            </w:r>
          </w:p>
        </w:tc>
        <w:tc>
          <w:tcPr>
            <w:tcW w:w="2701" w:type="dxa"/>
          </w:tcPr>
          <w:p w14:paraId="6617FD7D" w14:textId="252FF387"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 sec 6.4.1.4.1</w:t>
            </w:r>
          </w:p>
        </w:tc>
      </w:tr>
      <w:tr w:rsidR="00911D11" w:rsidRPr="00916099" w14:paraId="73A04EBD" w14:textId="77777777" w:rsidTr="00E27EFA">
        <w:trPr>
          <w:trHeight w:val="600"/>
        </w:trPr>
        <w:tc>
          <w:tcPr>
            <w:tcW w:w="1980" w:type="dxa"/>
            <w:vMerge/>
            <w:noWrap/>
            <w:hideMark/>
          </w:tcPr>
          <w:p w14:paraId="02A1568C" w14:textId="64445887" w:rsidR="00911D11" w:rsidRPr="004310CF" w:rsidRDefault="00911D11" w:rsidP="00911D11">
            <w:pPr>
              <w:spacing w:after="0"/>
              <w:jc w:val="center"/>
              <w:rPr>
                <w:rFonts w:asciiTheme="majorBidi" w:eastAsia="Times New Roman" w:hAnsiTheme="majorBidi" w:cstheme="majorBidi"/>
                <w:b/>
                <w:bCs/>
                <w:color w:val="000000"/>
                <w:lang w:eastAsia="zh-CN" w:bidi="he-IL"/>
              </w:rPr>
            </w:pPr>
          </w:p>
        </w:tc>
        <w:tc>
          <w:tcPr>
            <w:tcW w:w="2955" w:type="dxa"/>
            <w:gridSpan w:val="2"/>
            <w:noWrap/>
            <w:hideMark/>
          </w:tcPr>
          <w:p w14:paraId="0281F661" w14:textId="77777777" w:rsidR="00911D11" w:rsidRPr="004310CF" w:rsidRDefault="00911D11" w:rsidP="00911D11">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l_0</w:t>
            </w:r>
          </w:p>
        </w:tc>
        <w:tc>
          <w:tcPr>
            <w:tcW w:w="1261" w:type="dxa"/>
            <w:hideMark/>
          </w:tcPr>
          <w:p w14:paraId="4ED59F96" w14:textId="77777777"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the starting position in the time domain given</w:t>
            </w:r>
          </w:p>
        </w:tc>
        <w:tc>
          <w:tcPr>
            <w:tcW w:w="2701" w:type="dxa"/>
            <w:hideMark/>
          </w:tcPr>
          <w:p w14:paraId="74581EBE" w14:textId="77777777"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 sec 6.4.1.4.1</w:t>
            </w:r>
          </w:p>
        </w:tc>
      </w:tr>
      <w:tr w:rsidR="00911D11" w:rsidRPr="00916099" w14:paraId="1EE40315" w14:textId="77777777" w:rsidTr="00E27EFA">
        <w:trPr>
          <w:trHeight w:val="600"/>
        </w:trPr>
        <w:tc>
          <w:tcPr>
            <w:tcW w:w="1980" w:type="dxa"/>
            <w:vMerge/>
            <w:noWrap/>
            <w:hideMark/>
          </w:tcPr>
          <w:p w14:paraId="7AC647A1" w14:textId="77777777" w:rsidR="00911D11" w:rsidRPr="004310CF" w:rsidRDefault="00911D11" w:rsidP="00911D11">
            <w:pPr>
              <w:spacing w:after="0"/>
              <w:rPr>
                <w:rFonts w:asciiTheme="majorBidi" w:eastAsia="Times New Roman" w:hAnsiTheme="majorBidi" w:cstheme="majorBidi"/>
                <w:color w:val="000000"/>
                <w:lang w:eastAsia="zh-CN" w:bidi="he-IL"/>
              </w:rPr>
            </w:pPr>
          </w:p>
        </w:tc>
        <w:tc>
          <w:tcPr>
            <w:tcW w:w="2955" w:type="dxa"/>
            <w:gridSpan w:val="2"/>
            <w:hideMark/>
          </w:tcPr>
          <w:p w14:paraId="23B6E9E5" w14:textId="77777777" w:rsidR="00911D11" w:rsidRPr="004310CF" w:rsidRDefault="00911D11" w:rsidP="00911D11">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T_{SRS}</w:t>
            </w:r>
          </w:p>
        </w:tc>
        <w:tc>
          <w:tcPr>
            <w:tcW w:w="1261" w:type="dxa"/>
            <w:hideMark/>
          </w:tcPr>
          <w:p w14:paraId="3B37BA27" w14:textId="77777777"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periodicity for SRS</w:t>
            </w:r>
          </w:p>
        </w:tc>
        <w:tc>
          <w:tcPr>
            <w:tcW w:w="2701" w:type="dxa"/>
            <w:hideMark/>
          </w:tcPr>
          <w:p w14:paraId="63ED3A57" w14:textId="77777777"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 sec 6.4.1.4.3</w:t>
            </w:r>
          </w:p>
        </w:tc>
      </w:tr>
      <w:tr w:rsidR="00911D11" w:rsidRPr="00916099" w14:paraId="1CD57885" w14:textId="77777777" w:rsidTr="00E27EFA">
        <w:trPr>
          <w:trHeight w:val="600"/>
        </w:trPr>
        <w:tc>
          <w:tcPr>
            <w:tcW w:w="1980" w:type="dxa"/>
            <w:vMerge/>
            <w:noWrap/>
            <w:hideMark/>
          </w:tcPr>
          <w:p w14:paraId="2C57108D" w14:textId="77777777" w:rsidR="00911D11" w:rsidRPr="004310CF" w:rsidRDefault="00911D11" w:rsidP="00911D11">
            <w:pPr>
              <w:spacing w:after="0"/>
              <w:rPr>
                <w:rFonts w:asciiTheme="majorBidi" w:eastAsia="Times New Roman" w:hAnsiTheme="majorBidi" w:cstheme="majorBidi"/>
                <w:color w:val="000000"/>
                <w:lang w:eastAsia="zh-CN" w:bidi="he-IL"/>
              </w:rPr>
            </w:pPr>
          </w:p>
        </w:tc>
        <w:tc>
          <w:tcPr>
            <w:tcW w:w="2955" w:type="dxa"/>
            <w:gridSpan w:val="2"/>
            <w:hideMark/>
          </w:tcPr>
          <w:p w14:paraId="2322B57C" w14:textId="77777777" w:rsidR="00911D11" w:rsidRPr="004310CF" w:rsidRDefault="00911D11" w:rsidP="00911D11">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T_{offset}</w:t>
            </w:r>
          </w:p>
        </w:tc>
        <w:tc>
          <w:tcPr>
            <w:tcW w:w="1261" w:type="dxa"/>
            <w:hideMark/>
          </w:tcPr>
          <w:p w14:paraId="05991BBC" w14:textId="77777777"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slot offset</w:t>
            </w:r>
          </w:p>
        </w:tc>
        <w:tc>
          <w:tcPr>
            <w:tcW w:w="2701" w:type="dxa"/>
            <w:hideMark/>
          </w:tcPr>
          <w:p w14:paraId="5DC9ABED" w14:textId="77777777"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 sec 6.4.1.4.3</w:t>
            </w:r>
          </w:p>
        </w:tc>
      </w:tr>
      <w:tr w:rsidR="00911D11" w:rsidRPr="00916099" w14:paraId="024F73B7" w14:textId="77777777" w:rsidTr="00E27EFA">
        <w:trPr>
          <w:trHeight w:val="600"/>
        </w:trPr>
        <w:tc>
          <w:tcPr>
            <w:tcW w:w="1980" w:type="dxa"/>
            <w:vMerge/>
            <w:noWrap/>
            <w:hideMark/>
          </w:tcPr>
          <w:p w14:paraId="447D3C7D" w14:textId="77777777" w:rsidR="00911D11" w:rsidRPr="004310CF" w:rsidRDefault="00911D11" w:rsidP="00911D11">
            <w:pPr>
              <w:spacing w:after="0"/>
              <w:rPr>
                <w:rFonts w:asciiTheme="majorBidi" w:eastAsia="Times New Roman" w:hAnsiTheme="majorBidi" w:cstheme="majorBidi"/>
                <w:color w:val="000000"/>
                <w:lang w:eastAsia="zh-CN" w:bidi="he-IL"/>
              </w:rPr>
            </w:pPr>
          </w:p>
        </w:tc>
        <w:tc>
          <w:tcPr>
            <w:tcW w:w="2955" w:type="dxa"/>
            <w:gridSpan w:val="2"/>
            <w:noWrap/>
            <w:hideMark/>
          </w:tcPr>
          <w:p w14:paraId="13866DC4" w14:textId="77777777" w:rsidR="00911D11" w:rsidRPr="004310CF" w:rsidRDefault="00911D11" w:rsidP="00911D11">
            <w:pPr>
              <w:spacing w:after="0"/>
              <w:rPr>
                <w:rFonts w:asciiTheme="majorBidi" w:eastAsia="Times New Roman" w:hAnsiTheme="majorBidi" w:cstheme="majorBidi"/>
                <w:lang w:eastAsia="zh-CN" w:bidi="he-IL"/>
              </w:rPr>
            </w:pPr>
            <w:r w:rsidRPr="004310CF">
              <w:rPr>
                <w:rFonts w:asciiTheme="majorBidi" w:eastAsia="Times New Roman" w:hAnsiTheme="majorBidi" w:cstheme="majorBidi"/>
                <w:lang w:eastAsia="zh-CN" w:bidi="he-IL"/>
              </w:rPr>
              <w:t>R</w:t>
            </w:r>
          </w:p>
        </w:tc>
        <w:tc>
          <w:tcPr>
            <w:tcW w:w="1261" w:type="dxa"/>
            <w:hideMark/>
          </w:tcPr>
          <w:p w14:paraId="272DB054" w14:textId="77777777"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Repetition factor</w:t>
            </w:r>
          </w:p>
        </w:tc>
        <w:tc>
          <w:tcPr>
            <w:tcW w:w="2701" w:type="dxa"/>
            <w:hideMark/>
          </w:tcPr>
          <w:p w14:paraId="1ED23BDE" w14:textId="77777777" w:rsidR="00911D11" w:rsidRPr="004310CF" w:rsidRDefault="00911D11" w:rsidP="00911D11">
            <w:pPr>
              <w:spacing w:after="0"/>
              <w:rPr>
                <w:rFonts w:asciiTheme="majorBidi" w:eastAsia="Times New Roman" w:hAnsiTheme="majorBidi" w:cstheme="majorBidi"/>
                <w:color w:val="000000"/>
                <w:lang w:eastAsia="zh-CN" w:bidi="he-IL"/>
              </w:rPr>
            </w:pPr>
            <w:r w:rsidRPr="004310CF">
              <w:rPr>
                <w:rFonts w:asciiTheme="majorBidi" w:eastAsia="Times New Roman" w:hAnsiTheme="majorBidi" w:cstheme="majorBidi"/>
                <w:color w:val="000000"/>
                <w:lang w:eastAsia="zh-CN" w:bidi="he-IL"/>
              </w:rPr>
              <w:t>3GPP TS 38.211 , sec 6.4.1.4.3</w:t>
            </w:r>
          </w:p>
        </w:tc>
      </w:tr>
    </w:tbl>
    <w:p w14:paraId="18D1F1CE" w14:textId="77777777" w:rsidR="00A63333" w:rsidRPr="004310CF" w:rsidRDefault="00A63333" w:rsidP="004310CF">
      <w:pPr>
        <w:rPr>
          <w:lang w:val="en-GB" w:eastAsia="zh-CN"/>
        </w:rPr>
      </w:pPr>
    </w:p>
    <w:p w14:paraId="1C1D96DB" w14:textId="0F970DA9" w:rsidR="00C62697" w:rsidRDefault="00C62697" w:rsidP="00C62697">
      <w:pPr>
        <w:pStyle w:val="Heading3"/>
      </w:pPr>
      <w:bookmarkStart w:id="1726" w:name="_Toc86871622"/>
      <w:r>
        <w:t>PRACH Channel Model</w:t>
      </w:r>
      <w:bookmarkEnd w:id="1726"/>
    </w:p>
    <w:p w14:paraId="5EDD84DD" w14:textId="312D18B4" w:rsidR="00300287" w:rsidRDefault="00300287" w:rsidP="00300287">
      <w:pPr>
        <w:rPr>
          <w:lang w:val="en-GB" w:eastAsia="zh-CN"/>
        </w:rPr>
      </w:pPr>
      <w:proofErr w:type="gramStart"/>
      <w:r>
        <w:rPr>
          <w:lang w:val="en-GB" w:eastAsia="zh-CN"/>
        </w:rPr>
        <w:t>Similarly</w:t>
      </w:r>
      <w:proofErr w:type="gramEnd"/>
      <w:r>
        <w:rPr>
          <w:lang w:val="en-GB" w:eastAsia="zh-CN"/>
        </w:rPr>
        <w:t xml:space="preserve"> to the O-RAN AAL </w:t>
      </w:r>
      <w:proofErr w:type="spellStart"/>
      <w:r>
        <w:rPr>
          <w:lang w:val="en-GB" w:eastAsia="zh-CN"/>
        </w:rPr>
        <w:t>GAnP</w:t>
      </w:r>
      <w:proofErr w:type="spellEnd"/>
      <w:r>
        <w:rPr>
          <w:lang w:val="en-GB" w:eastAsia="zh-CN"/>
        </w:rPr>
        <w:t xml:space="preserve"> document </w:t>
      </w:r>
      <w:r>
        <w:rPr>
          <w:lang w:val="en-GB" w:eastAsia="zh-CN"/>
        </w:rPr>
        <w:fldChar w:fldCharType="begin"/>
      </w:r>
      <w:r>
        <w:rPr>
          <w:lang w:val="en-GB" w:eastAsia="zh-CN"/>
        </w:rPr>
        <w:instrText xml:space="preserve"> REF _Ref71106698 \r \h </w:instrText>
      </w:r>
      <w:r>
        <w:rPr>
          <w:lang w:val="en-GB" w:eastAsia="zh-CN"/>
        </w:rPr>
      </w:r>
      <w:r>
        <w:rPr>
          <w:lang w:val="en-GB" w:eastAsia="zh-CN"/>
        </w:rPr>
        <w:fldChar w:fldCharType="separate"/>
      </w:r>
      <w:r>
        <w:rPr>
          <w:lang w:val="en-GB" w:eastAsia="zh-CN"/>
        </w:rPr>
        <w:t>[7]</w:t>
      </w:r>
      <w:r>
        <w:rPr>
          <w:lang w:val="en-GB" w:eastAsia="zh-CN"/>
        </w:rPr>
        <w:fldChar w:fldCharType="end"/>
      </w:r>
      <w:r>
        <w:rPr>
          <w:lang w:val="en-GB" w:eastAsia="zh-CN"/>
        </w:rPr>
        <w:t xml:space="preserve"> for the PRACH H</w:t>
      </w:r>
      <w:ins w:id="1727" w:author="Author">
        <w:r w:rsidR="00C86F18">
          <w:rPr>
            <w:lang w:val="en-GB" w:eastAsia="zh-CN"/>
          </w:rPr>
          <w:t>igh-</w:t>
        </w:r>
      </w:ins>
      <w:del w:id="1728" w:author="Author">
        <w:r w:rsidDel="00C86F18">
          <w:rPr>
            <w:lang w:val="en-GB" w:eastAsia="zh-CN"/>
          </w:rPr>
          <w:delText xml:space="preserve">I </w:delText>
        </w:r>
      </w:del>
      <w:r>
        <w:rPr>
          <w:lang w:val="en-GB" w:eastAsia="zh-CN"/>
        </w:rPr>
        <w:t xml:space="preserve">PHY Profile, the PRACH Channel model of the </w:t>
      </w:r>
      <w:r>
        <w:t>AAL UPLINK H</w:t>
      </w:r>
      <w:ins w:id="1729" w:author="Author">
        <w:r w:rsidR="00C86F18">
          <w:t>igh-</w:t>
        </w:r>
      </w:ins>
      <w:del w:id="1730" w:author="Author">
        <w:r w:rsidDel="00C86F18">
          <w:delText xml:space="preserve">I </w:delText>
        </w:r>
      </w:del>
      <w:r>
        <w:t>PHY Profile</w:t>
      </w:r>
      <w:r>
        <w:rPr>
          <w:lang w:val="en-GB" w:eastAsia="zh-CN"/>
        </w:rPr>
        <w:t xml:space="preserve"> supports acceleration of PRACH.</w:t>
      </w:r>
    </w:p>
    <w:p w14:paraId="733EF7E3" w14:textId="77777777" w:rsidR="00300287" w:rsidRPr="0057639A" w:rsidRDefault="00300287" w:rsidP="00300287">
      <w:pPr>
        <w:rPr>
          <w:lang w:eastAsia="zh-CN"/>
        </w:rPr>
      </w:pPr>
      <w:r>
        <w:t xml:space="preserve">The set of accelerated functions associated with the processing of </w:t>
      </w:r>
      <w:commentRangeStart w:id="1731"/>
      <w:r>
        <w:t xml:space="preserve">PUCCH Format 0 </w:t>
      </w:r>
      <w:commentRangeEnd w:id="1731"/>
      <w:r w:rsidR="00F0192D">
        <w:rPr>
          <w:rStyle w:val="CommentReference"/>
        </w:rPr>
        <w:commentReference w:id="1731"/>
      </w:r>
      <w:r>
        <w:t>is as follows:</w:t>
      </w:r>
    </w:p>
    <w:p w14:paraId="0DA6ACEB" w14:textId="77777777" w:rsidR="00E9089D" w:rsidRPr="00E9089D" w:rsidRDefault="00E9089D" w:rsidP="00E9089D">
      <w:pPr>
        <w:pStyle w:val="ListParagraph"/>
        <w:numPr>
          <w:ilvl w:val="0"/>
          <w:numId w:val="60"/>
        </w:numPr>
        <w:rPr>
          <w:lang w:val="en-GB"/>
        </w:rPr>
      </w:pPr>
      <w:r w:rsidRPr="00E9089D">
        <w:rPr>
          <w:lang w:val="en-GB"/>
        </w:rPr>
        <w:t>IQ decompression</w:t>
      </w:r>
      <w:r w:rsidRPr="00E9089D">
        <w:rPr>
          <w:lang w:val="en-GB"/>
        </w:rPr>
        <w:fldChar w:fldCharType="begin"/>
      </w:r>
      <w:r w:rsidRPr="00E9089D">
        <w:rPr>
          <w:lang w:val="en-GB"/>
        </w:rPr>
        <w:instrText xml:space="preserve"> NOTEREF _Ref54349526 \f \h </w:instrText>
      </w:r>
      <w:r w:rsidRPr="00E9089D">
        <w:rPr>
          <w:lang w:val="en-GB"/>
        </w:rPr>
      </w:r>
      <w:r w:rsidRPr="00E9089D">
        <w:rPr>
          <w:lang w:val="en-GB"/>
        </w:rPr>
        <w:fldChar w:fldCharType="separate"/>
      </w:r>
      <w:r w:rsidRPr="005D6AA7">
        <w:rPr>
          <w:rStyle w:val="FootnoteReference"/>
        </w:rPr>
        <w:t>1</w:t>
      </w:r>
      <w:r w:rsidRPr="00E9089D">
        <w:rPr>
          <w:lang w:val="en-GB"/>
        </w:rPr>
        <w:fldChar w:fldCharType="end"/>
      </w:r>
    </w:p>
    <w:p w14:paraId="4E4477EE" w14:textId="0A027B65" w:rsidR="00E9089D" w:rsidRPr="00E9089D" w:rsidRDefault="00E9089D" w:rsidP="00E9089D">
      <w:pPr>
        <w:pStyle w:val="ListParagraph"/>
        <w:numPr>
          <w:ilvl w:val="0"/>
          <w:numId w:val="60"/>
        </w:numPr>
        <w:rPr>
          <w:lang w:val="en-GB"/>
        </w:rPr>
      </w:pPr>
      <w:r w:rsidRPr="00E9089D">
        <w:rPr>
          <w:lang w:val="en-GB"/>
        </w:rPr>
        <w:t>RE de-mapping</w:t>
      </w:r>
    </w:p>
    <w:p w14:paraId="33B9C705" w14:textId="0DD1FBFC" w:rsidR="00E9089D" w:rsidRPr="00E9089D" w:rsidRDefault="00E9089D" w:rsidP="00E9089D">
      <w:pPr>
        <w:pStyle w:val="ListParagraph"/>
        <w:numPr>
          <w:ilvl w:val="0"/>
          <w:numId w:val="60"/>
        </w:numPr>
        <w:rPr>
          <w:lang w:val="en-GB"/>
        </w:rPr>
      </w:pPr>
      <w:r w:rsidRPr="00E9089D">
        <w:rPr>
          <w:lang w:val="en-GB"/>
        </w:rPr>
        <w:t xml:space="preserve">Root sequence generation and correlation </w:t>
      </w:r>
    </w:p>
    <w:p w14:paraId="7914D152" w14:textId="1E095390" w:rsidR="00E9089D" w:rsidRPr="00E9089D" w:rsidRDefault="00E9089D" w:rsidP="00E9089D">
      <w:pPr>
        <w:pStyle w:val="ListParagraph"/>
        <w:numPr>
          <w:ilvl w:val="0"/>
          <w:numId w:val="60"/>
        </w:numPr>
        <w:rPr>
          <w:lang w:val="en-GB"/>
        </w:rPr>
      </w:pPr>
      <w:r w:rsidRPr="00E9089D">
        <w:rPr>
          <w:lang w:val="en-GB"/>
        </w:rPr>
        <w:t>IFFT</w:t>
      </w:r>
    </w:p>
    <w:p w14:paraId="2EAF3412" w14:textId="73E9F439" w:rsidR="00E9089D" w:rsidRPr="00E9089D" w:rsidRDefault="00E9089D" w:rsidP="00E9089D">
      <w:pPr>
        <w:pStyle w:val="ListParagraph"/>
        <w:numPr>
          <w:ilvl w:val="0"/>
          <w:numId w:val="60"/>
        </w:numPr>
        <w:rPr>
          <w:lang w:val="en-GB"/>
        </w:rPr>
      </w:pPr>
      <w:r w:rsidRPr="00E9089D">
        <w:rPr>
          <w:lang w:val="en-GB"/>
        </w:rPr>
        <w:t>Noise estimation</w:t>
      </w:r>
    </w:p>
    <w:p w14:paraId="126D64FE" w14:textId="68AA5C8D" w:rsidR="00E9089D" w:rsidRPr="00E9089D" w:rsidRDefault="00E9089D" w:rsidP="00E9089D">
      <w:pPr>
        <w:pStyle w:val="ListParagraph"/>
        <w:numPr>
          <w:ilvl w:val="0"/>
          <w:numId w:val="60"/>
        </w:numPr>
        <w:rPr>
          <w:lang w:val="en-GB"/>
        </w:rPr>
      </w:pPr>
      <w:r w:rsidRPr="00E9089D">
        <w:rPr>
          <w:lang w:val="en-GB"/>
        </w:rPr>
        <w:t>Peak search for power delay profile</w:t>
      </w:r>
    </w:p>
    <w:p w14:paraId="09C81E92" w14:textId="1A7155D0" w:rsidR="00E9089D" w:rsidRPr="00E9089D" w:rsidRDefault="00E9089D" w:rsidP="00E9089D">
      <w:pPr>
        <w:pStyle w:val="ListParagraph"/>
        <w:numPr>
          <w:ilvl w:val="0"/>
          <w:numId w:val="60"/>
        </w:numPr>
        <w:rPr>
          <w:lang w:val="en-GB"/>
        </w:rPr>
      </w:pPr>
      <w:r w:rsidRPr="00E9089D">
        <w:rPr>
          <w:lang w:val="en-GB"/>
        </w:rPr>
        <w:t>Preamble detection and delay/timing advance estimation</w:t>
      </w:r>
    </w:p>
    <w:p w14:paraId="1A9E73A6" w14:textId="3AA0BAF7" w:rsidR="00300287" w:rsidRPr="000962B3" w:rsidRDefault="00656A22" w:rsidP="00300287">
      <w:pPr>
        <w:pStyle w:val="Heading4"/>
      </w:pPr>
      <w:r>
        <w:t>PRACH</w:t>
      </w:r>
      <w:r w:rsidR="00300287">
        <w:t xml:space="preserve"> input and output for </w:t>
      </w:r>
      <w:del w:id="1732" w:author="Author">
        <w:r w:rsidR="00300287" w:rsidDel="00A7030B">
          <w:delText xml:space="preserve">AAL Uplink </w:delText>
        </w:r>
      </w:del>
      <w:proofErr w:type="spellStart"/>
      <w:ins w:id="1733" w:author="Author">
        <w:r w:rsidR="00A7030B">
          <w:t>AAL_UPLINK_</w:t>
        </w:r>
      </w:ins>
      <w:r w:rsidR="00300287">
        <w:t>H</w:t>
      </w:r>
      <w:ins w:id="1734" w:author="Author">
        <w:r w:rsidR="00C86F18">
          <w:t>igh</w:t>
        </w:r>
        <w:proofErr w:type="spellEnd"/>
        <w:r w:rsidR="00C86F18">
          <w:t>-</w:t>
        </w:r>
      </w:ins>
      <w:del w:id="1735" w:author="Author">
        <w:r w:rsidR="00300287" w:rsidDel="00C86F18">
          <w:delText xml:space="preserve">I </w:delText>
        </w:r>
      </w:del>
      <w:r w:rsidR="00300287">
        <w:t xml:space="preserve">PHY Profile </w:t>
      </w:r>
    </w:p>
    <w:p w14:paraId="4BC76725" w14:textId="5734C9F9" w:rsidR="00300287" w:rsidRDefault="00300287" w:rsidP="00300287">
      <w:r>
        <w:t xml:space="preserve">The </w:t>
      </w:r>
      <w:r w:rsidR="00656A22">
        <w:t>PRACH</w:t>
      </w:r>
      <w:r>
        <w:t xml:space="preserve"> interface for the AAL UPLINK H</w:t>
      </w:r>
      <w:ins w:id="1736" w:author="Author">
        <w:r w:rsidR="00C86F18">
          <w:t>igh-</w:t>
        </w:r>
      </w:ins>
      <w:del w:id="1737" w:author="Author">
        <w:r w:rsidDel="00C86F18">
          <w:delText xml:space="preserve">I </w:delText>
        </w:r>
      </w:del>
      <w:r>
        <w:t xml:space="preserve">PHY profile shall work on a </w:t>
      </w:r>
      <w:r w:rsidR="00656A22">
        <w:t xml:space="preserve">PRACH Resource Occasion </w:t>
      </w:r>
      <w:r>
        <w:t xml:space="preserve">basis. </w:t>
      </w:r>
    </w:p>
    <w:p w14:paraId="3BCCC6FD" w14:textId="397D9085" w:rsidR="00300287" w:rsidRDefault="00300287" w:rsidP="00300287">
      <w:r>
        <w:t xml:space="preserve">From Application, the </w:t>
      </w:r>
      <w:r w:rsidR="00656A22">
        <w:t xml:space="preserve">PRACH </w:t>
      </w:r>
      <w:r>
        <w:t xml:space="preserve">interface receives the associated parameters for the configuration of the </w:t>
      </w:r>
      <w:r w:rsidR="00656A22">
        <w:t>PRACH</w:t>
      </w:r>
      <w:r>
        <w:t xml:space="preserve"> </w:t>
      </w:r>
      <w:r w:rsidR="00656A22">
        <w:t>Occasion</w:t>
      </w:r>
      <w:r>
        <w:t>.</w:t>
      </w:r>
    </w:p>
    <w:p w14:paraId="39FABBDD" w14:textId="6381A29B" w:rsidR="00300287" w:rsidRDefault="00300287" w:rsidP="00300287">
      <w:r>
        <w:t xml:space="preserve">The output data consists of the </w:t>
      </w:r>
      <w:r w:rsidR="003C77BF">
        <w:t>PRACH detection outcome an</w:t>
      </w:r>
      <w:del w:id="1738" w:author="Author">
        <w:r w:rsidR="003C77BF" w:rsidDel="00B37166">
          <w:delText>e</w:delText>
        </w:r>
      </w:del>
      <w:r w:rsidR="003C77BF">
        <w:t>d metrics</w:t>
      </w:r>
    </w:p>
    <w:p w14:paraId="6305F2F6" w14:textId="34F62945" w:rsidR="00300287" w:rsidRDefault="00853676" w:rsidP="00300287">
      <w:pPr>
        <w:pStyle w:val="Heading4"/>
      </w:pPr>
      <w:r>
        <w:t>PRACH</w:t>
      </w:r>
      <w:r w:rsidR="00300287">
        <w:t xml:space="preserve"> Parameters</w:t>
      </w:r>
    </w:p>
    <w:p w14:paraId="7646B3DC" w14:textId="77777777" w:rsidR="00300287" w:rsidRDefault="00300287" w:rsidP="00300287">
      <w:r>
        <w:t xml:space="preserve">The following parameters are required to be supported by the </w:t>
      </w:r>
      <w:proofErr w:type="spellStart"/>
      <w:r>
        <w:t>AALi</w:t>
      </w:r>
      <w:proofErr w:type="spellEnd"/>
      <w:r>
        <w:t xml:space="preserve"> implementation when offloading operations. Application shall supply all relevant parameters; for ease of reading, the parameters are grouped as follows, in alignment with the </w:t>
      </w:r>
      <w:r>
        <w:rPr>
          <w:lang w:val="en-GB" w:eastAsia="zh-CN"/>
        </w:rPr>
        <w:t xml:space="preserve">O-RAN AAL </w:t>
      </w:r>
      <w:proofErr w:type="spellStart"/>
      <w:r>
        <w:rPr>
          <w:lang w:val="en-GB" w:eastAsia="zh-CN"/>
        </w:rPr>
        <w:t>GAnP</w:t>
      </w:r>
      <w:proofErr w:type="spellEnd"/>
      <w:r>
        <w:rPr>
          <w:lang w:val="en-GB" w:eastAsia="zh-CN"/>
        </w:rPr>
        <w:t xml:space="preserve"> document </w:t>
      </w:r>
      <w:r>
        <w:rPr>
          <w:lang w:val="en-GB" w:eastAsia="zh-CN"/>
        </w:rPr>
        <w:fldChar w:fldCharType="begin"/>
      </w:r>
      <w:r>
        <w:rPr>
          <w:lang w:val="en-GB" w:eastAsia="zh-CN"/>
        </w:rPr>
        <w:instrText xml:space="preserve"> REF _Ref71106698 \r \h </w:instrText>
      </w:r>
      <w:r>
        <w:rPr>
          <w:lang w:val="en-GB" w:eastAsia="zh-CN"/>
        </w:rPr>
      </w:r>
      <w:r>
        <w:rPr>
          <w:lang w:val="en-GB" w:eastAsia="zh-CN"/>
        </w:rPr>
        <w:fldChar w:fldCharType="separate"/>
      </w:r>
      <w:r>
        <w:rPr>
          <w:lang w:val="en-GB" w:eastAsia="zh-CN"/>
        </w:rPr>
        <w:t>[7]</w:t>
      </w:r>
      <w:r>
        <w:rPr>
          <w:lang w:val="en-GB" w:eastAsia="zh-CN"/>
        </w:rPr>
        <w:fldChar w:fldCharType="end"/>
      </w:r>
      <w:r>
        <w:t>:</w:t>
      </w:r>
    </w:p>
    <w:p w14:paraId="116EFFBA" w14:textId="77777777" w:rsidR="00300287" w:rsidRDefault="00300287" w:rsidP="00300287"/>
    <w:p w14:paraId="6A553F56" w14:textId="62EAC247" w:rsidR="00300287" w:rsidRPr="0057639A" w:rsidRDefault="00853676" w:rsidP="00300287">
      <w:pPr>
        <w:pStyle w:val="Heading5"/>
        <w:rPr>
          <w:b/>
          <w:bCs/>
        </w:rPr>
      </w:pPr>
      <w:r>
        <w:rPr>
          <w:b/>
          <w:bCs/>
        </w:rPr>
        <w:t>PRACH</w:t>
      </w:r>
      <w:r w:rsidR="00300287">
        <w:rPr>
          <w:b/>
          <w:bCs/>
        </w:rPr>
        <w:t xml:space="preserve"> </w:t>
      </w:r>
      <w:r w:rsidR="00300287" w:rsidRPr="0057639A">
        <w:rPr>
          <w:b/>
          <w:bCs/>
        </w:rPr>
        <w:t>Parameters</w:t>
      </w:r>
    </w:p>
    <w:p w14:paraId="636BABFE" w14:textId="3B5FC8C3" w:rsidR="00300287" w:rsidRDefault="00300287" w:rsidP="00300287">
      <w:pPr>
        <w:pStyle w:val="Caption"/>
        <w:keepNext/>
      </w:pPr>
      <w:r>
        <w:t xml:space="preserve">Table </w:t>
      </w:r>
      <w:r w:rsidR="001E481C">
        <w:fldChar w:fldCharType="begin"/>
      </w:r>
      <w:r w:rsidR="001E481C">
        <w:instrText xml:space="preserve"> STYLEREF 1 \s </w:instrText>
      </w:r>
      <w:r w:rsidR="001E481C">
        <w:fldChar w:fldCharType="separate"/>
      </w:r>
      <w:r>
        <w:rPr>
          <w:noProof/>
          <w:cs/>
        </w:rPr>
        <w:t>‎</w:t>
      </w:r>
      <w:r>
        <w:rPr>
          <w:noProof/>
        </w:rPr>
        <w:t>4</w:t>
      </w:r>
      <w:r w:rsidR="001E481C">
        <w:rPr>
          <w:noProof/>
        </w:rPr>
        <w:fldChar w:fldCharType="end"/>
      </w:r>
      <w:r>
        <w:noBreakHyphen/>
      </w:r>
      <w:r w:rsidR="001E481C">
        <w:fldChar w:fldCharType="begin"/>
      </w:r>
      <w:r w:rsidR="001E481C">
        <w:instrText xml:space="preserve"> SEQ Table \* ARABIC \s 1 </w:instrText>
      </w:r>
      <w:r w:rsidR="001E481C">
        <w:fldChar w:fldCharType="separate"/>
      </w:r>
      <w:r w:rsidR="00853676">
        <w:rPr>
          <w:noProof/>
        </w:rPr>
        <w:t>19</w:t>
      </w:r>
      <w:r w:rsidR="001E481C">
        <w:rPr>
          <w:noProof/>
        </w:rPr>
        <w:fldChar w:fldCharType="end"/>
      </w:r>
      <w:r>
        <w:t xml:space="preserve">: </w:t>
      </w:r>
      <w:r w:rsidR="00853676">
        <w:t>PRACH</w:t>
      </w:r>
      <w:r>
        <w:t xml:space="preserve"> Parameters</w:t>
      </w:r>
    </w:p>
    <w:tbl>
      <w:tblPr>
        <w:tblStyle w:val="TableProfessional"/>
        <w:tblW w:w="8902" w:type="dxa"/>
        <w:tblLook w:val="0600" w:firstRow="0" w:lastRow="0" w:firstColumn="0" w:lastColumn="0" w:noHBand="1" w:noVBand="1"/>
      </w:tblPr>
      <w:tblGrid>
        <w:gridCol w:w="1360"/>
        <w:gridCol w:w="1422"/>
        <w:gridCol w:w="3150"/>
        <w:gridCol w:w="2970"/>
        <w:tblGridChange w:id="1739">
          <w:tblGrid>
            <w:gridCol w:w="1360"/>
            <w:gridCol w:w="1422"/>
            <w:gridCol w:w="3150"/>
            <w:gridCol w:w="2970"/>
          </w:tblGrid>
        </w:tblGridChange>
      </w:tblGrid>
      <w:tr w:rsidR="00216121" w:rsidRPr="00216121" w14:paraId="2C7D20B2" w14:textId="77777777" w:rsidTr="00264B44">
        <w:trPr>
          <w:trHeight w:val="300"/>
        </w:trPr>
        <w:tc>
          <w:tcPr>
            <w:tcW w:w="2782" w:type="dxa"/>
            <w:gridSpan w:val="2"/>
            <w:noWrap/>
          </w:tcPr>
          <w:p w14:paraId="0B5951AA" w14:textId="639FF6DF" w:rsidR="00216121" w:rsidRPr="00216121" w:rsidRDefault="00216121" w:rsidP="00216121">
            <w:pPr>
              <w:spacing w:after="0"/>
              <w:rPr>
                <w:rFonts w:asciiTheme="majorBidi" w:eastAsia="Times New Roman" w:hAnsiTheme="majorBidi" w:cstheme="majorBidi"/>
                <w:b/>
                <w:bCs/>
                <w:lang w:eastAsia="zh-CN" w:bidi="he-IL"/>
              </w:rPr>
            </w:pPr>
            <w:r w:rsidRPr="00457103">
              <w:rPr>
                <w:rFonts w:asciiTheme="majorBidi" w:hAnsiTheme="majorBidi" w:cstheme="majorBidi"/>
                <w:b/>
                <w:bCs/>
              </w:rPr>
              <w:t>AF parameters</w:t>
            </w:r>
          </w:p>
        </w:tc>
        <w:tc>
          <w:tcPr>
            <w:tcW w:w="3150" w:type="dxa"/>
          </w:tcPr>
          <w:p w14:paraId="7C9E95BC" w14:textId="0ACEB30A" w:rsidR="00216121" w:rsidRPr="00216121" w:rsidRDefault="00216121" w:rsidP="00216121">
            <w:pPr>
              <w:spacing w:after="0"/>
              <w:rPr>
                <w:rFonts w:asciiTheme="majorBidi" w:eastAsia="Times New Roman" w:hAnsiTheme="majorBidi" w:cstheme="majorBidi"/>
                <w:b/>
                <w:bCs/>
                <w:lang w:eastAsia="zh-CN" w:bidi="he-IL"/>
              </w:rPr>
            </w:pPr>
            <w:r w:rsidRPr="00457103">
              <w:rPr>
                <w:rFonts w:asciiTheme="majorBidi" w:hAnsiTheme="majorBidi" w:cstheme="majorBidi"/>
                <w:b/>
                <w:bCs/>
              </w:rPr>
              <w:t>Short summary (from 3GPP)</w:t>
            </w:r>
          </w:p>
        </w:tc>
        <w:tc>
          <w:tcPr>
            <w:tcW w:w="2970" w:type="dxa"/>
            <w:noWrap/>
          </w:tcPr>
          <w:p w14:paraId="6AE3493A" w14:textId="36B73AEF" w:rsidR="00216121" w:rsidRPr="00216121" w:rsidRDefault="00216121" w:rsidP="00216121">
            <w:pPr>
              <w:spacing w:after="0"/>
              <w:rPr>
                <w:rFonts w:asciiTheme="majorBidi" w:eastAsia="Times New Roman" w:hAnsiTheme="majorBidi" w:cstheme="majorBidi"/>
                <w:b/>
                <w:bCs/>
                <w:lang w:eastAsia="zh-CN" w:bidi="he-IL"/>
              </w:rPr>
            </w:pPr>
            <w:r w:rsidRPr="00457103">
              <w:rPr>
                <w:rFonts w:asciiTheme="majorBidi" w:hAnsiTheme="majorBidi" w:cstheme="majorBidi"/>
                <w:b/>
                <w:bCs/>
              </w:rPr>
              <w:t>3GPP Spec Reference</w:t>
            </w:r>
          </w:p>
        </w:tc>
      </w:tr>
      <w:tr w:rsidR="00216121" w:rsidRPr="00216121" w14:paraId="3E4C4520" w14:textId="77777777" w:rsidTr="00264B44">
        <w:trPr>
          <w:trHeight w:val="300"/>
        </w:trPr>
        <w:tc>
          <w:tcPr>
            <w:tcW w:w="8902" w:type="dxa"/>
            <w:gridSpan w:val="4"/>
            <w:noWrap/>
            <w:hideMark/>
          </w:tcPr>
          <w:p w14:paraId="5D7DCDC7" w14:textId="21DFA065" w:rsidR="00216121" w:rsidRPr="00216121" w:rsidRDefault="004558AE" w:rsidP="00216121">
            <w:pPr>
              <w:spacing w:after="0"/>
              <w:rPr>
                <w:rFonts w:asciiTheme="majorBidi" w:eastAsia="Times New Roman" w:hAnsiTheme="majorBidi" w:cstheme="majorBidi"/>
                <w:lang w:eastAsia="zh-CN" w:bidi="he-IL"/>
              </w:rPr>
            </w:pPr>
            <w:r w:rsidRPr="00457103">
              <w:rPr>
                <w:rFonts w:asciiTheme="majorBidi" w:eastAsia="Times New Roman" w:hAnsiTheme="majorBidi" w:cstheme="majorBidi"/>
                <w:lang w:eastAsia="zh-CN" w:bidi="he-IL"/>
              </w:rPr>
              <w:t>Preamble Detection + Delay Estimation</w:t>
            </w:r>
          </w:p>
        </w:tc>
      </w:tr>
      <w:tr w:rsidR="004558AE" w:rsidRPr="00216121" w14:paraId="16CCE689" w14:textId="77777777" w:rsidTr="00264B44">
        <w:trPr>
          <w:trHeight w:val="300"/>
        </w:trPr>
        <w:tc>
          <w:tcPr>
            <w:tcW w:w="2782" w:type="dxa"/>
            <w:gridSpan w:val="2"/>
            <w:noWrap/>
            <w:hideMark/>
          </w:tcPr>
          <w:p w14:paraId="44D86DE2" w14:textId="77777777" w:rsidR="004558AE" w:rsidRPr="00216121" w:rsidRDefault="004558AE"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&lt;-- report detected preambles</w:t>
            </w:r>
          </w:p>
        </w:tc>
        <w:tc>
          <w:tcPr>
            <w:tcW w:w="3150" w:type="dxa"/>
            <w:hideMark/>
          </w:tcPr>
          <w:p w14:paraId="3DFC4BD9" w14:textId="77777777" w:rsidR="004558AE" w:rsidRPr="00216121" w:rsidRDefault="004558AE"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list of detected preambles, per RO</w:t>
            </w:r>
          </w:p>
        </w:tc>
        <w:tc>
          <w:tcPr>
            <w:tcW w:w="2970" w:type="dxa"/>
            <w:hideMark/>
          </w:tcPr>
          <w:p w14:paraId="12F68805" w14:textId="77777777" w:rsidR="004558AE" w:rsidRPr="00216121" w:rsidRDefault="004558AE" w:rsidP="00216121">
            <w:pPr>
              <w:spacing w:after="0"/>
              <w:rPr>
                <w:rFonts w:asciiTheme="majorBidi" w:eastAsia="Times New Roman" w:hAnsiTheme="majorBidi" w:cstheme="majorBidi"/>
                <w:lang w:eastAsia="zh-CN" w:bidi="he-IL"/>
              </w:rPr>
            </w:pPr>
          </w:p>
        </w:tc>
      </w:tr>
      <w:tr w:rsidR="004558AE" w:rsidRPr="00216121" w14:paraId="6DF34167" w14:textId="77777777" w:rsidTr="00264B44">
        <w:trPr>
          <w:trHeight w:val="600"/>
        </w:trPr>
        <w:tc>
          <w:tcPr>
            <w:tcW w:w="2782" w:type="dxa"/>
            <w:gridSpan w:val="2"/>
            <w:noWrap/>
            <w:hideMark/>
          </w:tcPr>
          <w:p w14:paraId="2BCA255D" w14:textId="77777777" w:rsidR="004558AE" w:rsidRPr="00216121" w:rsidRDefault="004558AE"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&lt;-- timing advance</w:t>
            </w:r>
          </w:p>
        </w:tc>
        <w:tc>
          <w:tcPr>
            <w:tcW w:w="3150" w:type="dxa"/>
            <w:hideMark/>
          </w:tcPr>
          <w:p w14:paraId="05081A7C" w14:textId="77777777" w:rsidR="004558AE" w:rsidRPr="00216121" w:rsidRDefault="004558AE"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per detected preamble &amp; RO: timing advance</w:t>
            </w:r>
          </w:p>
        </w:tc>
        <w:tc>
          <w:tcPr>
            <w:tcW w:w="2970" w:type="dxa"/>
            <w:hideMark/>
          </w:tcPr>
          <w:p w14:paraId="22ECB548" w14:textId="77777777" w:rsidR="004558AE" w:rsidRPr="00216121" w:rsidRDefault="004558AE"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38.213, sec 4.2</w:t>
            </w:r>
          </w:p>
        </w:tc>
      </w:tr>
      <w:tr w:rsidR="004558AE" w:rsidRPr="00216121" w14:paraId="77BBE4B8" w14:textId="77777777" w:rsidTr="00264B44">
        <w:trPr>
          <w:trHeight w:val="600"/>
        </w:trPr>
        <w:tc>
          <w:tcPr>
            <w:tcW w:w="2782" w:type="dxa"/>
            <w:gridSpan w:val="2"/>
            <w:noWrap/>
            <w:hideMark/>
          </w:tcPr>
          <w:p w14:paraId="1419A21A" w14:textId="77777777" w:rsidR="004558AE" w:rsidRPr="00216121" w:rsidRDefault="004558AE"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&lt;-- detection metrics</w:t>
            </w:r>
          </w:p>
        </w:tc>
        <w:tc>
          <w:tcPr>
            <w:tcW w:w="3150" w:type="dxa"/>
            <w:hideMark/>
          </w:tcPr>
          <w:p w14:paraId="366C7C23" w14:textId="77777777" w:rsidR="004558AE" w:rsidRPr="00216121" w:rsidRDefault="004558AE"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per detected preamble &amp; RO: SINR, Rx Power, etc.</w:t>
            </w:r>
          </w:p>
        </w:tc>
        <w:tc>
          <w:tcPr>
            <w:tcW w:w="2970" w:type="dxa"/>
            <w:hideMark/>
          </w:tcPr>
          <w:p w14:paraId="7AE3297F" w14:textId="77777777" w:rsidR="004558AE" w:rsidRPr="00216121" w:rsidRDefault="004558AE" w:rsidP="00216121">
            <w:pPr>
              <w:spacing w:after="0"/>
              <w:rPr>
                <w:rFonts w:asciiTheme="majorBidi" w:eastAsia="Times New Roman" w:hAnsiTheme="majorBidi" w:cstheme="majorBidi"/>
                <w:lang w:eastAsia="zh-CN" w:bidi="he-IL"/>
              </w:rPr>
            </w:pPr>
          </w:p>
        </w:tc>
      </w:tr>
      <w:tr w:rsidR="004558AE" w:rsidRPr="00216121" w14:paraId="0C673E67" w14:textId="77777777" w:rsidTr="00264B44">
        <w:trPr>
          <w:trHeight w:val="300"/>
        </w:trPr>
        <w:tc>
          <w:tcPr>
            <w:tcW w:w="8902" w:type="dxa"/>
            <w:gridSpan w:val="4"/>
            <w:shd w:val="clear" w:color="auto" w:fill="D9D9D9" w:themeFill="background1" w:themeFillShade="D9"/>
            <w:noWrap/>
            <w:hideMark/>
          </w:tcPr>
          <w:p w14:paraId="6FA79E0D" w14:textId="5685AD60" w:rsidR="004558AE" w:rsidRPr="00216121" w:rsidRDefault="004558AE" w:rsidP="00216121">
            <w:pPr>
              <w:spacing w:after="0"/>
              <w:rPr>
                <w:rFonts w:asciiTheme="majorBidi" w:eastAsia="Times New Roman" w:hAnsiTheme="majorBidi" w:cstheme="majorBidi"/>
                <w:lang w:eastAsia="zh-CN" w:bidi="he-IL"/>
              </w:rPr>
            </w:pPr>
            <w:r w:rsidRPr="00457103">
              <w:rPr>
                <w:rFonts w:asciiTheme="majorBidi" w:eastAsia="Times New Roman" w:hAnsiTheme="majorBidi" w:cstheme="majorBidi"/>
                <w:lang w:eastAsia="zh-CN" w:bidi="he-IL"/>
              </w:rPr>
              <w:t>Peak Search</w:t>
            </w:r>
          </w:p>
        </w:tc>
      </w:tr>
      <w:tr w:rsidR="002D087D" w:rsidRPr="00216121" w14:paraId="45A5A6E7" w14:textId="77777777" w:rsidTr="00264B44">
        <w:trPr>
          <w:trHeight w:val="1200"/>
        </w:trPr>
        <w:tc>
          <w:tcPr>
            <w:tcW w:w="2782" w:type="dxa"/>
            <w:gridSpan w:val="2"/>
            <w:noWrap/>
            <w:hideMark/>
          </w:tcPr>
          <w:p w14:paraId="5C17CA88"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&lt;see Root Sequence Correlation&gt;</w:t>
            </w:r>
          </w:p>
        </w:tc>
        <w:tc>
          <w:tcPr>
            <w:tcW w:w="3150" w:type="dxa"/>
            <w:hideMark/>
          </w:tcPr>
          <w:p w14:paraId="17C1A258"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Correlation is over the root sequences with valid preambles in each RACH occasion. The mechanism for detecting peaks is per implementation.</w:t>
            </w:r>
          </w:p>
        </w:tc>
        <w:tc>
          <w:tcPr>
            <w:tcW w:w="2970" w:type="dxa"/>
            <w:noWrap/>
            <w:hideMark/>
          </w:tcPr>
          <w:p w14:paraId="7A7DC2C3" w14:textId="77777777" w:rsidR="002D087D" w:rsidRPr="00216121" w:rsidRDefault="002D087D" w:rsidP="00216121">
            <w:pPr>
              <w:spacing w:after="0"/>
              <w:rPr>
                <w:rFonts w:asciiTheme="majorBidi" w:eastAsia="Times New Roman" w:hAnsiTheme="majorBidi" w:cstheme="majorBidi"/>
                <w:lang w:eastAsia="zh-CN" w:bidi="he-IL"/>
              </w:rPr>
            </w:pPr>
          </w:p>
        </w:tc>
      </w:tr>
      <w:tr w:rsidR="004558AE" w:rsidRPr="00216121" w14:paraId="39A34AB7" w14:textId="77777777" w:rsidTr="00264B44">
        <w:trPr>
          <w:trHeight w:val="300"/>
        </w:trPr>
        <w:tc>
          <w:tcPr>
            <w:tcW w:w="8902" w:type="dxa"/>
            <w:gridSpan w:val="4"/>
            <w:shd w:val="clear" w:color="auto" w:fill="D9D9D9" w:themeFill="background1" w:themeFillShade="D9"/>
            <w:noWrap/>
            <w:hideMark/>
          </w:tcPr>
          <w:p w14:paraId="6808EE1A" w14:textId="52858A03" w:rsidR="004558AE" w:rsidRPr="00216121" w:rsidRDefault="004558AE" w:rsidP="00216121">
            <w:pPr>
              <w:spacing w:after="0"/>
              <w:rPr>
                <w:rFonts w:asciiTheme="majorBidi" w:eastAsia="Times New Roman" w:hAnsiTheme="majorBidi" w:cstheme="majorBidi"/>
                <w:lang w:eastAsia="zh-CN" w:bidi="he-IL"/>
              </w:rPr>
            </w:pPr>
            <w:r w:rsidRPr="00457103">
              <w:rPr>
                <w:rFonts w:asciiTheme="majorBidi" w:eastAsia="Times New Roman" w:hAnsiTheme="majorBidi" w:cstheme="majorBidi"/>
                <w:lang w:eastAsia="zh-CN" w:bidi="he-IL"/>
              </w:rPr>
              <w:t xml:space="preserve"> </w:t>
            </w:r>
            <w:r w:rsidR="002D087D" w:rsidRPr="00457103">
              <w:rPr>
                <w:rFonts w:asciiTheme="majorBidi" w:eastAsia="Times New Roman" w:hAnsiTheme="majorBidi" w:cstheme="majorBidi"/>
                <w:lang w:eastAsia="zh-CN" w:bidi="he-IL"/>
              </w:rPr>
              <w:t>Noise Estimation</w:t>
            </w:r>
          </w:p>
        </w:tc>
      </w:tr>
      <w:tr w:rsidR="002D087D" w:rsidRPr="00216121" w14:paraId="377864A5" w14:textId="77777777" w:rsidTr="00264B44">
        <w:trPr>
          <w:trHeight w:val="1500"/>
        </w:trPr>
        <w:tc>
          <w:tcPr>
            <w:tcW w:w="2782" w:type="dxa"/>
            <w:gridSpan w:val="2"/>
            <w:noWrap/>
            <w:hideMark/>
          </w:tcPr>
          <w:p w14:paraId="767194EB"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lastRenderedPageBreak/>
              <w:t>&lt;per implementation&gt;</w:t>
            </w:r>
          </w:p>
        </w:tc>
        <w:tc>
          <w:tcPr>
            <w:tcW w:w="3150" w:type="dxa"/>
            <w:hideMark/>
          </w:tcPr>
          <w:p w14:paraId="287D2762" w14:textId="77777777" w:rsidR="002D087D" w:rsidRDefault="002D087D" w:rsidP="00216121">
            <w:pPr>
              <w:spacing w:after="0"/>
              <w:rPr>
                <w:ins w:id="1740" w:author="Autho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One possibility is to perform noise estimation on an unused root sequence, in which case the identity of the unused root sequence can be signaled.</w:t>
            </w:r>
          </w:p>
          <w:p w14:paraId="5728FDEC" w14:textId="77777777" w:rsidR="007262EF" w:rsidRDefault="007262EF" w:rsidP="00216121">
            <w:pPr>
              <w:spacing w:after="0"/>
              <w:rPr>
                <w:ins w:id="1741" w:author="Author"/>
                <w:rFonts w:asciiTheme="majorBidi" w:eastAsia="Times New Roman" w:hAnsiTheme="majorBidi" w:cstheme="majorBidi"/>
                <w:lang w:eastAsia="zh-CN" w:bidi="he-IL"/>
              </w:rPr>
            </w:pPr>
          </w:p>
          <w:p w14:paraId="7E6AE803" w14:textId="1C2E9245" w:rsidR="007262EF" w:rsidRPr="00216121" w:rsidRDefault="00392516" w:rsidP="00216121">
            <w:pPr>
              <w:spacing w:after="0"/>
              <w:rPr>
                <w:rFonts w:asciiTheme="majorBidi" w:eastAsia="Times New Roman" w:hAnsiTheme="majorBidi" w:cstheme="majorBidi"/>
                <w:lang w:eastAsia="zh-CN" w:bidi="he-IL"/>
              </w:rPr>
            </w:pPr>
            <w:ins w:id="1742" w:author="Author">
              <w:r>
                <w:rPr>
                  <w:rFonts w:asciiTheme="majorBidi" w:eastAsia="Times New Roman" w:hAnsiTheme="majorBidi" w:cstheme="majorBidi"/>
                  <w:lang w:eastAsia="zh-CN" w:bidi="he-IL"/>
                </w:rPr>
                <w:t xml:space="preserve">Note: </w:t>
              </w:r>
              <w:r w:rsidR="007262EF">
                <w:rPr>
                  <w:rFonts w:asciiTheme="majorBidi" w:eastAsia="Times New Roman" w:hAnsiTheme="majorBidi" w:cstheme="majorBidi"/>
                  <w:lang w:eastAsia="zh-CN" w:bidi="he-IL"/>
                </w:rPr>
                <w:t>Noise estimation is implementation-</w:t>
              </w:r>
              <w:proofErr w:type="gramStart"/>
              <w:r w:rsidR="007262EF">
                <w:rPr>
                  <w:rFonts w:asciiTheme="majorBidi" w:eastAsia="Times New Roman" w:hAnsiTheme="majorBidi" w:cstheme="majorBidi"/>
                  <w:lang w:eastAsia="zh-CN" w:bidi="he-IL"/>
                </w:rPr>
                <w:t>specific</w:t>
              </w:r>
              <w:proofErr w:type="gramEnd"/>
              <w:r w:rsidR="007262EF">
                <w:rPr>
                  <w:rFonts w:asciiTheme="majorBidi" w:eastAsia="Times New Roman" w:hAnsiTheme="majorBidi" w:cstheme="majorBidi"/>
                  <w:lang w:eastAsia="zh-CN" w:bidi="he-IL"/>
                </w:rPr>
                <w:t xml:space="preserve"> </w:t>
              </w:r>
              <w:r w:rsidR="00053715">
                <w:rPr>
                  <w:rFonts w:asciiTheme="majorBidi" w:eastAsia="Times New Roman" w:hAnsiTheme="majorBidi" w:cstheme="majorBidi"/>
                  <w:lang w:eastAsia="zh-CN" w:bidi="he-IL"/>
                </w:rPr>
                <w:t xml:space="preserve">and this channel profile does not currently assume any </w:t>
              </w:r>
              <w:r>
                <w:rPr>
                  <w:rFonts w:asciiTheme="majorBidi" w:eastAsia="Times New Roman" w:hAnsiTheme="majorBidi" w:cstheme="majorBidi"/>
                  <w:lang w:eastAsia="zh-CN" w:bidi="he-IL"/>
                </w:rPr>
                <w:t xml:space="preserve">one </w:t>
              </w:r>
              <w:r w:rsidR="00A950F9">
                <w:rPr>
                  <w:rFonts w:asciiTheme="majorBidi" w:eastAsia="Times New Roman" w:hAnsiTheme="majorBidi" w:cstheme="majorBidi"/>
                  <w:lang w:eastAsia="zh-CN" w:bidi="he-IL"/>
                </w:rPr>
                <w:t>implementation</w:t>
              </w:r>
              <w:r w:rsidR="002A5D7C">
                <w:rPr>
                  <w:rFonts w:asciiTheme="majorBidi" w:eastAsia="Times New Roman" w:hAnsiTheme="majorBidi" w:cstheme="majorBidi"/>
                  <w:lang w:eastAsia="zh-CN" w:bidi="he-IL"/>
                </w:rPr>
                <w:t>.</w:t>
              </w:r>
            </w:ins>
          </w:p>
        </w:tc>
        <w:tc>
          <w:tcPr>
            <w:tcW w:w="2970" w:type="dxa"/>
            <w:noWrap/>
            <w:hideMark/>
          </w:tcPr>
          <w:p w14:paraId="6653C9FA" w14:textId="77777777" w:rsidR="002D087D" w:rsidRPr="00216121" w:rsidRDefault="002D087D" w:rsidP="00216121">
            <w:pPr>
              <w:spacing w:after="0"/>
              <w:rPr>
                <w:rFonts w:asciiTheme="majorBidi" w:eastAsia="Times New Roman" w:hAnsiTheme="majorBidi" w:cstheme="majorBidi"/>
                <w:lang w:eastAsia="zh-CN" w:bidi="he-IL"/>
              </w:rPr>
            </w:pPr>
          </w:p>
        </w:tc>
      </w:tr>
      <w:tr w:rsidR="002D087D" w:rsidRPr="00216121" w14:paraId="486DA3C0" w14:textId="77777777" w:rsidTr="00264B44">
        <w:trPr>
          <w:trHeight w:val="300"/>
        </w:trPr>
        <w:tc>
          <w:tcPr>
            <w:tcW w:w="8902" w:type="dxa"/>
            <w:gridSpan w:val="4"/>
            <w:shd w:val="clear" w:color="auto" w:fill="D9D9D9" w:themeFill="background1" w:themeFillShade="D9"/>
            <w:noWrap/>
            <w:hideMark/>
          </w:tcPr>
          <w:p w14:paraId="63517E78" w14:textId="60FBD03D" w:rsidR="002D087D" w:rsidRPr="00216121" w:rsidRDefault="002D087D" w:rsidP="00216121">
            <w:pPr>
              <w:spacing w:after="0"/>
              <w:rPr>
                <w:rFonts w:asciiTheme="majorBidi" w:eastAsia="Times New Roman" w:hAnsiTheme="majorBidi" w:cstheme="majorBidi"/>
                <w:lang w:eastAsia="zh-CN" w:bidi="he-IL"/>
              </w:rPr>
            </w:pPr>
            <w:r w:rsidRPr="00457103">
              <w:rPr>
                <w:rFonts w:asciiTheme="majorBidi" w:eastAsia="Times New Roman" w:hAnsiTheme="majorBidi" w:cstheme="majorBidi"/>
                <w:lang w:eastAsia="zh-CN" w:bidi="he-IL"/>
              </w:rPr>
              <w:t xml:space="preserve"> </w:t>
            </w:r>
            <w:proofErr w:type="spellStart"/>
            <w:r w:rsidRPr="00457103">
              <w:rPr>
                <w:rFonts w:asciiTheme="majorBidi" w:eastAsia="Times New Roman" w:hAnsiTheme="majorBidi" w:cstheme="majorBidi"/>
                <w:lang w:eastAsia="zh-CN" w:bidi="he-IL"/>
              </w:rPr>
              <w:t>iFFT</w:t>
            </w:r>
            <w:proofErr w:type="spellEnd"/>
          </w:p>
        </w:tc>
      </w:tr>
      <w:tr w:rsidR="002D087D" w:rsidRPr="00216121" w14:paraId="21C36162" w14:textId="77777777" w:rsidTr="00264B44">
        <w:trPr>
          <w:trHeight w:val="900"/>
        </w:trPr>
        <w:tc>
          <w:tcPr>
            <w:tcW w:w="2782" w:type="dxa"/>
            <w:gridSpan w:val="2"/>
            <w:noWrap/>
            <w:hideMark/>
          </w:tcPr>
          <w:p w14:paraId="12FD73E5"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 xml:space="preserve">&lt;based on RE mapping parameters and sequence </w:t>
            </w:r>
            <w:proofErr w:type="spellStart"/>
            <w:r w:rsidRPr="00216121">
              <w:rPr>
                <w:rFonts w:asciiTheme="majorBidi" w:eastAsia="Times New Roman" w:hAnsiTheme="majorBidi" w:cstheme="majorBidi"/>
                <w:lang w:eastAsia="zh-CN" w:bidi="he-IL"/>
              </w:rPr>
              <w:t>lenth</w:t>
            </w:r>
            <w:proofErr w:type="spellEnd"/>
            <w:r w:rsidRPr="00216121">
              <w:rPr>
                <w:rFonts w:asciiTheme="majorBidi" w:eastAsia="Times New Roman" w:hAnsiTheme="majorBidi" w:cstheme="majorBidi"/>
                <w:lang w:eastAsia="zh-CN" w:bidi="he-IL"/>
              </w:rPr>
              <w:t>&gt;</w:t>
            </w:r>
          </w:p>
        </w:tc>
        <w:tc>
          <w:tcPr>
            <w:tcW w:w="3150" w:type="dxa"/>
            <w:hideMark/>
          </w:tcPr>
          <w:p w14:paraId="2053C347"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 xml:space="preserve">The formula for generating the PRACH waveform is provided </w:t>
            </w:r>
            <w:proofErr w:type="spellStart"/>
            <w:r w:rsidRPr="00216121">
              <w:rPr>
                <w:rFonts w:asciiTheme="majorBidi" w:eastAsia="Times New Roman" w:hAnsiTheme="majorBidi" w:cstheme="majorBidi"/>
                <w:lang w:eastAsia="zh-CN" w:bidi="he-IL"/>
              </w:rPr>
              <w:t>n</w:t>
            </w:r>
            <w:proofErr w:type="spellEnd"/>
            <w:r w:rsidRPr="00216121">
              <w:rPr>
                <w:rFonts w:asciiTheme="majorBidi" w:eastAsia="Times New Roman" w:hAnsiTheme="majorBidi" w:cstheme="majorBidi"/>
                <w:lang w:eastAsia="zh-CN" w:bidi="he-IL"/>
              </w:rPr>
              <w:t xml:space="preserve"> the reference to the right.</w:t>
            </w:r>
          </w:p>
        </w:tc>
        <w:tc>
          <w:tcPr>
            <w:tcW w:w="2970" w:type="dxa"/>
            <w:noWrap/>
            <w:hideMark/>
          </w:tcPr>
          <w:p w14:paraId="48773F47"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38.211, sec  5.3.2</w:t>
            </w:r>
          </w:p>
        </w:tc>
      </w:tr>
      <w:tr w:rsidR="002D087D" w:rsidRPr="00216121" w14:paraId="3E4E000C" w14:textId="77777777" w:rsidTr="00DE668B">
        <w:tblPrEx>
          <w:tblW w:w="8902" w:type="dxa"/>
          <w:tblLook w:val="0600" w:firstRow="0" w:lastRow="0" w:firstColumn="0" w:lastColumn="0" w:noHBand="1" w:noVBand="1"/>
          <w:tblPrExChange w:id="1743" w:author="Author">
            <w:tblPrEx>
              <w:tblW w:w="8902" w:type="dxa"/>
              <w:tblLook w:val="0600" w:firstRow="0" w:lastRow="0" w:firstColumn="0" w:lastColumn="0" w:noHBand="1" w:noVBand="1"/>
            </w:tblPrEx>
          </w:tblPrExChange>
        </w:tblPrEx>
        <w:trPr>
          <w:trHeight w:val="300"/>
          <w:trPrChange w:id="1744" w:author="Author">
            <w:trPr>
              <w:trHeight w:val="300"/>
            </w:trPr>
          </w:trPrChange>
        </w:trPr>
        <w:tc>
          <w:tcPr>
            <w:tcW w:w="0" w:type="dxa"/>
            <w:gridSpan w:val="4"/>
            <w:shd w:val="clear" w:color="auto" w:fill="D9D9D9" w:themeFill="background1" w:themeFillShade="D9"/>
            <w:noWrap/>
            <w:hideMark/>
            <w:tcPrChange w:id="1745" w:author="Author">
              <w:tcPr>
                <w:tcW w:w="8902" w:type="dxa"/>
                <w:gridSpan w:val="4"/>
                <w:noWrap/>
                <w:hideMark/>
              </w:tcPr>
            </w:tcPrChange>
          </w:tcPr>
          <w:p w14:paraId="243FCAA6" w14:textId="7408E5A3" w:rsidR="002D087D" w:rsidRPr="00216121" w:rsidRDefault="002D087D" w:rsidP="00216121">
            <w:pPr>
              <w:spacing w:after="0"/>
              <w:rPr>
                <w:rFonts w:asciiTheme="majorBidi" w:eastAsia="Times New Roman" w:hAnsiTheme="majorBidi" w:cstheme="majorBidi"/>
                <w:lang w:eastAsia="zh-CN" w:bidi="he-IL"/>
              </w:rPr>
            </w:pPr>
            <w:r w:rsidRPr="00457103">
              <w:rPr>
                <w:rFonts w:asciiTheme="majorBidi" w:eastAsia="Times New Roman" w:hAnsiTheme="majorBidi" w:cstheme="majorBidi"/>
                <w:lang w:eastAsia="zh-CN" w:bidi="he-IL"/>
              </w:rPr>
              <w:t xml:space="preserve"> Root Sequence Correlation</w:t>
            </w:r>
          </w:p>
        </w:tc>
      </w:tr>
      <w:tr w:rsidR="002D087D" w:rsidRPr="00216121" w14:paraId="1BC87897" w14:textId="77777777" w:rsidTr="00264B44">
        <w:trPr>
          <w:trHeight w:val="600"/>
        </w:trPr>
        <w:tc>
          <w:tcPr>
            <w:tcW w:w="2782" w:type="dxa"/>
            <w:gridSpan w:val="2"/>
            <w:noWrap/>
            <w:hideMark/>
          </w:tcPr>
          <w:p w14:paraId="1D1F161D" w14:textId="77777777" w:rsidR="002D087D" w:rsidRPr="00216121" w:rsidRDefault="002D087D" w:rsidP="00216121">
            <w:pPr>
              <w:spacing w:after="0"/>
              <w:rPr>
                <w:rFonts w:asciiTheme="majorBidi" w:eastAsia="Times New Roman" w:hAnsiTheme="majorBidi" w:cstheme="majorBidi"/>
                <w:lang w:eastAsia="zh-CN" w:bidi="he-IL"/>
              </w:rPr>
            </w:pPr>
            <w:proofErr w:type="spellStart"/>
            <w:r w:rsidRPr="00216121">
              <w:rPr>
                <w:rFonts w:asciiTheme="majorBidi" w:eastAsia="Times New Roman" w:hAnsiTheme="majorBidi" w:cstheme="majorBidi"/>
                <w:lang w:eastAsia="zh-CN" w:bidi="he-IL"/>
              </w:rPr>
              <w:t>restrictedSetConfig</w:t>
            </w:r>
            <w:proofErr w:type="spellEnd"/>
            <w:r w:rsidRPr="00216121">
              <w:rPr>
                <w:rFonts w:asciiTheme="majorBidi" w:eastAsia="Times New Roman" w:hAnsiTheme="majorBidi" w:cstheme="majorBidi"/>
                <w:lang w:eastAsia="zh-CN" w:bidi="he-IL"/>
              </w:rPr>
              <w:t xml:space="preserve"> </w:t>
            </w:r>
          </w:p>
        </w:tc>
        <w:tc>
          <w:tcPr>
            <w:tcW w:w="3150" w:type="dxa"/>
            <w:hideMark/>
          </w:tcPr>
          <w:p w14:paraId="4CA02270" w14:textId="2E9EE971"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Configuration of an unrestricted set or one of two types of restricted sets,</w:t>
            </w:r>
            <w:ins w:id="1746" w:author="Author">
              <w:r w:rsidR="00DE668B">
                <w:rPr>
                  <w:color w:val="881798"/>
                  <w:u w:val="single"/>
                  <w:shd w:val="clear" w:color="auto" w:fill="FFFFFF"/>
                </w:rPr>
                <w:t xml:space="preserve"> </w:t>
              </w:r>
              <w:r w:rsidR="00DE668B">
                <w:rPr>
                  <w:rStyle w:val="normaltextrun"/>
                  <w:color w:val="881798"/>
                  <w:u w:val="single"/>
                  <w:shd w:val="clear" w:color="auto" w:fill="FFFFFF"/>
                </w:rPr>
                <w:t>type A and type B</w:t>
              </w:r>
            </w:ins>
          </w:p>
        </w:tc>
        <w:tc>
          <w:tcPr>
            <w:tcW w:w="2970" w:type="dxa"/>
            <w:hideMark/>
          </w:tcPr>
          <w:p w14:paraId="3655FC9A"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38.211, sec 6.3.3.1</w:t>
            </w:r>
          </w:p>
        </w:tc>
      </w:tr>
      <w:tr w:rsidR="002D087D" w:rsidRPr="00216121" w14:paraId="06E48B7A" w14:textId="77777777" w:rsidTr="00264B44">
        <w:trPr>
          <w:trHeight w:val="600"/>
        </w:trPr>
        <w:tc>
          <w:tcPr>
            <w:tcW w:w="2782" w:type="dxa"/>
            <w:gridSpan w:val="2"/>
            <w:noWrap/>
            <w:hideMark/>
          </w:tcPr>
          <w:p w14:paraId="0DB5F271"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N_{preamble}^{total}</w:t>
            </w:r>
          </w:p>
        </w:tc>
        <w:tc>
          <w:tcPr>
            <w:tcW w:w="3150" w:type="dxa"/>
            <w:hideMark/>
          </w:tcPr>
          <w:p w14:paraId="1822A15C"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number of preambles, per PRACH occasions</w:t>
            </w:r>
          </w:p>
        </w:tc>
        <w:tc>
          <w:tcPr>
            <w:tcW w:w="2970" w:type="dxa"/>
            <w:hideMark/>
          </w:tcPr>
          <w:p w14:paraId="039504C4"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38.213, section 8.1</w:t>
            </w:r>
          </w:p>
        </w:tc>
      </w:tr>
      <w:tr w:rsidR="002D087D" w:rsidRPr="00216121" w14:paraId="63A9262D" w14:textId="77777777" w:rsidTr="00264B44">
        <w:trPr>
          <w:trHeight w:val="600"/>
        </w:trPr>
        <w:tc>
          <w:tcPr>
            <w:tcW w:w="2782" w:type="dxa"/>
            <w:gridSpan w:val="2"/>
            <w:noWrap/>
            <w:hideMark/>
          </w:tcPr>
          <w:p w14:paraId="6A1D3A7E"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 xml:space="preserve">preamble </w:t>
            </w:r>
            <w:proofErr w:type="gramStart"/>
            <w:r w:rsidRPr="00216121">
              <w:rPr>
                <w:rFonts w:asciiTheme="majorBidi" w:eastAsia="Times New Roman" w:hAnsiTheme="majorBidi" w:cstheme="majorBidi"/>
                <w:lang w:eastAsia="zh-CN" w:bidi="he-IL"/>
              </w:rPr>
              <w:t>index</w:t>
            </w:r>
            <w:proofErr w:type="gramEnd"/>
            <w:r w:rsidRPr="00216121">
              <w:rPr>
                <w:rFonts w:asciiTheme="majorBidi" w:eastAsia="Times New Roman" w:hAnsiTheme="majorBidi" w:cstheme="majorBidi"/>
                <w:lang w:eastAsia="zh-CN" w:bidi="he-IL"/>
              </w:rPr>
              <w:t xml:space="preserve"> start</w:t>
            </w:r>
          </w:p>
        </w:tc>
        <w:tc>
          <w:tcPr>
            <w:tcW w:w="3150" w:type="dxa"/>
            <w:hideMark/>
          </w:tcPr>
          <w:p w14:paraId="7E59D9F9"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 xml:space="preserve">preamble </w:t>
            </w:r>
            <w:proofErr w:type="gramStart"/>
            <w:r w:rsidRPr="00216121">
              <w:rPr>
                <w:rFonts w:asciiTheme="majorBidi" w:eastAsia="Times New Roman" w:hAnsiTheme="majorBidi" w:cstheme="majorBidi"/>
                <w:lang w:eastAsia="zh-CN" w:bidi="he-IL"/>
              </w:rPr>
              <w:t>index</w:t>
            </w:r>
            <w:proofErr w:type="gramEnd"/>
            <w:r w:rsidRPr="00216121">
              <w:rPr>
                <w:rFonts w:asciiTheme="majorBidi" w:eastAsia="Times New Roman" w:hAnsiTheme="majorBidi" w:cstheme="majorBidi"/>
                <w:lang w:eastAsia="zh-CN" w:bidi="he-IL"/>
              </w:rPr>
              <w:t xml:space="preserve"> start for each PRACH occasion in this PRACH configuration</w:t>
            </w:r>
          </w:p>
        </w:tc>
        <w:tc>
          <w:tcPr>
            <w:tcW w:w="2970" w:type="dxa"/>
            <w:hideMark/>
          </w:tcPr>
          <w:p w14:paraId="580C1C5E"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38.213, section 8.1</w:t>
            </w:r>
          </w:p>
        </w:tc>
      </w:tr>
      <w:tr w:rsidR="002D087D" w:rsidRPr="00216121" w14:paraId="79089F64" w14:textId="77777777" w:rsidTr="00264B44">
        <w:trPr>
          <w:trHeight w:val="300"/>
        </w:trPr>
        <w:tc>
          <w:tcPr>
            <w:tcW w:w="2782" w:type="dxa"/>
            <w:gridSpan w:val="2"/>
            <w:noWrap/>
            <w:hideMark/>
          </w:tcPr>
          <w:p w14:paraId="577090A6"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N_{cs}</w:t>
            </w:r>
          </w:p>
        </w:tc>
        <w:tc>
          <w:tcPr>
            <w:tcW w:w="3150" w:type="dxa"/>
            <w:hideMark/>
          </w:tcPr>
          <w:p w14:paraId="146A0B32"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cyclic shift interval</w:t>
            </w:r>
          </w:p>
        </w:tc>
        <w:tc>
          <w:tcPr>
            <w:tcW w:w="2970" w:type="dxa"/>
            <w:hideMark/>
          </w:tcPr>
          <w:p w14:paraId="433C3D4E" w14:textId="77777777" w:rsidR="002D087D" w:rsidRPr="00216121" w:rsidRDefault="002D087D"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38.211, sec 6.3.3.1</w:t>
            </w:r>
          </w:p>
        </w:tc>
      </w:tr>
      <w:tr w:rsidR="002D087D" w:rsidRPr="00216121" w14:paraId="60B882C5" w14:textId="77777777" w:rsidTr="00264B44">
        <w:trPr>
          <w:trHeight w:val="300"/>
        </w:trPr>
        <w:tc>
          <w:tcPr>
            <w:tcW w:w="8902" w:type="dxa"/>
            <w:gridSpan w:val="4"/>
            <w:shd w:val="clear" w:color="auto" w:fill="D9D9D9" w:themeFill="background1" w:themeFillShade="D9"/>
            <w:noWrap/>
            <w:hideMark/>
          </w:tcPr>
          <w:p w14:paraId="2B546BCE" w14:textId="62C754B3" w:rsidR="002D087D" w:rsidRPr="00216121" w:rsidRDefault="00CA50C1" w:rsidP="00216121">
            <w:pPr>
              <w:spacing w:after="0"/>
              <w:rPr>
                <w:rFonts w:asciiTheme="majorBidi" w:eastAsia="Times New Roman" w:hAnsiTheme="majorBidi" w:cstheme="majorBidi"/>
                <w:lang w:eastAsia="zh-CN" w:bidi="he-IL"/>
              </w:rPr>
            </w:pPr>
            <w:r w:rsidRPr="00457103">
              <w:rPr>
                <w:rFonts w:asciiTheme="majorBidi" w:eastAsia="Times New Roman" w:hAnsiTheme="majorBidi" w:cstheme="majorBidi"/>
                <w:lang w:eastAsia="zh-CN" w:bidi="he-IL"/>
              </w:rPr>
              <w:t xml:space="preserve">RE </w:t>
            </w:r>
            <w:proofErr w:type="spellStart"/>
            <w:r w:rsidRPr="00457103">
              <w:rPr>
                <w:rFonts w:asciiTheme="majorBidi" w:eastAsia="Times New Roman" w:hAnsiTheme="majorBidi" w:cstheme="majorBidi"/>
                <w:lang w:eastAsia="zh-CN" w:bidi="he-IL"/>
              </w:rPr>
              <w:t>Demapping</w:t>
            </w:r>
            <w:proofErr w:type="spellEnd"/>
          </w:p>
        </w:tc>
      </w:tr>
      <w:tr w:rsidR="00216121" w:rsidRPr="00216121" w14:paraId="14C96137" w14:textId="77777777" w:rsidTr="00264B44">
        <w:trPr>
          <w:trHeight w:val="600"/>
        </w:trPr>
        <w:tc>
          <w:tcPr>
            <w:tcW w:w="1360" w:type="dxa"/>
            <w:vMerge w:val="restart"/>
            <w:textDirection w:val="btLr"/>
            <w:hideMark/>
          </w:tcPr>
          <w:p w14:paraId="217D9D9B" w14:textId="77777777" w:rsidR="00216121" w:rsidRPr="00216121" w:rsidRDefault="00216121" w:rsidP="00216121">
            <w:pPr>
              <w:spacing w:after="0"/>
              <w:jc w:val="center"/>
              <w:rPr>
                <w:rFonts w:asciiTheme="majorBidi" w:eastAsia="Times New Roman" w:hAnsiTheme="majorBidi" w:cstheme="majorBidi"/>
                <w:b/>
                <w:bCs/>
                <w:lang w:eastAsia="zh-CN" w:bidi="he-IL"/>
              </w:rPr>
            </w:pPr>
            <w:r w:rsidRPr="00216121">
              <w:rPr>
                <w:rFonts w:asciiTheme="majorBidi" w:eastAsia="Times New Roman" w:hAnsiTheme="majorBidi" w:cstheme="majorBidi"/>
                <w:b/>
                <w:bCs/>
                <w:lang w:eastAsia="zh-CN" w:bidi="he-IL"/>
              </w:rPr>
              <w:t>Frequency Domain</w:t>
            </w:r>
          </w:p>
        </w:tc>
        <w:tc>
          <w:tcPr>
            <w:tcW w:w="1422" w:type="dxa"/>
            <w:hideMark/>
          </w:tcPr>
          <w:p w14:paraId="6B13F535"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M</w:t>
            </w:r>
          </w:p>
        </w:tc>
        <w:tc>
          <w:tcPr>
            <w:tcW w:w="3150" w:type="dxa"/>
            <w:hideMark/>
          </w:tcPr>
          <w:p w14:paraId="77B2F167"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number of FDM occasions per PRACH slot</w:t>
            </w:r>
          </w:p>
        </w:tc>
        <w:tc>
          <w:tcPr>
            <w:tcW w:w="2970" w:type="dxa"/>
            <w:hideMark/>
          </w:tcPr>
          <w:p w14:paraId="26E40610"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38.211, sec 6.3.3.2</w:t>
            </w:r>
          </w:p>
        </w:tc>
      </w:tr>
      <w:tr w:rsidR="00216121" w:rsidRPr="00216121" w14:paraId="049579E3" w14:textId="77777777" w:rsidTr="00264B44">
        <w:trPr>
          <w:trHeight w:val="300"/>
        </w:trPr>
        <w:tc>
          <w:tcPr>
            <w:tcW w:w="1360" w:type="dxa"/>
            <w:vMerge/>
            <w:hideMark/>
          </w:tcPr>
          <w:p w14:paraId="0CA346D0" w14:textId="77777777" w:rsidR="00216121" w:rsidRPr="00216121" w:rsidRDefault="00216121" w:rsidP="00216121">
            <w:pPr>
              <w:spacing w:after="0"/>
              <w:rPr>
                <w:rFonts w:asciiTheme="majorBidi" w:eastAsia="Times New Roman" w:hAnsiTheme="majorBidi" w:cstheme="majorBidi"/>
                <w:b/>
                <w:bCs/>
                <w:lang w:eastAsia="zh-CN" w:bidi="he-IL"/>
              </w:rPr>
            </w:pPr>
          </w:p>
        </w:tc>
        <w:tc>
          <w:tcPr>
            <w:tcW w:w="1422" w:type="dxa"/>
            <w:hideMark/>
          </w:tcPr>
          <w:p w14:paraId="6EE04624"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k1[*]</w:t>
            </w:r>
          </w:p>
        </w:tc>
        <w:tc>
          <w:tcPr>
            <w:tcW w:w="3150" w:type="dxa"/>
            <w:hideMark/>
          </w:tcPr>
          <w:p w14:paraId="2CEFD634"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offset in units of BWP PRBs (per RO)</w:t>
            </w:r>
          </w:p>
        </w:tc>
        <w:tc>
          <w:tcPr>
            <w:tcW w:w="2970" w:type="dxa"/>
            <w:hideMark/>
          </w:tcPr>
          <w:p w14:paraId="07F95DF0"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38.211, sec 5.3.2</w:t>
            </w:r>
          </w:p>
        </w:tc>
      </w:tr>
      <w:tr w:rsidR="00216121" w:rsidRPr="00216121" w14:paraId="1D5C92A0" w14:textId="77777777" w:rsidTr="00264B44">
        <w:trPr>
          <w:trHeight w:val="600"/>
        </w:trPr>
        <w:tc>
          <w:tcPr>
            <w:tcW w:w="1360" w:type="dxa"/>
            <w:vMerge/>
            <w:hideMark/>
          </w:tcPr>
          <w:p w14:paraId="7571A7B1" w14:textId="77777777" w:rsidR="00216121" w:rsidRPr="00216121" w:rsidRDefault="00216121" w:rsidP="00216121">
            <w:pPr>
              <w:spacing w:after="0"/>
              <w:rPr>
                <w:rFonts w:asciiTheme="majorBidi" w:eastAsia="Times New Roman" w:hAnsiTheme="majorBidi" w:cstheme="majorBidi"/>
                <w:b/>
                <w:bCs/>
                <w:lang w:eastAsia="zh-CN" w:bidi="he-IL"/>
              </w:rPr>
            </w:pPr>
          </w:p>
        </w:tc>
        <w:tc>
          <w:tcPr>
            <w:tcW w:w="1422" w:type="dxa"/>
            <w:hideMark/>
          </w:tcPr>
          <w:p w14:paraId="243B3447"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µ_{PUSCH}</w:t>
            </w:r>
          </w:p>
        </w:tc>
        <w:tc>
          <w:tcPr>
            <w:tcW w:w="3150" w:type="dxa"/>
            <w:hideMark/>
          </w:tcPr>
          <w:p w14:paraId="0E514EC1"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subcarrier spacing of UL BWP and of maximal SCS BWP</w:t>
            </w:r>
          </w:p>
        </w:tc>
        <w:tc>
          <w:tcPr>
            <w:tcW w:w="2970" w:type="dxa"/>
            <w:hideMark/>
          </w:tcPr>
          <w:p w14:paraId="6046F61D"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38.211, sec 5.3.2</w:t>
            </w:r>
          </w:p>
        </w:tc>
      </w:tr>
      <w:tr w:rsidR="00216121" w:rsidRPr="00216121" w14:paraId="034FF514" w14:textId="77777777" w:rsidTr="00264B44">
        <w:trPr>
          <w:trHeight w:val="300"/>
        </w:trPr>
        <w:tc>
          <w:tcPr>
            <w:tcW w:w="1360" w:type="dxa"/>
            <w:vMerge/>
            <w:hideMark/>
          </w:tcPr>
          <w:p w14:paraId="0371C0AC" w14:textId="77777777" w:rsidR="00216121" w:rsidRPr="00216121" w:rsidRDefault="00216121" w:rsidP="00216121">
            <w:pPr>
              <w:spacing w:after="0"/>
              <w:rPr>
                <w:rFonts w:asciiTheme="majorBidi" w:eastAsia="Times New Roman" w:hAnsiTheme="majorBidi" w:cstheme="majorBidi"/>
                <w:b/>
                <w:bCs/>
                <w:lang w:eastAsia="zh-CN" w:bidi="he-IL"/>
              </w:rPr>
            </w:pPr>
          </w:p>
        </w:tc>
        <w:tc>
          <w:tcPr>
            <w:tcW w:w="1422" w:type="dxa"/>
            <w:hideMark/>
          </w:tcPr>
          <w:p w14:paraId="3DF930F8"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µ_{PRACH}</w:t>
            </w:r>
          </w:p>
        </w:tc>
        <w:tc>
          <w:tcPr>
            <w:tcW w:w="3150" w:type="dxa"/>
            <w:hideMark/>
          </w:tcPr>
          <w:p w14:paraId="1BD87390"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subcarrier spacing of PRACH preamble</w:t>
            </w:r>
          </w:p>
        </w:tc>
        <w:tc>
          <w:tcPr>
            <w:tcW w:w="2970" w:type="dxa"/>
            <w:hideMark/>
          </w:tcPr>
          <w:p w14:paraId="59D60A24"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38.211, sec 5.3.2</w:t>
            </w:r>
          </w:p>
        </w:tc>
      </w:tr>
      <w:tr w:rsidR="00216121" w:rsidRPr="00216121" w14:paraId="741B0CD4" w14:textId="77777777" w:rsidTr="00264B44">
        <w:trPr>
          <w:trHeight w:val="900"/>
        </w:trPr>
        <w:tc>
          <w:tcPr>
            <w:tcW w:w="1360" w:type="dxa"/>
            <w:vMerge/>
            <w:hideMark/>
          </w:tcPr>
          <w:p w14:paraId="2D79A641" w14:textId="77777777" w:rsidR="00216121" w:rsidRPr="00216121" w:rsidRDefault="00216121" w:rsidP="00216121">
            <w:pPr>
              <w:spacing w:after="0"/>
              <w:rPr>
                <w:rFonts w:asciiTheme="majorBidi" w:eastAsia="Times New Roman" w:hAnsiTheme="majorBidi" w:cstheme="majorBidi"/>
                <w:b/>
                <w:bCs/>
                <w:lang w:eastAsia="zh-CN" w:bidi="he-IL"/>
              </w:rPr>
            </w:pPr>
          </w:p>
        </w:tc>
        <w:tc>
          <w:tcPr>
            <w:tcW w:w="1422" w:type="dxa"/>
            <w:noWrap/>
            <w:hideMark/>
          </w:tcPr>
          <w:p w14:paraId="2EEBE8FA"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w:t>
            </w:r>
            <w:proofErr w:type="gramStart"/>
            <w:r w:rsidRPr="00216121">
              <w:rPr>
                <w:rFonts w:asciiTheme="majorBidi" w:eastAsia="Times New Roman" w:hAnsiTheme="majorBidi" w:cstheme="majorBidi"/>
                <w:lang w:eastAsia="zh-CN" w:bidi="he-IL"/>
              </w:rPr>
              <w:t>bar</w:t>
            </w:r>
            <w:proofErr w:type="gramEnd"/>
            <w:r w:rsidRPr="00216121">
              <w:rPr>
                <w:rFonts w:asciiTheme="majorBidi" w:eastAsia="Times New Roman" w:hAnsiTheme="majorBidi" w:cstheme="majorBidi"/>
                <w:lang w:eastAsia="zh-CN" w:bidi="he-IL"/>
              </w:rPr>
              <w:t>{k}</w:t>
            </w:r>
          </w:p>
        </w:tc>
        <w:tc>
          <w:tcPr>
            <w:tcW w:w="3150" w:type="dxa"/>
            <w:hideMark/>
          </w:tcPr>
          <w:p w14:paraId="2B5595BD" w14:textId="18C8B5D8"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 xml:space="preserve">guard offset from k1 (can be derived from the SCS for PRACH and PUSCH and </w:t>
            </w:r>
            <w:ins w:id="1747" w:author="Author">
              <w:r w:rsidR="00092DA5">
                <w:rPr>
                  <w:rFonts w:asciiTheme="majorBidi" w:eastAsia="Times New Roman" w:hAnsiTheme="majorBidi" w:cstheme="majorBidi"/>
                  <w:lang w:eastAsia="zh-CN" w:bidi="he-IL"/>
                </w:rPr>
                <w:t>PRACH</w:t>
              </w:r>
            </w:ins>
            <w:del w:id="1748" w:author="Author">
              <w:r w:rsidRPr="00216121" w:rsidDel="00092DA5">
                <w:rPr>
                  <w:rFonts w:asciiTheme="majorBidi" w:eastAsia="Times New Roman" w:hAnsiTheme="majorBidi" w:cstheme="majorBidi"/>
                  <w:lang w:eastAsia="zh-CN" w:bidi="he-IL"/>
                </w:rPr>
                <w:delText>prach</w:delText>
              </w:r>
            </w:del>
            <w:r w:rsidRPr="00216121">
              <w:rPr>
                <w:rFonts w:asciiTheme="majorBidi" w:eastAsia="Times New Roman" w:hAnsiTheme="majorBidi" w:cstheme="majorBidi"/>
                <w:lang w:eastAsia="zh-CN" w:bidi="he-IL"/>
              </w:rPr>
              <w:t xml:space="preserve"> format)</w:t>
            </w:r>
          </w:p>
        </w:tc>
        <w:tc>
          <w:tcPr>
            <w:tcW w:w="2970" w:type="dxa"/>
            <w:hideMark/>
          </w:tcPr>
          <w:p w14:paraId="0D5E421D"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38.211, sec 6.3.3</w:t>
            </w:r>
          </w:p>
        </w:tc>
      </w:tr>
      <w:tr w:rsidR="00216121" w:rsidRPr="00216121" w14:paraId="4B7AD28C" w14:textId="77777777" w:rsidTr="00264B44">
        <w:trPr>
          <w:trHeight w:val="300"/>
        </w:trPr>
        <w:tc>
          <w:tcPr>
            <w:tcW w:w="1360" w:type="dxa"/>
            <w:vMerge w:val="restart"/>
            <w:textDirection w:val="btLr"/>
            <w:hideMark/>
          </w:tcPr>
          <w:p w14:paraId="4CC806FE" w14:textId="77777777" w:rsidR="00216121" w:rsidRPr="00216121" w:rsidRDefault="00216121" w:rsidP="00216121">
            <w:pPr>
              <w:spacing w:after="0"/>
              <w:jc w:val="center"/>
              <w:rPr>
                <w:rFonts w:asciiTheme="majorBidi" w:eastAsia="Times New Roman" w:hAnsiTheme="majorBidi" w:cstheme="majorBidi"/>
                <w:b/>
                <w:bCs/>
                <w:lang w:eastAsia="zh-CN" w:bidi="he-IL"/>
              </w:rPr>
            </w:pPr>
            <w:r w:rsidRPr="00216121">
              <w:rPr>
                <w:rFonts w:asciiTheme="majorBidi" w:eastAsia="Times New Roman" w:hAnsiTheme="majorBidi" w:cstheme="majorBidi"/>
                <w:b/>
                <w:bCs/>
                <w:lang w:eastAsia="zh-CN" w:bidi="he-IL"/>
              </w:rPr>
              <w:t>Time Domain</w:t>
            </w:r>
          </w:p>
        </w:tc>
        <w:tc>
          <w:tcPr>
            <w:tcW w:w="1422" w:type="dxa"/>
            <w:hideMark/>
          </w:tcPr>
          <w:p w14:paraId="30C1205B"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starting symbol</w:t>
            </w:r>
          </w:p>
        </w:tc>
        <w:tc>
          <w:tcPr>
            <w:tcW w:w="3150" w:type="dxa"/>
            <w:hideMark/>
          </w:tcPr>
          <w:p w14:paraId="7C0313FA" w14:textId="77777777" w:rsidR="00216121" w:rsidRPr="00216121" w:rsidRDefault="00216121" w:rsidP="00216121">
            <w:pPr>
              <w:spacing w:after="0"/>
              <w:rPr>
                <w:rFonts w:asciiTheme="majorBidi" w:eastAsia="Times New Roman" w:hAnsiTheme="majorBidi" w:cstheme="majorBidi"/>
                <w:lang w:eastAsia="zh-CN" w:bidi="he-IL"/>
              </w:rPr>
            </w:pPr>
            <w:proofErr w:type="spellStart"/>
            <w:r w:rsidRPr="00216121">
              <w:rPr>
                <w:rFonts w:asciiTheme="majorBidi" w:eastAsia="Times New Roman" w:hAnsiTheme="majorBidi" w:cstheme="majorBidi"/>
                <w:lang w:eastAsia="zh-CN" w:bidi="he-IL"/>
              </w:rPr>
              <w:t>prachStartSymbol</w:t>
            </w:r>
            <w:proofErr w:type="spellEnd"/>
            <w:r w:rsidRPr="00216121">
              <w:rPr>
                <w:rFonts w:asciiTheme="majorBidi" w:eastAsia="Times New Roman" w:hAnsiTheme="majorBidi" w:cstheme="majorBidi"/>
                <w:lang w:eastAsia="zh-CN" w:bidi="he-IL"/>
              </w:rPr>
              <w:t xml:space="preserve"> </w:t>
            </w:r>
          </w:p>
        </w:tc>
        <w:tc>
          <w:tcPr>
            <w:tcW w:w="2970" w:type="dxa"/>
            <w:noWrap/>
            <w:hideMark/>
          </w:tcPr>
          <w:p w14:paraId="1D22649E" w14:textId="51EAA8CC"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38.211, sec 6.3.3.2, Tables 6.3.3.2-2 to 6.3.3.2-4</w:t>
            </w:r>
          </w:p>
        </w:tc>
      </w:tr>
      <w:tr w:rsidR="00216121" w:rsidRPr="00216121" w14:paraId="29396755" w14:textId="77777777" w:rsidTr="00264B44">
        <w:trPr>
          <w:trHeight w:val="600"/>
        </w:trPr>
        <w:tc>
          <w:tcPr>
            <w:tcW w:w="1360" w:type="dxa"/>
            <w:vMerge/>
            <w:hideMark/>
          </w:tcPr>
          <w:p w14:paraId="41EC13D6" w14:textId="77777777" w:rsidR="00216121" w:rsidRPr="00216121" w:rsidRDefault="00216121" w:rsidP="00216121">
            <w:pPr>
              <w:spacing w:after="0"/>
              <w:rPr>
                <w:rFonts w:asciiTheme="majorBidi" w:eastAsia="Times New Roman" w:hAnsiTheme="majorBidi" w:cstheme="majorBidi"/>
                <w:b/>
                <w:bCs/>
                <w:lang w:eastAsia="zh-CN" w:bidi="he-IL"/>
              </w:rPr>
            </w:pPr>
          </w:p>
        </w:tc>
        <w:tc>
          <w:tcPr>
            <w:tcW w:w="1422" w:type="dxa"/>
            <w:noWrap/>
            <w:hideMark/>
          </w:tcPr>
          <w:p w14:paraId="18C1BD74" w14:textId="77777777" w:rsidR="00216121" w:rsidRPr="00216121" w:rsidRDefault="00216121" w:rsidP="00216121">
            <w:pPr>
              <w:spacing w:after="0"/>
              <w:rPr>
                <w:rFonts w:asciiTheme="majorBidi" w:eastAsia="Times New Roman" w:hAnsiTheme="majorBidi" w:cstheme="majorBidi"/>
                <w:lang w:eastAsia="zh-CN" w:bidi="he-IL"/>
              </w:rPr>
            </w:pPr>
            <w:proofErr w:type="spellStart"/>
            <w:r w:rsidRPr="00216121">
              <w:rPr>
                <w:rFonts w:asciiTheme="majorBidi" w:eastAsia="Times New Roman" w:hAnsiTheme="majorBidi" w:cstheme="majorBidi"/>
                <w:lang w:eastAsia="zh-CN" w:bidi="he-IL"/>
              </w:rPr>
              <w:t>prachFormat</w:t>
            </w:r>
            <w:proofErr w:type="spellEnd"/>
          </w:p>
        </w:tc>
        <w:tc>
          <w:tcPr>
            <w:tcW w:w="3150" w:type="dxa"/>
            <w:hideMark/>
          </w:tcPr>
          <w:p w14:paraId="5B8DD445" w14:textId="44A22D6C"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format</w:t>
            </w:r>
            <w:ins w:id="1749" w:author="Author">
              <w:r w:rsidR="00275636">
                <w:rPr>
                  <w:rFonts w:asciiTheme="majorBidi" w:eastAsia="Times New Roman" w:hAnsiTheme="majorBidi" w:cstheme="majorBidi"/>
                  <w:lang w:eastAsia="zh-CN" w:bidi="he-IL"/>
                </w:rPr>
                <w:t>s</w:t>
              </w:r>
            </w:ins>
            <w:r w:rsidRPr="00216121">
              <w:rPr>
                <w:rFonts w:asciiTheme="majorBidi" w:eastAsia="Times New Roman" w:hAnsiTheme="majorBidi" w:cstheme="majorBidi"/>
                <w:lang w:eastAsia="zh-CN" w:bidi="he-IL"/>
              </w:rPr>
              <w:t xml:space="preserve"> of the PRACH slot (0, 1, 2, 3, A1, … A3/B3)</w:t>
            </w:r>
          </w:p>
        </w:tc>
        <w:tc>
          <w:tcPr>
            <w:tcW w:w="2970" w:type="dxa"/>
            <w:noWrap/>
            <w:hideMark/>
          </w:tcPr>
          <w:p w14:paraId="6B153FB1"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38.213, sec 9.2.2</w:t>
            </w:r>
          </w:p>
        </w:tc>
      </w:tr>
      <w:tr w:rsidR="00216121" w:rsidRPr="00216121" w14:paraId="015777E3" w14:textId="77777777" w:rsidTr="00264B44">
        <w:trPr>
          <w:trHeight w:val="600"/>
        </w:trPr>
        <w:tc>
          <w:tcPr>
            <w:tcW w:w="1360" w:type="dxa"/>
            <w:vMerge/>
            <w:hideMark/>
          </w:tcPr>
          <w:p w14:paraId="1A3DEF70" w14:textId="77777777" w:rsidR="00216121" w:rsidRPr="00216121" w:rsidRDefault="00216121" w:rsidP="00216121">
            <w:pPr>
              <w:spacing w:after="0"/>
              <w:rPr>
                <w:rFonts w:asciiTheme="majorBidi" w:eastAsia="Times New Roman" w:hAnsiTheme="majorBidi" w:cstheme="majorBidi"/>
                <w:b/>
                <w:bCs/>
                <w:lang w:eastAsia="zh-CN" w:bidi="he-IL"/>
              </w:rPr>
            </w:pPr>
          </w:p>
        </w:tc>
        <w:tc>
          <w:tcPr>
            <w:tcW w:w="1422" w:type="dxa"/>
            <w:hideMark/>
          </w:tcPr>
          <w:p w14:paraId="55176112" w14:textId="77777777" w:rsidR="00216121" w:rsidRPr="00216121" w:rsidRDefault="00216121" w:rsidP="00216121">
            <w:pPr>
              <w:spacing w:after="0"/>
              <w:rPr>
                <w:rFonts w:asciiTheme="majorBidi" w:eastAsia="Times New Roman" w:hAnsiTheme="majorBidi" w:cstheme="majorBidi"/>
                <w:lang w:eastAsia="zh-CN" w:bidi="he-IL"/>
              </w:rPr>
            </w:pPr>
            <w:proofErr w:type="spellStart"/>
            <w:r w:rsidRPr="00216121">
              <w:rPr>
                <w:rFonts w:asciiTheme="majorBidi" w:eastAsia="Times New Roman" w:hAnsiTheme="majorBidi" w:cstheme="majorBidi"/>
                <w:lang w:eastAsia="zh-CN" w:bidi="he-IL"/>
              </w:rPr>
              <w:t>N_t</w:t>
            </w:r>
            <w:proofErr w:type="spellEnd"/>
            <w:r w:rsidRPr="00216121">
              <w:rPr>
                <w:rFonts w:asciiTheme="majorBidi" w:eastAsia="Times New Roman" w:hAnsiTheme="majorBidi" w:cstheme="majorBidi"/>
                <w:lang w:eastAsia="zh-CN" w:bidi="he-IL"/>
              </w:rPr>
              <w:t>^{</w:t>
            </w:r>
            <w:proofErr w:type="spellStart"/>
            <w:r w:rsidRPr="00216121">
              <w:rPr>
                <w:rFonts w:asciiTheme="majorBidi" w:eastAsia="Times New Roman" w:hAnsiTheme="majorBidi" w:cstheme="majorBidi"/>
                <w:lang w:eastAsia="zh-CN" w:bidi="he-IL"/>
              </w:rPr>
              <w:t>RA,slot</w:t>
            </w:r>
            <w:proofErr w:type="spellEnd"/>
            <w:r w:rsidRPr="00216121">
              <w:rPr>
                <w:rFonts w:asciiTheme="majorBidi" w:eastAsia="Times New Roman" w:hAnsiTheme="majorBidi" w:cstheme="majorBidi"/>
                <w:lang w:eastAsia="zh-CN" w:bidi="he-IL"/>
              </w:rPr>
              <w:t>}</w:t>
            </w:r>
          </w:p>
        </w:tc>
        <w:tc>
          <w:tcPr>
            <w:tcW w:w="3150" w:type="dxa"/>
            <w:hideMark/>
          </w:tcPr>
          <w:p w14:paraId="7CF3D104"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number of Time domain PRACH occasions within a PRACH slot</w:t>
            </w:r>
          </w:p>
        </w:tc>
        <w:tc>
          <w:tcPr>
            <w:tcW w:w="2970" w:type="dxa"/>
            <w:noWrap/>
            <w:hideMark/>
          </w:tcPr>
          <w:p w14:paraId="30A692B8"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38.213, sec 9.2.2</w:t>
            </w:r>
          </w:p>
        </w:tc>
      </w:tr>
      <w:tr w:rsidR="00216121" w:rsidRPr="00216121" w14:paraId="160A95F4" w14:textId="77777777" w:rsidTr="00264B44">
        <w:trPr>
          <w:trHeight w:val="900"/>
        </w:trPr>
        <w:tc>
          <w:tcPr>
            <w:tcW w:w="1360" w:type="dxa"/>
            <w:vMerge/>
            <w:hideMark/>
          </w:tcPr>
          <w:p w14:paraId="139EE72E" w14:textId="77777777" w:rsidR="00216121" w:rsidRPr="00216121" w:rsidRDefault="00216121" w:rsidP="00216121">
            <w:pPr>
              <w:spacing w:after="0"/>
              <w:rPr>
                <w:rFonts w:asciiTheme="majorBidi" w:eastAsia="Times New Roman" w:hAnsiTheme="majorBidi" w:cstheme="majorBidi"/>
                <w:b/>
                <w:bCs/>
                <w:lang w:eastAsia="zh-CN" w:bidi="he-IL"/>
              </w:rPr>
            </w:pPr>
          </w:p>
        </w:tc>
        <w:tc>
          <w:tcPr>
            <w:tcW w:w="1422" w:type="dxa"/>
            <w:hideMark/>
          </w:tcPr>
          <w:p w14:paraId="52178D87"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Cyclic Prefix</w:t>
            </w:r>
          </w:p>
        </w:tc>
        <w:tc>
          <w:tcPr>
            <w:tcW w:w="3150" w:type="dxa"/>
            <w:hideMark/>
          </w:tcPr>
          <w:p w14:paraId="6C9D53C3"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Cyclic prefix type. Impacts time-domain allocation, including waveform generation</w:t>
            </w:r>
          </w:p>
        </w:tc>
        <w:tc>
          <w:tcPr>
            <w:tcW w:w="2970" w:type="dxa"/>
            <w:hideMark/>
          </w:tcPr>
          <w:p w14:paraId="6AA34E95" w14:textId="77777777" w:rsidR="00216121" w:rsidRPr="00216121" w:rsidRDefault="00216121" w:rsidP="00216121">
            <w:pPr>
              <w:spacing w:after="0"/>
              <w:rPr>
                <w:rFonts w:asciiTheme="majorBidi" w:eastAsia="Times New Roman" w:hAnsiTheme="majorBidi" w:cstheme="majorBidi"/>
                <w:lang w:eastAsia="zh-CN" w:bidi="he-IL"/>
              </w:rPr>
            </w:pPr>
            <w:r w:rsidRPr="00216121">
              <w:rPr>
                <w:rFonts w:asciiTheme="majorBidi" w:eastAsia="Times New Roman" w:hAnsiTheme="majorBidi" w:cstheme="majorBidi"/>
                <w:lang w:eastAsia="zh-CN" w:bidi="he-IL"/>
              </w:rPr>
              <w:t>3GPP TS 38.211, sec 4.2, 5.3.1</w:t>
            </w:r>
            <w:r w:rsidRPr="00216121">
              <w:rPr>
                <w:rFonts w:asciiTheme="majorBidi" w:eastAsia="Times New Roman" w:hAnsiTheme="majorBidi" w:cstheme="majorBidi"/>
                <w:lang w:eastAsia="zh-CN" w:bidi="he-IL"/>
              </w:rPr>
              <w:br/>
              <w:t>3GPP TS 38.214, Table 5.1.2.1-1</w:t>
            </w:r>
          </w:p>
        </w:tc>
      </w:tr>
    </w:tbl>
    <w:p w14:paraId="4AD88589" w14:textId="77777777" w:rsidR="00C62697" w:rsidRPr="004310CF" w:rsidRDefault="00C62697" w:rsidP="004310CF">
      <w:pPr>
        <w:rPr>
          <w:lang w:val="en-GB" w:eastAsia="zh-CN"/>
        </w:rPr>
      </w:pPr>
    </w:p>
    <w:p w14:paraId="6337398C" w14:textId="77AF58EC" w:rsidR="000421FE" w:rsidRDefault="00387C9D" w:rsidP="00387C9D">
      <w:pPr>
        <w:pStyle w:val="Heading3"/>
      </w:pPr>
      <w:bookmarkStart w:id="1750" w:name="_Ref86291507"/>
      <w:bookmarkStart w:id="1751" w:name="_Toc86871623"/>
      <w:r>
        <w:t>Beamforming</w:t>
      </w:r>
      <w:bookmarkEnd w:id="1750"/>
      <w:bookmarkEnd w:id="1751"/>
    </w:p>
    <w:p w14:paraId="3EF305AB" w14:textId="74001159" w:rsidR="005C13EA" w:rsidRDefault="005C13EA" w:rsidP="005C13EA">
      <w:pPr>
        <w:rPr>
          <w:ins w:id="1752" w:author="Author"/>
        </w:rPr>
      </w:pPr>
      <w:ins w:id="1753" w:author="Author">
        <w:r>
          <w:rPr>
            <w:lang w:val="en-GB" w:eastAsia="zh-CN"/>
          </w:rPr>
          <w:t xml:space="preserve">In this release, the </w:t>
        </w:r>
        <w:del w:id="1754" w:author="Author">
          <w:r w:rsidDel="00A7030B">
            <w:delText xml:space="preserve">AAL Uplink </w:delText>
          </w:r>
        </w:del>
        <w:proofErr w:type="spellStart"/>
        <w:r w:rsidR="00A7030B">
          <w:t>AAL_UPLINK_</w:t>
        </w:r>
        <w:del w:id="1755" w:author="Author">
          <w:r w:rsidDel="00D842DB">
            <w:delText>HI_</w:delText>
          </w:r>
        </w:del>
        <w:r w:rsidR="00D842DB">
          <w:t>High</w:t>
        </w:r>
        <w:proofErr w:type="spellEnd"/>
        <w:r w:rsidR="00D842DB">
          <w:t>-</w:t>
        </w:r>
        <w:r>
          <w:t>PHY profile supports the following beamforming methods available for OFH signaling:</w:t>
        </w:r>
      </w:ins>
    </w:p>
    <w:p w14:paraId="0C2D4319" w14:textId="77777777" w:rsidR="005C13EA" w:rsidRDefault="005C13EA" w:rsidP="005C13EA">
      <w:pPr>
        <w:pStyle w:val="ListParagraph"/>
        <w:numPr>
          <w:ilvl w:val="0"/>
          <w:numId w:val="51"/>
        </w:numPr>
        <w:rPr>
          <w:ins w:id="1756" w:author="Author"/>
        </w:rPr>
      </w:pPr>
      <w:ins w:id="1757" w:author="Author">
        <w:r w:rsidRPr="00843F62">
          <w:t>Predefined-Beam Beamforming</w:t>
        </w:r>
        <w:r>
          <w:t xml:space="preserve">, as defined in section 10.4.2.1 of </w:t>
        </w:r>
        <w:r>
          <w:fldChar w:fldCharType="begin"/>
        </w:r>
        <w:r>
          <w:instrText xml:space="preserve"> REF _Ref86758626 \r \h </w:instrText>
        </w:r>
      </w:ins>
      <w:ins w:id="1758" w:author="Author">
        <w:r>
          <w:fldChar w:fldCharType="separate"/>
        </w:r>
        <w:r>
          <w:rPr>
            <w:cs/>
          </w:rPr>
          <w:t>‎</w:t>
        </w:r>
        <w:r>
          <w:t>[8]</w:t>
        </w:r>
        <w:r>
          <w:fldChar w:fldCharType="end"/>
        </w:r>
        <w:r>
          <w:t>;</w:t>
        </w:r>
      </w:ins>
    </w:p>
    <w:p w14:paraId="3F73BE9E" w14:textId="77777777" w:rsidR="005C13EA" w:rsidRDefault="005C13EA" w:rsidP="005C13EA">
      <w:pPr>
        <w:pStyle w:val="ListParagraph"/>
        <w:numPr>
          <w:ilvl w:val="0"/>
          <w:numId w:val="51"/>
        </w:numPr>
        <w:rPr>
          <w:ins w:id="1759" w:author="Author"/>
        </w:rPr>
      </w:pPr>
      <w:ins w:id="1760" w:author="Author">
        <w:r>
          <w:lastRenderedPageBreak/>
          <w:t xml:space="preserve">Weight-based Dynamic Beamforming, as defined in section 10.4.2.2 of </w:t>
        </w:r>
        <w:r>
          <w:fldChar w:fldCharType="begin"/>
        </w:r>
        <w:r>
          <w:instrText xml:space="preserve"> REF _Ref86758626 \r \h </w:instrText>
        </w:r>
      </w:ins>
      <w:ins w:id="1761" w:author="Author">
        <w:r>
          <w:fldChar w:fldCharType="separate"/>
        </w:r>
        <w:r>
          <w:rPr>
            <w:cs/>
          </w:rPr>
          <w:t>‎</w:t>
        </w:r>
        <w:r>
          <w:t>[8]</w:t>
        </w:r>
        <w:r>
          <w:fldChar w:fldCharType="end"/>
        </w:r>
        <w:r>
          <w:t>;</w:t>
        </w:r>
      </w:ins>
    </w:p>
    <w:p w14:paraId="56649780" w14:textId="77777777" w:rsidR="005C13EA" w:rsidRDefault="005C13EA" w:rsidP="005C13EA">
      <w:pPr>
        <w:pStyle w:val="ListParagraph"/>
        <w:numPr>
          <w:ilvl w:val="0"/>
          <w:numId w:val="51"/>
        </w:numPr>
        <w:rPr>
          <w:ins w:id="1762" w:author="Author"/>
        </w:rPr>
      </w:pPr>
      <w:ins w:id="1763" w:author="Author">
        <w:r>
          <w:t xml:space="preserve">Attribute-Based Dynamic Beamforming, as defined in section 10.4.3 of </w:t>
        </w:r>
        <w:r>
          <w:fldChar w:fldCharType="begin"/>
        </w:r>
        <w:r>
          <w:instrText xml:space="preserve"> REF _Ref86758626 \r \h </w:instrText>
        </w:r>
      </w:ins>
      <w:ins w:id="1764" w:author="Author">
        <w:r>
          <w:fldChar w:fldCharType="separate"/>
        </w:r>
        <w:r>
          <w:rPr>
            <w:cs/>
          </w:rPr>
          <w:t>‎</w:t>
        </w:r>
        <w:r>
          <w:t>[8]</w:t>
        </w:r>
        <w:r>
          <w:fldChar w:fldCharType="end"/>
        </w:r>
        <w:r>
          <w:t>;</w:t>
        </w:r>
      </w:ins>
    </w:p>
    <w:p w14:paraId="6C14FD1D" w14:textId="629DC50F" w:rsidR="005C13EA" w:rsidRPr="0087733D" w:rsidRDefault="005C13EA">
      <w:pPr>
        <w:pStyle w:val="ListParagraph"/>
        <w:numPr>
          <w:ilvl w:val="0"/>
          <w:numId w:val="51"/>
        </w:numPr>
        <w:rPr>
          <w:ins w:id="1765" w:author="Author"/>
          <w:lang w:val="en-GB" w:eastAsia="zh-CN"/>
        </w:rPr>
      </w:pPr>
      <w:ins w:id="1766" w:author="Author">
        <w:r>
          <w:t xml:space="preserve">Channel-Information-Based Beamforming, as defined in section 10.4.4 of </w:t>
        </w:r>
        <w:r>
          <w:fldChar w:fldCharType="begin"/>
        </w:r>
        <w:r>
          <w:instrText xml:space="preserve"> REF _Ref86758626 \r \h </w:instrText>
        </w:r>
      </w:ins>
      <w:ins w:id="1767" w:author="Author">
        <w:r>
          <w:fldChar w:fldCharType="separate"/>
        </w:r>
        <w:r>
          <w:rPr>
            <w:cs/>
          </w:rPr>
          <w:t>‎</w:t>
        </w:r>
        <w:r>
          <w:t>[8]</w:t>
        </w:r>
        <w:r>
          <w:fldChar w:fldCharType="end"/>
        </w:r>
        <w:r>
          <w:t>.</w:t>
        </w:r>
      </w:ins>
    </w:p>
    <w:p w14:paraId="7C3F25C9" w14:textId="5579533C" w:rsidR="005C13EA" w:rsidRDefault="005C13EA">
      <w:pPr>
        <w:rPr>
          <w:ins w:id="1768" w:author="Author"/>
          <w:lang w:val="en-GB" w:eastAsia="zh-CN"/>
        </w:rPr>
      </w:pPr>
    </w:p>
    <w:p w14:paraId="1D9991B9" w14:textId="77777777" w:rsidR="005C13EA" w:rsidRDefault="005C13EA">
      <w:pPr>
        <w:pStyle w:val="Heading4"/>
        <w:rPr>
          <w:ins w:id="1769" w:author="Author"/>
        </w:rPr>
      </w:pPr>
      <w:ins w:id="1770" w:author="Author">
        <w:r w:rsidRPr="00843F62">
          <w:t>Predefined-Beam Beamforming</w:t>
        </w:r>
      </w:ins>
    </w:p>
    <w:p w14:paraId="17371FD2" w14:textId="110310A0" w:rsidR="005C13EA" w:rsidRPr="0087733D" w:rsidRDefault="005C13EA" w:rsidP="004F5886">
      <w:pPr>
        <w:rPr>
          <w:ins w:id="1771" w:author="Author"/>
          <w:sz w:val="22"/>
          <w:szCs w:val="22"/>
          <w:lang w:val="en-GB" w:eastAsia="zh-CN"/>
        </w:rPr>
      </w:pPr>
      <w:proofErr w:type="spellStart"/>
      <w:ins w:id="1772" w:author="Author">
        <w:r>
          <w:rPr>
            <w:lang w:val="en-GB" w:eastAsia="zh-CN"/>
          </w:rPr>
          <w:t>AALi</w:t>
        </w:r>
        <w:proofErr w:type="spellEnd"/>
        <w:r>
          <w:rPr>
            <w:lang w:val="en-GB" w:eastAsia="zh-CN"/>
          </w:rPr>
          <w:t xml:space="preserve"> shall support Application </w:t>
        </w:r>
        <w:proofErr w:type="spellStart"/>
        <w:r>
          <w:rPr>
            <w:lang w:val="en-GB" w:eastAsia="zh-CN"/>
          </w:rPr>
          <w:t>signaling</w:t>
        </w:r>
        <w:proofErr w:type="spellEnd"/>
        <w:r w:rsidR="00871881">
          <w:rPr>
            <w:lang w:val="en-GB" w:eastAsia="zh-CN"/>
          </w:rPr>
          <w:t xml:space="preserve"> as described in section </w:t>
        </w:r>
        <w:r w:rsidR="00871881">
          <w:rPr>
            <w:lang w:val="en-GB" w:eastAsia="zh-CN"/>
          </w:rPr>
          <w:fldChar w:fldCharType="begin"/>
        </w:r>
        <w:r w:rsidR="00871881">
          <w:rPr>
            <w:lang w:val="en-GB" w:eastAsia="zh-CN"/>
          </w:rPr>
          <w:instrText xml:space="preserve"> REF _Ref86762424 \r \h </w:instrText>
        </w:r>
      </w:ins>
      <w:r w:rsidR="00871881">
        <w:rPr>
          <w:lang w:val="en-GB" w:eastAsia="zh-CN"/>
        </w:rPr>
      </w:r>
      <w:r w:rsidR="00871881">
        <w:rPr>
          <w:lang w:val="en-GB" w:eastAsia="zh-CN"/>
        </w:rPr>
        <w:fldChar w:fldCharType="separate"/>
      </w:r>
      <w:ins w:id="1773" w:author="Author">
        <w:r w:rsidR="00871881">
          <w:rPr>
            <w:cs/>
            <w:lang w:val="en-GB" w:eastAsia="zh-CN"/>
          </w:rPr>
          <w:t>‎</w:t>
        </w:r>
        <w:r w:rsidR="00871881">
          <w:rPr>
            <w:lang w:val="en-GB" w:eastAsia="zh-CN"/>
          </w:rPr>
          <w:t>4.2.7.1</w:t>
        </w:r>
        <w:r w:rsidR="00871881">
          <w:rPr>
            <w:lang w:val="en-GB" w:eastAsia="zh-CN"/>
          </w:rPr>
          <w:fldChar w:fldCharType="end"/>
        </w:r>
      </w:ins>
    </w:p>
    <w:p w14:paraId="38CC6746" w14:textId="77777777" w:rsidR="005C13EA" w:rsidRDefault="005C13EA">
      <w:pPr>
        <w:pStyle w:val="Heading4"/>
        <w:rPr>
          <w:ins w:id="1774" w:author="Author"/>
        </w:rPr>
      </w:pPr>
      <w:ins w:id="1775" w:author="Author">
        <w:r>
          <w:t>Weight-based Dynamic Beamforming</w:t>
        </w:r>
        <w:r w:rsidRPr="00843F62" w:rsidDel="00093F96">
          <w:t xml:space="preserve"> </w:t>
        </w:r>
      </w:ins>
    </w:p>
    <w:p w14:paraId="14A2B3CF" w14:textId="459BB5B7" w:rsidR="005C13EA" w:rsidRDefault="005C13EA">
      <w:pPr>
        <w:rPr>
          <w:ins w:id="1776" w:author="Author"/>
          <w:lang w:val="en-GB" w:eastAsia="zh-CN"/>
        </w:rPr>
      </w:pPr>
      <w:proofErr w:type="spellStart"/>
      <w:ins w:id="1777" w:author="Author">
        <w:r>
          <w:rPr>
            <w:lang w:val="en-GB" w:eastAsia="zh-CN"/>
          </w:rPr>
          <w:t>AALi</w:t>
        </w:r>
        <w:proofErr w:type="spellEnd"/>
        <w:r>
          <w:rPr>
            <w:lang w:val="en-GB" w:eastAsia="zh-CN"/>
          </w:rPr>
          <w:t xml:space="preserve"> shall support Application </w:t>
        </w:r>
        <w:proofErr w:type="spellStart"/>
        <w:r>
          <w:rPr>
            <w:lang w:val="en-GB" w:eastAsia="zh-CN"/>
          </w:rPr>
          <w:t>signaling</w:t>
        </w:r>
        <w:proofErr w:type="spellEnd"/>
        <w:r>
          <w:rPr>
            <w:lang w:val="en-GB" w:eastAsia="zh-CN"/>
          </w:rPr>
          <w:t xml:space="preserve"> of the following parameters, as needed for </w:t>
        </w:r>
        <w:proofErr w:type="spellStart"/>
        <w:r w:rsidR="00A960AD">
          <w:rPr>
            <w:lang w:val="en-GB" w:eastAsia="zh-CN"/>
          </w:rPr>
          <w:t>AAL_</w:t>
        </w:r>
        <w:r w:rsidR="0076443E">
          <w:rPr>
            <w:lang w:val="en-GB" w:eastAsia="zh-CN"/>
          </w:rPr>
          <w:t>UP</w:t>
        </w:r>
        <w:r w:rsidR="00A960AD">
          <w:rPr>
            <w:lang w:val="en-GB" w:eastAsia="zh-CN"/>
          </w:rPr>
          <w:t>LINK_High</w:t>
        </w:r>
        <w:proofErr w:type="spellEnd"/>
        <w:r w:rsidR="00A960AD">
          <w:rPr>
            <w:lang w:val="en-GB" w:eastAsia="zh-CN"/>
          </w:rPr>
          <w:t>-PHY profile</w:t>
        </w:r>
        <w:del w:id="1778" w:author="Author">
          <w:r w:rsidDel="00A960AD">
            <w:rPr>
              <w:lang w:val="en-GB" w:eastAsia="zh-CN"/>
            </w:rPr>
            <w:delText>AF</w:delText>
          </w:r>
        </w:del>
        <w:r w:rsidR="00A960AD">
          <w:rPr>
            <w:lang w:val="en-GB" w:eastAsia="zh-CN"/>
          </w:rPr>
          <w:t xml:space="preserve"> </w:t>
        </w:r>
        <w:del w:id="1779" w:author="Author">
          <w:r w:rsidDel="00A960AD">
            <w:rPr>
              <w:lang w:val="en-GB" w:eastAsia="zh-CN"/>
            </w:rPr>
            <w:delText>-</w:delText>
          </w:r>
        </w:del>
        <w:proofErr w:type="spellStart"/>
        <w:r>
          <w:rPr>
            <w:lang w:val="en-GB" w:eastAsia="zh-CN"/>
          </w:rPr>
          <w:t>signaling</w:t>
        </w:r>
        <w:proofErr w:type="spellEnd"/>
        <w:r>
          <w:rPr>
            <w:lang w:val="en-GB" w:eastAsia="zh-CN"/>
          </w:rPr>
          <w:t xml:space="preserve"> of beamforming weight </w:t>
        </w:r>
        <w:del w:id="1780" w:author="Author">
          <w:r w:rsidDel="00352624">
            <w:rPr>
              <w:lang w:val="en-GB" w:eastAsia="zh-CN"/>
            </w:rPr>
            <w:delText>b</w:delText>
          </w:r>
        </w:del>
        <w:r w:rsidR="00352624">
          <w:rPr>
            <w:lang w:val="en-GB" w:eastAsia="zh-CN"/>
          </w:rPr>
          <w:t>v</w:t>
        </w:r>
        <w:r>
          <w:rPr>
            <w:lang w:val="en-GB" w:eastAsia="zh-CN"/>
          </w:rPr>
          <w:t>ectors of (</w:t>
        </w:r>
        <w:proofErr w:type="spellStart"/>
        <w:r>
          <w:rPr>
            <w:lang w:val="en-GB" w:eastAsia="zh-CN"/>
          </w:rPr>
          <w:t>bfwI</w:t>
        </w:r>
        <w:proofErr w:type="spellEnd"/>
        <w:r>
          <w:rPr>
            <w:lang w:val="en-GB" w:eastAsia="zh-CN"/>
          </w:rPr>
          <w:t xml:space="preserve">, </w:t>
        </w:r>
        <w:proofErr w:type="spellStart"/>
        <w:r>
          <w:rPr>
            <w:lang w:val="en-GB" w:eastAsia="zh-CN"/>
          </w:rPr>
          <w:t>bfwQ</w:t>
        </w:r>
        <w:proofErr w:type="spellEnd"/>
        <w:r>
          <w:rPr>
            <w:lang w:val="en-GB" w:eastAsia="zh-CN"/>
          </w:rPr>
          <w:t xml:space="preserve">) in C-Plane Extensions 1, 11, 19 </w:t>
        </w:r>
        <w:r>
          <w:t>[8]</w:t>
        </w:r>
        <w:r>
          <w:rPr>
            <w:lang w:val="en-GB" w:eastAsia="zh-CN"/>
          </w:rPr>
          <w:t>:</w:t>
        </w:r>
      </w:ins>
    </w:p>
    <w:p w14:paraId="40D8DBB3" w14:textId="3734DABC" w:rsidR="005C13EA" w:rsidRPr="0057639A" w:rsidRDefault="005C13EA" w:rsidP="005C13EA">
      <w:pPr>
        <w:pStyle w:val="Caption"/>
        <w:rPr>
          <w:ins w:id="1781" w:author="Author"/>
          <w:lang w:val="en-GB" w:eastAsia="zh-CN"/>
        </w:rPr>
      </w:pPr>
      <w:ins w:id="1782" w:author="Author">
        <w:r>
          <w:t xml:space="preserve">Table </w:t>
        </w:r>
        <w:r>
          <w:fldChar w:fldCharType="begin"/>
        </w:r>
        <w:r>
          <w:instrText xml:space="preserve"> STYLEREF 1 \s </w:instrText>
        </w:r>
        <w:r>
          <w:fldChar w:fldCharType="separate"/>
        </w:r>
        <w:r>
          <w:rPr>
            <w:noProof/>
            <w:cs/>
          </w:rPr>
          <w:t>‎</w:t>
        </w:r>
        <w:r>
          <w:rPr>
            <w:noProof/>
          </w:rPr>
          <w:t>4</w:t>
        </w:r>
        <w:r>
          <w:rPr>
            <w:noProof/>
          </w:rPr>
          <w:fldChar w:fldCharType="end"/>
        </w:r>
        <w:r>
          <w:noBreakHyphen/>
        </w:r>
        <w:r>
          <w:fldChar w:fldCharType="begin"/>
        </w:r>
        <w:r>
          <w:instrText xml:space="preserve"> SEQ Table \* ARABIC \s 1 </w:instrText>
        </w:r>
        <w:r>
          <w:fldChar w:fldCharType="separate"/>
        </w:r>
        <w:r>
          <w:rPr>
            <w:noProof/>
          </w:rPr>
          <w:t>9</w:t>
        </w:r>
        <w:r>
          <w:rPr>
            <w:noProof/>
          </w:rPr>
          <w:fldChar w:fldCharType="end"/>
        </w:r>
        <w:r>
          <w:t xml:space="preserve"> Weight-based Dynamic Beamforming</w:t>
        </w:r>
        <w:r w:rsidRPr="00843F62" w:rsidDel="00093F96">
          <w:t xml:space="preserve"> </w:t>
        </w:r>
        <w:r>
          <w:t xml:space="preserve">Parameters for </w:t>
        </w:r>
        <w:del w:id="1783" w:author="Author">
          <w:r w:rsidDel="00871881">
            <w:delText>Dow</w:delText>
          </w:r>
        </w:del>
        <w:r w:rsidR="00871881">
          <w:t>Up</w:t>
        </w:r>
        <w:del w:id="1784" w:author="Author">
          <w:r w:rsidDel="00871881">
            <w:delText>n</w:delText>
          </w:r>
        </w:del>
        <w:r>
          <w:t>link</w:t>
        </w:r>
      </w:ins>
    </w:p>
    <w:tbl>
      <w:tblPr>
        <w:tblStyle w:val="TableProfessional"/>
        <w:tblW w:w="9712" w:type="dxa"/>
        <w:tblLayout w:type="fixed"/>
        <w:tblLook w:val="0600" w:firstRow="0" w:lastRow="0" w:firstColumn="0" w:lastColumn="0" w:noHBand="1" w:noVBand="1"/>
      </w:tblPr>
      <w:tblGrid>
        <w:gridCol w:w="3039"/>
        <w:gridCol w:w="3249"/>
        <w:gridCol w:w="3424"/>
      </w:tblGrid>
      <w:tr w:rsidR="005C13EA" w:rsidRPr="00CE27B1" w14:paraId="798209F0" w14:textId="77777777" w:rsidTr="008165A3">
        <w:trPr>
          <w:trHeight w:val="420"/>
          <w:ins w:id="1785" w:author="Author"/>
        </w:trPr>
        <w:tc>
          <w:tcPr>
            <w:tcW w:w="3039" w:type="dxa"/>
            <w:noWrap/>
            <w:hideMark/>
          </w:tcPr>
          <w:p w14:paraId="5A713126" w14:textId="77777777" w:rsidR="005C13EA" w:rsidRPr="00A84D4D" w:rsidRDefault="005C13EA" w:rsidP="008165A3">
            <w:pPr>
              <w:spacing w:after="0"/>
              <w:rPr>
                <w:ins w:id="1786" w:author="Author"/>
                <w:rFonts w:asciiTheme="majorBidi" w:eastAsia="Times New Roman" w:hAnsiTheme="majorBidi" w:cstheme="majorBidi"/>
                <w:b/>
                <w:bCs/>
                <w:color w:val="000000"/>
                <w:lang w:eastAsia="zh-CN" w:bidi="he-IL"/>
              </w:rPr>
            </w:pPr>
            <w:ins w:id="1787" w:author="Author">
              <w:r w:rsidRPr="00A13884">
                <w:rPr>
                  <w:rFonts w:asciiTheme="majorBidi" w:eastAsia="Times New Roman" w:hAnsiTheme="majorBidi" w:cstheme="majorBidi"/>
                  <w:b/>
                  <w:bCs/>
                  <w:lang w:eastAsia="zh-CN" w:bidi="he-IL"/>
                </w:rPr>
                <w:t>AF Parameters</w:t>
              </w:r>
            </w:ins>
          </w:p>
        </w:tc>
        <w:tc>
          <w:tcPr>
            <w:tcW w:w="3249" w:type="dxa"/>
            <w:hideMark/>
          </w:tcPr>
          <w:p w14:paraId="437777D0" w14:textId="77777777" w:rsidR="005C13EA" w:rsidRPr="00A84D4D" w:rsidRDefault="005C13EA" w:rsidP="008165A3">
            <w:pPr>
              <w:spacing w:after="0"/>
              <w:rPr>
                <w:ins w:id="1788" w:author="Author"/>
                <w:rFonts w:asciiTheme="majorBidi" w:eastAsia="Times New Roman" w:hAnsiTheme="majorBidi" w:cstheme="majorBidi"/>
                <w:b/>
                <w:bCs/>
                <w:color w:val="000000"/>
                <w:lang w:eastAsia="zh-CN" w:bidi="he-IL"/>
              </w:rPr>
            </w:pPr>
            <w:ins w:id="1789" w:author="Author">
              <w:r w:rsidRPr="00A13884">
                <w:rPr>
                  <w:rFonts w:asciiTheme="majorBidi" w:eastAsia="Times New Roman" w:hAnsiTheme="majorBidi" w:cstheme="majorBidi"/>
                  <w:b/>
                  <w:bCs/>
                  <w:lang w:eastAsia="zh-CN" w:bidi="he-IL"/>
                </w:rPr>
                <w:t>Summary</w:t>
              </w:r>
            </w:ins>
          </w:p>
        </w:tc>
        <w:tc>
          <w:tcPr>
            <w:tcW w:w="3424" w:type="dxa"/>
            <w:noWrap/>
            <w:hideMark/>
          </w:tcPr>
          <w:p w14:paraId="593C4DD0" w14:textId="77777777" w:rsidR="005C13EA" w:rsidRPr="00A84D4D" w:rsidRDefault="005C13EA" w:rsidP="008165A3">
            <w:pPr>
              <w:spacing w:after="0"/>
              <w:rPr>
                <w:ins w:id="1790" w:author="Author"/>
                <w:rFonts w:asciiTheme="majorBidi" w:eastAsia="Times New Roman" w:hAnsiTheme="majorBidi" w:cstheme="majorBidi"/>
                <w:b/>
                <w:bCs/>
                <w:color w:val="000000"/>
                <w:lang w:eastAsia="zh-CN" w:bidi="he-IL"/>
              </w:rPr>
            </w:pPr>
            <w:ins w:id="1791" w:author="Author">
              <w:r>
                <w:rPr>
                  <w:rFonts w:asciiTheme="majorBidi" w:eastAsia="Times New Roman" w:hAnsiTheme="majorBidi" w:cstheme="majorBidi"/>
                  <w:b/>
                  <w:bCs/>
                  <w:lang w:eastAsia="zh-CN" w:bidi="he-IL"/>
                </w:rPr>
                <w:t>AF Role</w:t>
              </w:r>
            </w:ins>
          </w:p>
        </w:tc>
      </w:tr>
      <w:tr w:rsidR="005C13EA" w:rsidRPr="00CE27B1" w14:paraId="5DEC09E8" w14:textId="77777777" w:rsidTr="008165A3">
        <w:trPr>
          <w:trHeight w:val="300"/>
          <w:ins w:id="1792" w:author="Author"/>
        </w:trPr>
        <w:tc>
          <w:tcPr>
            <w:tcW w:w="9712" w:type="dxa"/>
            <w:gridSpan w:val="3"/>
            <w:shd w:val="clear" w:color="auto" w:fill="D9D9D9" w:themeFill="background1" w:themeFillShade="D9"/>
            <w:noWrap/>
            <w:hideMark/>
          </w:tcPr>
          <w:p w14:paraId="0CC4332D" w14:textId="0CD87F61" w:rsidR="005C13EA" w:rsidRPr="00A84D4D" w:rsidRDefault="005C13EA" w:rsidP="008165A3">
            <w:pPr>
              <w:spacing w:after="0"/>
              <w:rPr>
                <w:ins w:id="1793" w:author="Author"/>
                <w:rFonts w:asciiTheme="majorBidi" w:eastAsia="Times New Roman" w:hAnsiTheme="majorBidi" w:cstheme="majorBidi"/>
                <w:lang w:eastAsia="zh-CN" w:bidi="he-IL"/>
              </w:rPr>
            </w:pPr>
            <w:ins w:id="1794" w:author="Author">
              <w:r>
                <w:rPr>
                  <w:rFonts w:asciiTheme="majorBidi" w:eastAsia="Times New Roman" w:hAnsiTheme="majorBidi" w:cstheme="majorBidi"/>
                  <w:lang w:eastAsia="zh-CN" w:bidi="he-IL"/>
                </w:rPr>
                <w:t xml:space="preserve">AF </w:t>
              </w:r>
              <w:r w:rsidR="00831E33" w:rsidRPr="00831E33">
                <w:rPr>
                  <w:rFonts w:asciiTheme="majorBidi" w:eastAsia="Wingdings" w:hAnsiTheme="majorBidi" w:cstheme="majorBidi"/>
                  <w:lang w:eastAsia="zh-CN" w:bidi="he-IL"/>
                </w:rPr>
                <w:sym w:font="Wingdings" w:char="F0E0"/>
              </w:r>
              <w:r>
                <w:rPr>
                  <w:rFonts w:asciiTheme="majorBidi" w:eastAsia="Times New Roman" w:hAnsiTheme="majorBidi" w:cstheme="majorBidi"/>
                  <w:lang w:eastAsia="zh-CN" w:bidi="he-IL"/>
                </w:rPr>
                <w:t xml:space="preserve"> Application</w:t>
              </w:r>
            </w:ins>
          </w:p>
        </w:tc>
      </w:tr>
      <w:tr w:rsidR="005C13EA" w:rsidRPr="00CE27B1" w14:paraId="72372816" w14:textId="77777777" w:rsidTr="008165A3">
        <w:trPr>
          <w:trHeight w:val="600"/>
          <w:ins w:id="1795" w:author="Author"/>
        </w:trPr>
        <w:tc>
          <w:tcPr>
            <w:tcW w:w="3039" w:type="dxa"/>
            <w:noWrap/>
            <w:hideMark/>
          </w:tcPr>
          <w:p w14:paraId="4344EAD7" w14:textId="77777777" w:rsidR="005C13EA" w:rsidRPr="00A84D4D" w:rsidRDefault="005C13EA" w:rsidP="008165A3">
            <w:pPr>
              <w:spacing w:after="0"/>
              <w:rPr>
                <w:ins w:id="1796" w:author="Author"/>
                <w:rFonts w:asciiTheme="majorBidi" w:eastAsia="Times New Roman" w:hAnsiTheme="majorBidi" w:cstheme="majorBidi"/>
                <w:lang w:eastAsia="zh-CN" w:bidi="he-IL"/>
              </w:rPr>
            </w:pPr>
            <w:ins w:id="1797" w:author="Author">
              <w:r>
                <w:rPr>
                  <w:rFonts w:asciiTheme="majorBidi" w:eastAsia="Times New Roman" w:hAnsiTheme="majorBidi" w:cstheme="majorBidi"/>
                  <w:lang w:eastAsia="zh-CN" w:bidi="he-IL"/>
                </w:rPr>
                <w:t>Channel Estimation Abstraction</w:t>
              </w:r>
            </w:ins>
          </w:p>
        </w:tc>
        <w:tc>
          <w:tcPr>
            <w:tcW w:w="3249" w:type="dxa"/>
            <w:hideMark/>
          </w:tcPr>
          <w:p w14:paraId="45F2009D" w14:textId="2C814061" w:rsidR="005C13EA" w:rsidRPr="00A84D4D" w:rsidRDefault="005C13EA" w:rsidP="008165A3">
            <w:pPr>
              <w:spacing w:after="0"/>
              <w:rPr>
                <w:ins w:id="1798" w:author="Author"/>
                <w:rFonts w:asciiTheme="majorBidi" w:eastAsia="Times New Roman" w:hAnsiTheme="majorBidi" w:cstheme="majorBidi"/>
                <w:color w:val="000000"/>
                <w:lang w:eastAsia="zh-CN" w:bidi="he-IL"/>
              </w:rPr>
            </w:pPr>
            <w:ins w:id="1799" w:author="Author">
              <w:r>
                <w:rPr>
                  <w:rFonts w:asciiTheme="majorBidi" w:eastAsia="Times New Roman" w:hAnsiTheme="majorBidi" w:cstheme="majorBidi"/>
                  <w:color w:val="000000"/>
                  <w:lang w:eastAsia="zh-CN" w:bidi="he-IL"/>
                </w:rPr>
                <w:t>A representation of SRS-based channel observations, as documented in the SRS report for usage</w:t>
              </w:r>
              <w:del w:id="1800" w:author="Author">
                <w:r w:rsidDel="00485D47">
                  <w:rPr>
                    <w:rFonts w:asciiTheme="majorBidi" w:eastAsia="Times New Roman" w:hAnsiTheme="majorBidi" w:cstheme="majorBidi"/>
                    <w:color w:val="000000"/>
                    <w:lang w:eastAsia="zh-CN" w:bidi="he-IL"/>
                  </w:rPr>
                  <w:delText xml:space="preserve">: </w:delText>
                </w:r>
              </w:del>
              <w:r w:rsidR="00485D47" w:rsidRPr="00485D47">
                <w:rPr>
                  <w:rFonts w:asciiTheme="majorBidi" w:eastAsia="Times New Roman" w:hAnsiTheme="majorBidi" w:cstheme="majorBidi"/>
                  <w:color w:val="000000"/>
                  <w:lang w:eastAsia="zh-CN" w:bidi="he-IL"/>
                </w:rPr>
                <w:t xml:space="preserve">: codebook or </w:t>
              </w:r>
              <w:r w:rsidR="00485D47">
                <w:rPr>
                  <w:rFonts w:asciiTheme="majorBidi" w:eastAsia="Times New Roman" w:hAnsiTheme="majorBidi" w:cstheme="majorBidi"/>
                  <w:color w:val="000000"/>
                  <w:lang w:eastAsia="zh-CN" w:bidi="he-IL"/>
                </w:rPr>
                <w:t>usage</w:t>
              </w:r>
              <w:r w:rsidR="00485D47" w:rsidRPr="00485D47">
                <w:rPr>
                  <w:rFonts w:asciiTheme="majorBidi" w:eastAsia="Times New Roman" w:hAnsiTheme="majorBidi" w:cstheme="majorBidi"/>
                  <w:color w:val="000000"/>
                  <w:lang w:eastAsia="zh-CN" w:bidi="he-IL"/>
                </w:rPr>
                <w:t>:</w:t>
              </w:r>
              <w:r w:rsidR="00485D47">
                <w:rPr>
                  <w:rFonts w:asciiTheme="majorBidi" w:eastAsia="Times New Roman" w:hAnsiTheme="majorBidi" w:cstheme="majorBidi"/>
                  <w:color w:val="000000"/>
                  <w:lang w:eastAsia="zh-CN" w:bidi="he-IL"/>
                </w:rPr>
                <w:t xml:space="preserve"> </w:t>
              </w:r>
              <w:proofErr w:type="spellStart"/>
              <w:r w:rsidR="00485D47" w:rsidRPr="00485D47">
                <w:rPr>
                  <w:rFonts w:asciiTheme="majorBidi" w:eastAsia="Times New Roman" w:hAnsiTheme="majorBidi" w:cstheme="majorBidi"/>
                  <w:color w:val="000000"/>
                  <w:lang w:eastAsia="zh-CN" w:bidi="he-IL"/>
                </w:rPr>
                <w:t>noncodebook</w:t>
              </w:r>
              <w:proofErr w:type="spellEnd"/>
              <w:r w:rsidR="00485D47" w:rsidRPr="00485D47">
                <w:rPr>
                  <w:rFonts w:asciiTheme="majorBidi" w:eastAsia="Times New Roman" w:hAnsiTheme="majorBidi" w:cstheme="majorBidi"/>
                  <w:color w:val="000000"/>
                  <w:lang w:eastAsia="zh-CN" w:bidi="he-IL"/>
                </w:rPr>
                <w:t xml:space="preserve"> </w:t>
              </w:r>
              <w:r>
                <w:rPr>
                  <w:rFonts w:asciiTheme="majorBidi" w:eastAsia="Times New Roman" w:hAnsiTheme="majorBidi" w:cstheme="majorBidi"/>
                  <w:color w:val="000000"/>
                  <w:lang w:eastAsia="zh-CN" w:bidi="he-IL"/>
                </w:rPr>
                <w:t xml:space="preserve">in section </w:t>
              </w:r>
              <w:r>
                <w:rPr>
                  <w:rFonts w:asciiTheme="majorBidi" w:eastAsia="Times New Roman" w:hAnsiTheme="majorBidi" w:cstheme="majorBidi"/>
                  <w:color w:val="000000"/>
                  <w:lang w:eastAsia="zh-CN" w:bidi="he-IL"/>
                </w:rPr>
                <w:fldChar w:fldCharType="begin"/>
              </w:r>
              <w:r>
                <w:rPr>
                  <w:rFonts w:asciiTheme="majorBidi" w:eastAsia="Times New Roman" w:hAnsiTheme="majorBidi" w:cstheme="majorBidi"/>
                  <w:color w:val="000000"/>
                  <w:lang w:eastAsia="zh-CN" w:bidi="he-IL"/>
                </w:rPr>
                <w:instrText xml:space="preserve"> REF _Ref86759554 \r \h </w:instrText>
              </w:r>
            </w:ins>
            <w:r>
              <w:rPr>
                <w:rFonts w:asciiTheme="majorBidi" w:eastAsia="Times New Roman" w:hAnsiTheme="majorBidi" w:cstheme="majorBidi"/>
                <w:color w:val="000000"/>
                <w:lang w:eastAsia="zh-CN" w:bidi="he-IL"/>
              </w:rPr>
            </w:r>
            <w:ins w:id="1801" w:author="Author">
              <w:r>
                <w:rPr>
                  <w:rFonts w:asciiTheme="majorBidi" w:eastAsia="Times New Roman" w:hAnsiTheme="majorBidi" w:cstheme="majorBidi"/>
                  <w:color w:val="000000"/>
                  <w:lang w:eastAsia="zh-CN" w:bidi="he-IL"/>
                </w:rPr>
                <w:fldChar w:fldCharType="separate"/>
              </w:r>
              <w:r>
                <w:rPr>
                  <w:rFonts w:asciiTheme="majorBidi" w:eastAsia="Times New Roman" w:hAnsiTheme="majorBidi" w:cstheme="majorBidi"/>
                  <w:color w:val="000000"/>
                  <w:cs/>
                  <w:lang w:eastAsia="zh-CN" w:bidi="he-IL"/>
                </w:rPr>
                <w:t>‎</w:t>
              </w:r>
              <w:r>
                <w:rPr>
                  <w:rFonts w:asciiTheme="majorBidi" w:eastAsia="Times New Roman" w:hAnsiTheme="majorBidi" w:cstheme="majorBidi"/>
                  <w:color w:val="000000"/>
                  <w:lang w:eastAsia="zh-CN" w:bidi="he-IL"/>
                </w:rPr>
                <w:t>4.3.5.2</w:t>
              </w:r>
              <w:r>
                <w:rPr>
                  <w:rFonts w:asciiTheme="majorBidi" w:eastAsia="Times New Roman" w:hAnsiTheme="majorBidi" w:cstheme="majorBidi"/>
                  <w:color w:val="000000"/>
                  <w:lang w:eastAsia="zh-CN" w:bidi="he-IL"/>
                </w:rPr>
                <w:fldChar w:fldCharType="end"/>
              </w:r>
            </w:ins>
          </w:p>
        </w:tc>
        <w:tc>
          <w:tcPr>
            <w:tcW w:w="3424" w:type="dxa"/>
            <w:noWrap/>
            <w:hideMark/>
          </w:tcPr>
          <w:p w14:paraId="700E5DF3" w14:textId="77777777" w:rsidR="005C13EA" w:rsidRPr="00A84D4D" w:rsidRDefault="005C13EA" w:rsidP="008165A3">
            <w:pPr>
              <w:spacing w:after="0"/>
              <w:rPr>
                <w:ins w:id="1802" w:author="Author"/>
                <w:rFonts w:asciiTheme="majorBidi" w:eastAsia="Times New Roman" w:hAnsiTheme="majorBidi" w:cstheme="majorBidi"/>
                <w:color w:val="000000"/>
                <w:lang w:eastAsia="zh-CN" w:bidi="he-IL"/>
              </w:rPr>
            </w:pPr>
            <w:commentRangeStart w:id="1803"/>
            <w:ins w:id="1804" w:author="Author">
              <w:r>
                <w:rPr>
                  <w:rFonts w:asciiTheme="majorBidi" w:eastAsia="Times New Roman" w:hAnsiTheme="majorBidi" w:cstheme="majorBidi"/>
                  <w:color w:val="000000"/>
                  <w:lang w:eastAsia="zh-CN" w:bidi="he-IL"/>
                </w:rPr>
                <w:t>Computes Channel Estimates and Channel Estimation Abstraction, and signals the abstraction to the Application</w:t>
              </w:r>
            </w:ins>
            <w:commentRangeEnd w:id="1803"/>
            <w:r w:rsidR="00B67C65">
              <w:rPr>
                <w:rStyle w:val="CommentReference"/>
              </w:rPr>
              <w:commentReference w:id="1803"/>
            </w:r>
          </w:p>
        </w:tc>
      </w:tr>
      <w:tr w:rsidR="005C13EA" w:rsidRPr="00CE27B1" w14:paraId="1A26C804" w14:textId="77777777" w:rsidTr="008165A3">
        <w:trPr>
          <w:trHeight w:val="300"/>
          <w:ins w:id="1805" w:author="Author"/>
        </w:trPr>
        <w:tc>
          <w:tcPr>
            <w:tcW w:w="9712" w:type="dxa"/>
            <w:gridSpan w:val="3"/>
            <w:shd w:val="clear" w:color="auto" w:fill="D9D9D9" w:themeFill="background1" w:themeFillShade="D9"/>
            <w:noWrap/>
            <w:hideMark/>
          </w:tcPr>
          <w:p w14:paraId="4909DB16" w14:textId="19F58E1C" w:rsidR="005C13EA" w:rsidRPr="00A84D4D" w:rsidRDefault="005C13EA" w:rsidP="008165A3">
            <w:pPr>
              <w:spacing w:after="0"/>
              <w:rPr>
                <w:ins w:id="1806" w:author="Author"/>
                <w:rFonts w:asciiTheme="majorBidi" w:eastAsia="Times New Roman" w:hAnsiTheme="majorBidi" w:cstheme="majorBidi"/>
                <w:lang w:eastAsia="zh-CN" w:bidi="he-IL"/>
              </w:rPr>
            </w:pPr>
            <w:ins w:id="1807" w:author="Author">
              <w:r>
                <w:rPr>
                  <w:rFonts w:asciiTheme="majorBidi" w:eastAsia="Times New Roman" w:hAnsiTheme="majorBidi" w:cstheme="majorBidi"/>
                  <w:lang w:eastAsia="zh-CN" w:bidi="he-IL"/>
                </w:rPr>
                <w:t xml:space="preserve">Application </w:t>
              </w:r>
              <w:r w:rsidR="00831E33" w:rsidRPr="00831E33">
                <w:rPr>
                  <w:rFonts w:asciiTheme="majorBidi" w:eastAsia="Wingdings" w:hAnsiTheme="majorBidi" w:cstheme="majorBidi"/>
                  <w:lang w:eastAsia="zh-CN" w:bidi="he-IL"/>
                </w:rPr>
                <w:sym w:font="Wingdings" w:char="F0E0"/>
              </w:r>
              <w:r>
                <w:rPr>
                  <w:rFonts w:asciiTheme="majorBidi" w:eastAsia="Times New Roman" w:hAnsiTheme="majorBidi" w:cstheme="majorBidi"/>
                  <w:lang w:eastAsia="zh-CN" w:bidi="he-IL"/>
                </w:rPr>
                <w:t xml:space="preserve"> AF</w:t>
              </w:r>
            </w:ins>
          </w:p>
        </w:tc>
      </w:tr>
      <w:tr w:rsidR="005C13EA" w:rsidRPr="00CE27B1" w14:paraId="0817AA32" w14:textId="77777777" w:rsidTr="008165A3">
        <w:trPr>
          <w:trHeight w:val="600"/>
          <w:ins w:id="1808" w:author="Author"/>
        </w:trPr>
        <w:tc>
          <w:tcPr>
            <w:tcW w:w="3039" w:type="dxa"/>
            <w:noWrap/>
            <w:hideMark/>
          </w:tcPr>
          <w:p w14:paraId="5CD3FFF1" w14:textId="77777777" w:rsidR="005C13EA" w:rsidRDefault="005C13EA" w:rsidP="008165A3">
            <w:pPr>
              <w:spacing w:after="0"/>
              <w:rPr>
                <w:ins w:id="1809" w:author="Author"/>
                <w:rFonts w:asciiTheme="majorBidi" w:eastAsia="Times New Roman" w:hAnsiTheme="majorBidi" w:cstheme="majorBidi"/>
                <w:lang w:eastAsia="zh-CN" w:bidi="he-IL"/>
              </w:rPr>
            </w:pPr>
            <w:ins w:id="1810" w:author="Author">
              <w:r>
                <w:rPr>
                  <w:rFonts w:asciiTheme="majorBidi" w:eastAsia="Times New Roman" w:hAnsiTheme="majorBidi" w:cstheme="majorBidi"/>
                  <w:lang w:eastAsia="zh-CN" w:bidi="he-IL"/>
                </w:rPr>
                <w:t>UEs</w:t>
              </w:r>
            </w:ins>
          </w:p>
          <w:p w14:paraId="4C0EAD1F" w14:textId="77777777" w:rsidR="005C13EA" w:rsidRPr="00A84D4D" w:rsidRDefault="005C13EA" w:rsidP="008165A3">
            <w:pPr>
              <w:spacing w:after="0"/>
              <w:rPr>
                <w:ins w:id="1811" w:author="Author"/>
                <w:rFonts w:asciiTheme="majorBidi" w:eastAsia="Times New Roman" w:hAnsiTheme="majorBidi" w:cstheme="majorBidi"/>
                <w:lang w:eastAsia="zh-CN" w:bidi="he-IL"/>
              </w:rPr>
            </w:pPr>
          </w:p>
        </w:tc>
        <w:tc>
          <w:tcPr>
            <w:tcW w:w="3249" w:type="dxa"/>
            <w:hideMark/>
          </w:tcPr>
          <w:p w14:paraId="6A145FAB" w14:textId="77777777" w:rsidR="005C13EA" w:rsidRPr="00A84D4D" w:rsidRDefault="005C13EA" w:rsidP="004F5886">
            <w:pPr>
              <w:spacing w:after="0"/>
              <w:rPr>
                <w:ins w:id="1812" w:author="Author"/>
                <w:rFonts w:asciiTheme="majorBidi" w:eastAsia="Times New Roman" w:hAnsiTheme="majorBidi" w:cstheme="majorBidi"/>
                <w:color w:val="000000"/>
                <w:lang w:eastAsia="zh-CN" w:bidi="he-IL"/>
              </w:rPr>
            </w:pPr>
            <w:ins w:id="1813" w:author="Author">
              <w:r>
                <w:rPr>
                  <w:rFonts w:asciiTheme="majorBidi" w:eastAsia="Times New Roman" w:hAnsiTheme="majorBidi" w:cstheme="majorBidi"/>
                  <w:color w:val="000000"/>
                  <w:lang w:eastAsia="zh-CN" w:bidi="he-IL"/>
                </w:rPr>
                <w:t xml:space="preserve">Selected UEs for scheduling (for an illustration refer to the L users referenced in Appendix J.4 of </w:t>
              </w:r>
              <w:r>
                <w:t>[8]</w:t>
              </w:r>
            </w:ins>
          </w:p>
        </w:tc>
        <w:tc>
          <w:tcPr>
            <w:tcW w:w="3424" w:type="dxa"/>
            <w:vMerge w:val="restart"/>
            <w:hideMark/>
          </w:tcPr>
          <w:p w14:paraId="2AA7020F" w14:textId="4174E6E5" w:rsidR="005C13EA" w:rsidRDefault="005C13EA">
            <w:pPr>
              <w:spacing w:after="0"/>
              <w:rPr>
                <w:ins w:id="1814" w:author="Author"/>
                <w:rFonts w:asciiTheme="majorBidi" w:eastAsia="Times New Roman" w:hAnsiTheme="majorBidi" w:cstheme="majorBidi"/>
                <w:color w:val="000000"/>
                <w:lang w:eastAsia="zh-CN" w:bidi="he-IL"/>
              </w:rPr>
            </w:pPr>
            <w:ins w:id="1815" w:author="Author">
              <w:r>
                <w:rPr>
                  <w:rFonts w:asciiTheme="majorBidi" w:eastAsia="Times New Roman" w:hAnsiTheme="majorBidi" w:cstheme="majorBidi"/>
                  <w:color w:val="000000"/>
                  <w:lang w:eastAsia="zh-CN" w:bidi="he-IL"/>
                </w:rPr>
                <w:t xml:space="preserve">Compute </w:t>
              </w:r>
              <w:r w:rsidR="00432734">
                <w:rPr>
                  <w:rFonts w:asciiTheme="majorBidi" w:eastAsia="Times New Roman" w:hAnsiTheme="majorBidi" w:cstheme="majorBidi"/>
                  <w:color w:val="000000"/>
                  <w:lang w:eastAsia="zh-CN" w:bidi="he-IL"/>
                </w:rPr>
                <w:t>combining</w:t>
              </w:r>
              <w:r>
                <w:rPr>
                  <w:rFonts w:asciiTheme="majorBidi" w:eastAsia="Times New Roman" w:hAnsiTheme="majorBidi" w:cstheme="majorBidi"/>
                  <w:color w:val="000000"/>
                  <w:lang w:eastAsia="zh-CN" w:bidi="he-IL"/>
                </w:rPr>
                <w:t xml:space="preserve"> weights for the selected UEs and </w:t>
              </w:r>
              <w:r w:rsidR="00432734">
                <w:rPr>
                  <w:rFonts w:asciiTheme="majorBidi" w:eastAsia="Times New Roman" w:hAnsiTheme="majorBidi" w:cstheme="majorBidi"/>
                  <w:color w:val="000000"/>
                  <w:lang w:eastAsia="zh-CN" w:bidi="he-IL"/>
                </w:rPr>
                <w:t>Precoders</w:t>
              </w:r>
              <w:r>
                <w:rPr>
                  <w:rFonts w:asciiTheme="majorBidi" w:eastAsia="Times New Roman" w:hAnsiTheme="majorBidi" w:cstheme="majorBidi"/>
                  <w:color w:val="000000"/>
                  <w:lang w:eastAsia="zh-CN" w:bidi="he-IL"/>
                </w:rPr>
                <w:t xml:space="preserve">, </w:t>
              </w:r>
              <w:proofErr w:type="gramStart"/>
              <w:r>
                <w:rPr>
                  <w:rFonts w:asciiTheme="majorBidi" w:eastAsia="Times New Roman" w:hAnsiTheme="majorBidi" w:cstheme="majorBidi"/>
                  <w:color w:val="000000"/>
                  <w:lang w:eastAsia="zh-CN" w:bidi="he-IL"/>
                </w:rPr>
                <w:t>e.g.</w:t>
              </w:r>
              <w:proofErr w:type="gramEnd"/>
              <w:r>
                <w:rPr>
                  <w:rFonts w:asciiTheme="majorBidi" w:eastAsia="Times New Roman" w:hAnsiTheme="majorBidi" w:cstheme="majorBidi"/>
                  <w:color w:val="000000"/>
                  <w:lang w:eastAsia="zh-CN" w:bidi="he-IL"/>
                </w:rPr>
                <w:t xml:space="preserve"> based on the reported Channel Estimation and its Abstraction.</w:t>
              </w:r>
            </w:ins>
          </w:p>
          <w:p w14:paraId="6406B23E" w14:textId="77777777" w:rsidR="005C13EA" w:rsidRDefault="005C13EA">
            <w:pPr>
              <w:spacing w:after="0"/>
              <w:rPr>
                <w:ins w:id="1816" w:author="Author"/>
                <w:rFonts w:asciiTheme="majorBidi" w:eastAsia="Times New Roman" w:hAnsiTheme="majorBidi" w:cstheme="majorBidi"/>
                <w:color w:val="000000"/>
                <w:lang w:eastAsia="zh-CN" w:bidi="he-IL"/>
              </w:rPr>
            </w:pPr>
          </w:p>
          <w:p w14:paraId="6FF0E896" w14:textId="45661964" w:rsidR="005C13EA" w:rsidRPr="00A84D4D" w:rsidRDefault="005C13EA" w:rsidP="008165A3">
            <w:pPr>
              <w:spacing w:after="0"/>
              <w:rPr>
                <w:ins w:id="1817" w:author="Author"/>
                <w:rFonts w:asciiTheme="majorBidi" w:eastAsia="Times New Roman" w:hAnsiTheme="majorBidi" w:cstheme="majorBidi"/>
                <w:color w:val="000000"/>
                <w:lang w:eastAsia="zh-CN" w:bidi="he-IL"/>
              </w:rPr>
            </w:pPr>
            <w:ins w:id="1818" w:author="Author">
              <w:r>
                <w:rPr>
                  <w:rFonts w:asciiTheme="majorBidi" w:eastAsia="Times New Roman" w:hAnsiTheme="majorBidi" w:cstheme="majorBidi"/>
                  <w:color w:val="000000"/>
                  <w:lang w:eastAsia="zh-CN" w:bidi="he-IL"/>
                </w:rPr>
                <w:t>Signal to O-RU beamforming vectors of weights (</w:t>
              </w:r>
              <w:proofErr w:type="spellStart"/>
              <w:r>
                <w:rPr>
                  <w:rFonts w:asciiTheme="majorBidi" w:eastAsia="Times New Roman" w:hAnsiTheme="majorBidi" w:cstheme="majorBidi"/>
                  <w:color w:val="000000"/>
                  <w:lang w:eastAsia="zh-CN" w:bidi="he-IL"/>
                </w:rPr>
                <w:t>bfwI</w:t>
              </w:r>
              <w:proofErr w:type="spellEnd"/>
              <w:r>
                <w:rPr>
                  <w:rFonts w:asciiTheme="majorBidi" w:eastAsia="Times New Roman" w:hAnsiTheme="majorBidi" w:cstheme="majorBidi"/>
                  <w:color w:val="000000"/>
                  <w:lang w:eastAsia="zh-CN" w:bidi="he-IL"/>
                </w:rPr>
                <w:t xml:space="preserve">, </w:t>
              </w:r>
              <w:proofErr w:type="spellStart"/>
              <w:r>
                <w:rPr>
                  <w:rFonts w:asciiTheme="majorBidi" w:eastAsia="Times New Roman" w:hAnsiTheme="majorBidi" w:cstheme="majorBidi"/>
                  <w:color w:val="000000"/>
                  <w:lang w:eastAsia="zh-CN" w:bidi="he-IL"/>
                </w:rPr>
                <w:t>bfwQ</w:t>
              </w:r>
              <w:proofErr w:type="spellEnd"/>
              <w:r>
                <w:rPr>
                  <w:rFonts w:asciiTheme="majorBidi" w:eastAsia="Times New Roman" w:hAnsiTheme="majorBidi" w:cstheme="majorBidi"/>
                  <w:color w:val="000000"/>
                  <w:lang w:eastAsia="zh-CN" w:bidi="he-IL"/>
                </w:rPr>
                <w:t xml:space="preserve">) over C-Plane for the Application-selected UEs and </w:t>
              </w:r>
              <w:r w:rsidR="0078081D">
                <w:rPr>
                  <w:rFonts w:asciiTheme="majorBidi" w:eastAsia="Times New Roman" w:hAnsiTheme="majorBidi" w:cstheme="majorBidi"/>
                  <w:color w:val="000000"/>
                  <w:lang w:eastAsia="zh-CN" w:bidi="he-IL"/>
                </w:rPr>
                <w:t>Precoders</w:t>
              </w:r>
            </w:ins>
          </w:p>
        </w:tc>
      </w:tr>
      <w:tr w:rsidR="005C13EA" w:rsidRPr="00CE27B1" w14:paraId="32DCC65C" w14:textId="77777777" w:rsidTr="008165A3">
        <w:trPr>
          <w:trHeight w:val="600"/>
          <w:ins w:id="1819" w:author="Author"/>
        </w:trPr>
        <w:tc>
          <w:tcPr>
            <w:tcW w:w="3039" w:type="dxa"/>
            <w:noWrap/>
          </w:tcPr>
          <w:p w14:paraId="0EE902A1" w14:textId="59A7E3FF" w:rsidR="005C13EA" w:rsidRDefault="00D4449A" w:rsidP="008165A3">
            <w:pPr>
              <w:spacing w:after="0"/>
              <w:rPr>
                <w:ins w:id="1820" w:author="Author"/>
                <w:rFonts w:asciiTheme="majorBidi" w:eastAsia="Times New Roman" w:hAnsiTheme="majorBidi" w:cstheme="majorBidi"/>
                <w:lang w:eastAsia="zh-CN" w:bidi="he-IL"/>
              </w:rPr>
            </w:pPr>
            <w:ins w:id="1821" w:author="Author">
              <w:r>
                <w:rPr>
                  <w:rFonts w:asciiTheme="majorBidi" w:eastAsia="Times New Roman" w:hAnsiTheme="majorBidi" w:cstheme="majorBidi"/>
                  <w:lang w:eastAsia="zh-CN" w:bidi="he-IL"/>
                </w:rPr>
                <w:t>UE-based Precod</w:t>
              </w:r>
              <w:r w:rsidR="001D7670">
                <w:rPr>
                  <w:rFonts w:asciiTheme="majorBidi" w:eastAsia="Times New Roman" w:hAnsiTheme="majorBidi" w:cstheme="majorBidi"/>
                  <w:lang w:eastAsia="zh-CN" w:bidi="he-IL"/>
                </w:rPr>
                <w:t>er</w:t>
              </w:r>
            </w:ins>
          </w:p>
        </w:tc>
        <w:tc>
          <w:tcPr>
            <w:tcW w:w="3249" w:type="dxa"/>
          </w:tcPr>
          <w:p w14:paraId="1C169263" w14:textId="69B9C7CF" w:rsidR="005C13EA" w:rsidRPr="00A84D4D" w:rsidDel="005D37F5" w:rsidRDefault="005C13EA" w:rsidP="004F5886">
            <w:pPr>
              <w:spacing w:after="0"/>
              <w:rPr>
                <w:ins w:id="1822" w:author="Author"/>
                <w:rFonts w:asciiTheme="majorBidi" w:eastAsia="Times New Roman" w:hAnsiTheme="majorBidi" w:cstheme="majorBidi"/>
                <w:color w:val="000000"/>
                <w:lang w:eastAsia="zh-CN" w:bidi="he-IL"/>
              </w:rPr>
            </w:pPr>
            <w:ins w:id="1823" w:author="Author">
              <w:r>
                <w:rPr>
                  <w:rFonts w:asciiTheme="majorBidi" w:eastAsia="Times New Roman" w:hAnsiTheme="majorBidi" w:cstheme="majorBidi"/>
                  <w:color w:val="000000"/>
                  <w:lang w:eastAsia="zh-CN" w:bidi="he-IL"/>
                </w:rPr>
                <w:t xml:space="preserve">Selected </w:t>
              </w:r>
              <w:r w:rsidR="001D7670">
                <w:rPr>
                  <w:rFonts w:asciiTheme="majorBidi" w:eastAsia="Times New Roman" w:hAnsiTheme="majorBidi" w:cstheme="majorBidi"/>
                  <w:color w:val="000000"/>
                  <w:lang w:eastAsia="zh-CN" w:bidi="he-IL"/>
                </w:rPr>
                <w:t xml:space="preserve">precoding matrix for </w:t>
              </w:r>
              <w:r>
                <w:rPr>
                  <w:rFonts w:asciiTheme="majorBidi" w:eastAsia="Times New Roman" w:hAnsiTheme="majorBidi" w:cstheme="majorBidi"/>
                  <w:color w:val="000000"/>
                  <w:lang w:eastAsia="zh-CN" w:bidi="he-IL"/>
                </w:rPr>
                <w:t xml:space="preserve">scheduling </w:t>
              </w:r>
              <w:r w:rsidR="001D7670">
                <w:rPr>
                  <w:rFonts w:asciiTheme="majorBidi" w:eastAsia="Times New Roman" w:hAnsiTheme="majorBidi" w:cstheme="majorBidi"/>
                  <w:color w:val="000000"/>
                  <w:lang w:eastAsia="zh-CN" w:bidi="he-IL"/>
                </w:rPr>
                <w:t>the UEs</w:t>
              </w:r>
              <w:r w:rsidR="00981865">
                <w:t xml:space="preserve"> (see </w:t>
              </w:r>
              <w:r w:rsidR="00435208">
                <w:t xml:space="preserve">section </w:t>
              </w:r>
              <w:r w:rsidR="00435208" w:rsidRPr="00435208">
                <w:t xml:space="preserve">6.3.1.5 in </w:t>
              </w:r>
              <w:r w:rsidR="00435208">
                <w:t xml:space="preserve">of 3GPP TS </w:t>
              </w:r>
              <w:r w:rsidR="00435208" w:rsidRPr="00435208">
                <w:t>38.211</w:t>
              </w:r>
              <w:r w:rsidR="00435208">
                <w:t>)</w:t>
              </w:r>
            </w:ins>
          </w:p>
        </w:tc>
        <w:tc>
          <w:tcPr>
            <w:tcW w:w="3424" w:type="dxa"/>
            <w:vMerge/>
          </w:tcPr>
          <w:p w14:paraId="28FAA6C6" w14:textId="77777777" w:rsidR="005C13EA" w:rsidRPr="00A84D4D" w:rsidDel="007E444F" w:rsidRDefault="005C13EA" w:rsidP="008165A3">
            <w:pPr>
              <w:spacing w:after="0"/>
              <w:rPr>
                <w:ins w:id="1824" w:author="Author"/>
                <w:rFonts w:asciiTheme="majorBidi" w:eastAsia="Times New Roman" w:hAnsiTheme="majorBidi" w:cstheme="majorBidi"/>
                <w:color w:val="000000"/>
                <w:lang w:eastAsia="zh-CN" w:bidi="he-IL"/>
              </w:rPr>
            </w:pPr>
          </w:p>
        </w:tc>
      </w:tr>
    </w:tbl>
    <w:p w14:paraId="5AB27563" w14:textId="623A9D71" w:rsidR="005C13EA" w:rsidRDefault="005C13EA" w:rsidP="005C13EA">
      <w:pPr>
        <w:rPr>
          <w:ins w:id="1825" w:author="Author"/>
          <w:lang w:val="en-GB" w:eastAsia="zh-CN"/>
        </w:rPr>
      </w:pPr>
    </w:p>
    <w:p w14:paraId="57C54E78" w14:textId="21ADF0AA" w:rsidR="00637D72" w:rsidRDefault="00587AB3">
      <w:pPr>
        <w:rPr>
          <w:ins w:id="1826" w:author="Author"/>
          <w:lang w:val="en-GB" w:eastAsia="zh-CN"/>
        </w:rPr>
      </w:pPr>
      <w:ins w:id="1827" w:author="Author">
        <w:r>
          <w:rPr>
            <w:lang w:val="en-GB" w:eastAsia="zh-CN"/>
          </w:rPr>
          <w:t>T</w:t>
        </w:r>
        <w:r w:rsidR="00637D72" w:rsidRPr="00F52B77">
          <w:rPr>
            <w:lang w:val="en-GB" w:eastAsia="zh-CN"/>
          </w:rPr>
          <w:t xml:space="preserve">he High-PHY AAL API shall </w:t>
        </w:r>
        <w:r w:rsidR="0006676D">
          <w:rPr>
            <w:lang w:val="en-GB" w:eastAsia="zh-CN"/>
          </w:rPr>
          <w:t xml:space="preserve">be </w:t>
        </w:r>
        <w:r w:rsidR="006D0E96" w:rsidRPr="006D0E96">
          <w:rPr>
            <w:lang w:val="en-GB" w:eastAsia="zh-CN"/>
          </w:rPr>
          <w:t xml:space="preserve">extensible to allow, in future releases, </w:t>
        </w:r>
        <w:r w:rsidR="00637D72" w:rsidRPr="00F52B77">
          <w:rPr>
            <w:lang w:val="en-GB" w:eastAsia="zh-CN"/>
          </w:rPr>
          <w:t>the</w:t>
        </w:r>
        <w:r w:rsidR="001F0A19">
          <w:rPr>
            <w:lang w:val="en-GB" w:eastAsia="zh-CN"/>
          </w:rPr>
          <w:t xml:space="preserve"> optional</w:t>
        </w:r>
        <w:r w:rsidR="00637D72" w:rsidRPr="00F52B77">
          <w:rPr>
            <w:lang w:val="en-GB" w:eastAsia="zh-CN"/>
          </w:rPr>
          <w:t xml:space="preserve"> ability for the beamforming weights to be generated outside the </w:t>
        </w:r>
        <w:commentRangeStart w:id="1828"/>
        <w:commentRangeStart w:id="1829"/>
        <w:r w:rsidR="00637D72" w:rsidRPr="00F52B77">
          <w:rPr>
            <w:lang w:val="en-GB" w:eastAsia="zh-CN"/>
          </w:rPr>
          <w:t>AF</w:t>
        </w:r>
      </w:ins>
      <w:commentRangeEnd w:id="1828"/>
      <w:r w:rsidR="004D36AA">
        <w:rPr>
          <w:rStyle w:val="CommentReference"/>
        </w:rPr>
        <w:commentReference w:id="1828"/>
      </w:r>
      <w:commentRangeEnd w:id="1829"/>
      <w:r w:rsidR="00214D44">
        <w:rPr>
          <w:rStyle w:val="CommentReference"/>
        </w:rPr>
        <w:commentReference w:id="1829"/>
      </w:r>
      <w:ins w:id="1830" w:author="Author">
        <w:r w:rsidR="00637D72" w:rsidRPr="00F52B77">
          <w:rPr>
            <w:lang w:val="en-GB" w:eastAsia="zh-CN"/>
          </w:rPr>
          <w:t xml:space="preserve"> that consumes them for generating the appropriate C- and U-plane </w:t>
        </w:r>
        <w:proofErr w:type="spellStart"/>
        <w:r w:rsidR="00637D72" w:rsidRPr="00F52B77">
          <w:rPr>
            <w:lang w:val="en-GB" w:eastAsia="zh-CN"/>
          </w:rPr>
          <w:t>signaling</w:t>
        </w:r>
        <w:proofErr w:type="spellEnd"/>
        <w:r w:rsidR="00637D72" w:rsidRPr="00F52B77">
          <w:rPr>
            <w:lang w:val="en-GB" w:eastAsia="zh-CN"/>
          </w:rPr>
          <w:t xml:space="preserve"> by the accelerator, </w:t>
        </w:r>
        <w:proofErr w:type="gramStart"/>
        <w:r w:rsidR="00637D72" w:rsidRPr="00F52B77">
          <w:rPr>
            <w:lang w:val="en-GB" w:eastAsia="zh-CN"/>
          </w:rPr>
          <w:t>e.g.</w:t>
        </w:r>
        <w:proofErr w:type="gramEnd"/>
        <w:r w:rsidR="00637D72" w:rsidRPr="00F52B77">
          <w:rPr>
            <w:lang w:val="en-GB" w:eastAsia="zh-CN"/>
          </w:rPr>
          <w:t xml:space="preserve"> to generate the corresponding U-Plane eAxC I/Q sample streams and C-plane </w:t>
        </w:r>
        <w:proofErr w:type="spellStart"/>
        <w:r w:rsidR="00637D72" w:rsidRPr="00F52B77">
          <w:rPr>
            <w:lang w:val="en-GB" w:eastAsia="zh-CN"/>
          </w:rPr>
          <w:t>ueId</w:t>
        </w:r>
        <w:proofErr w:type="spellEnd"/>
        <w:r w:rsidR="00637D72" w:rsidRPr="00F52B77">
          <w:rPr>
            <w:lang w:val="en-GB" w:eastAsia="zh-CN"/>
          </w:rPr>
          <w:t xml:space="preserve"> field(s).</w:t>
        </w:r>
      </w:ins>
    </w:p>
    <w:p w14:paraId="7DB6DD6D" w14:textId="77777777" w:rsidR="00637D72" w:rsidRPr="0087733D" w:rsidRDefault="00637D72" w:rsidP="005C13EA">
      <w:pPr>
        <w:rPr>
          <w:ins w:id="1831" w:author="Author"/>
          <w:lang w:val="en-GB" w:eastAsia="zh-CN"/>
        </w:rPr>
      </w:pPr>
    </w:p>
    <w:p w14:paraId="0B4E3920" w14:textId="77777777" w:rsidR="005C13EA" w:rsidRDefault="005C13EA">
      <w:pPr>
        <w:pStyle w:val="Heading4"/>
        <w:rPr>
          <w:ins w:id="1832" w:author="Author"/>
        </w:rPr>
      </w:pPr>
      <w:ins w:id="1833" w:author="Author">
        <w:r w:rsidRPr="00D07B81">
          <w:t>Attribute-Based Dynamic Beamforming</w:t>
        </w:r>
        <w:r w:rsidRPr="00843F62" w:rsidDel="00093F96">
          <w:t xml:space="preserve"> </w:t>
        </w:r>
      </w:ins>
    </w:p>
    <w:p w14:paraId="1EF16E7C" w14:textId="14E4DE49" w:rsidR="005C13EA" w:rsidRPr="0087733D" w:rsidRDefault="00F95FC0" w:rsidP="005C13EA">
      <w:pPr>
        <w:rPr>
          <w:ins w:id="1834" w:author="Author"/>
          <w:sz w:val="22"/>
          <w:szCs w:val="22"/>
          <w:lang w:val="en-GB" w:eastAsia="zh-CN"/>
        </w:rPr>
      </w:pPr>
      <w:proofErr w:type="spellStart"/>
      <w:ins w:id="1835" w:author="Author">
        <w:r>
          <w:rPr>
            <w:lang w:val="en-GB" w:eastAsia="zh-CN"/>
          </w:rPr>
          <w:t>AALi</w:t>
        </w:r>
        <w:proofErr w:type="spellEnd"/>
        <w:r>
          <w:rPr>
            <w:lang w:val="en-GB" w:eastAsia="zh-CN"/>
          </w:rPr>
          <w:t xml:space="preserve"> shall support Application </w:t>
        </w:r>
        <w:proofErr w:type="spellStart"/>
        <w:r>
          <w:rPr>
            <w:lang w:val="en-GB" w:eastAsia="zh-CN"/>
          </w:rPr>
          <w:t>signaling</w:t>
        </w:r>
        <w:proofErr w:type="spellEnd"/>
        <w:r>
          <w:rPr>
            <w:lang w:val="en-GB" w:eastAsia="zh-CN"/>
          </w:rPr>
          <w:t xml:space="preserve"> as described in section </w:t>
        </w:r>
        <w:r>
          <w:rPr>
            <w:lang w:val="en-GB" w:eastAsia="zh-CN"/>
          </w:rPr>
          <w:fldChar w:fldCharType="begin"/>
        </w:r>
        <w:r>
          <w:rPr>
            <w:lang w:val="en-GB" w:eastAsia="zh-CN"/>
          </w:rPr>
          <w:instrText xml:space="preserve"> REF _Ref86762424 \r \h </w:instrText>
        </w:r>
      </w:ins>
      <w:r>
        <w:rPr>
          <w:lang w:val="en-GB" w:eastAsia="zh-CN"/>
        </w:rPr>
      </w:r>
      <w:ins w:id="1836" w:author="Author">
        <w:r>
          <w:rPr>
            <w:lang w:val="en-GB" w:eastAsia="zh-CN"/>
          </w:rPr>
          <w:fldChar w:fldCharType="separate"/>
        </w:r>
        <w:r>
          <w:rPr>
            <w:cs/>
            <w:lang w:val="en-GB" w:eastAsia="zh-CN"/>
          </w:rPr>
          <w:t>‎</w:t>
        </w:r>
        <w:r>
          <w:rPr>
            <w:lang w:val="en-GB" w:eastAsia="zh-CN"/>
          </w:rPr>
          <w:fldChar w:fldCharType="end"/>
        </w:r>
        <w:r>
          <w:rPr>
            <w:lang w:val="en-GB" w:eastAsia="zh-CN"/>
          </w:rPr>
          <w:fldChar w:fldCharType="begin"/>
        </w:r>
        <w:r>
          <w:rPr>
            <w:lang w:val="en-GB" w:eastAsia="zh-CN"/>
          </w:rPr>
          <w:instrText xml:space="preserve"> REF _Ref86762750 \r \h </w:instrText>
        </w:r>
      </w:ins>
      <w:r>
        <w:rPr>
          <w:lang w:val="en-GB" w:eastAsia="zh-CN"/>
        </w:rPr>
      </w:r>
      <w:r>
        <w:rPr>
          <w:lang w:val="en-GB" w:eastAsia="zh-CN"/>
        </w:rPr>
        <w:fldChar w:fldCharType="separate"/>
      </w:r>
      <w:ins w:id="1837" w:author="Author">
        <w:r>
          <w:rPr>
            <w:cs/>
            <w:lang w:val="en-GB" w:eastAsia="zh-CN"/>
          </w:rPr>
          <w:t>‎</w:t>
        </w:r>
        <w:r>
          <w:rPr>
            <w:lang w:val="en-GB" w:eastAsia="zh-CN"/>
          </w:rPr>
          <w:t>4.2.7.3</w:t>
        </w:r>
        <w:r>
          <w:rPr>
            <w:lang w:val="en-GB" w:eastAsia="zh-CN"/>
          </w:rPr>
          <w:fldChar w:fldCharType="end"/>
        </w:r>
      </w:ins>
    </w:p>
    <w:p w14:paraId="2F283D40" w14:textId="77777777" w:rsidR="005C13EA" w:rsidRDefault="005C13EA">
      <w:pPr>
        <w:pStyle w:val="Heading4"/>
        <w:rPr>
          <w:ins w:id="1838" w:author="Author"/>
        </w:rPr>
      </w:pPr>
      <w:ins w:id="1839" w:author="Author">
        <w:r w:rsidRPr="00D41AF0">
          <w:t>Channel-Information-Based Beamforming</w:t>
        </w:r>
        <w:r w:rsidRPr="00843F62" w:rsidDel="00093F96">
          <w:t xml:space="preserve"> </w:t>
        </w:r>
      </w:ins>
    </w:p>
    <w:p w14:paraId="35C29A0D" w14:textId="77777777" w:rsidR="005C13EA" w:rsidRDefault="005C13EA">
      <w:pPr>
        <w:rPr>
          <w:ins w:id="1840" w:author="Author"/>
          <w:lang w:val="en-GB" w:eastAsia="zh-CN"/>
        </w:rPr>
      </w:pPr>
      <w:proofErr w:type="spellStart"/>
      <w:ins w:id="1841" w:author="Author">
        <w:r>
          <w:rPr>
            <w:lang w:val="en-GB" w:eastAsia="zh-CN"/>
          </w:rPr>
          <w:t>AALi</w:t>
        </w:r>
        <w:proofErr w:type="spellEnd"/>
        <w:r>
          <w:rPr>
            <w:lang w:val="en-GB" w:eastAsia="zh-CN"/>
          </w:rPr>
          <w:t xml:space="preserve"> shall support Application </w:t>
        </w:r>
        <w:proofErr w:type="spellStart"/>
        <w:r>
          <w:rPr>
            <w:lang w:val="en-GB" w:eastAsia="zh-CN"/>
          </w:rPr>
          <w:t>signaling</w:t>
        </w:r>
        <w:proofErr w:type="spellEnd"/>
        <w:r>
          <w:rPr>
            <w:lang w:val="en-GB" w:eastAsia="zh-CN"/>
          </w:rPr>
          <w:t xml:space="preserve"> of the following parameters, as needed for AF-</w:t>
        </w:r>
        <w:proofErr w:type="spellStart"/>
        <w:r>
          <w:rPr>
            <w:lang w:val="en-GB" w:eastAsia="zh-CN"/>
          </w:rPr>
          <w:t>signaling</w:t>
        </w:r>
        <w:proofErr w:type="spellEnd"/>
        <w:r>
          <w:rPr>
            <w:lang w:val="en-GB" w:eastAsia="zh-CN"/>
          </w:rPr>
          <w:t xml:space="preserve"> of channel estimate vectors of (</w:t>
        </w:r>
        <w:proofErr w:type="spellStart"/>
        <w:r w:rsidRPr="00F960BB">
          <w:rPr>
            <w:lang w:val="en-GB" w:eastAsia="zh-CN"/>
          </w:rPr>
          <w:t>ciIsample</w:t>
        </w:r>
        <w:proofErr w:type="spellEnd"/>
        <w:r>
          <w:rPr>
            <w:lang w:val="en-GB" w:eastAsia="zh-CN"/>
          </w:rPr>
          <w:t xml:space="preserve">, </w:t>
        </w:r>
        <w:proofErr w:type="spellStart"/>
        <w:r w:rsidRPr="00F960BB">
          <w:rPr>
            <w:lang w:val="en-GB" w:eastAsia="zh-CN"/>
          </w:rPr>
          <w:t>ci</w:t>
        </w:r>
        <w:r>
          <w:rPr>
            <w:lang w:val="en-GB" w:eastAsia="zh-CN"/>
          </w:rPr>
          <w:t>Q</w:t>
        </w:r>
        <w:r w:rsidRPr="00F960BB">
          <w:rPr>
            <w:lang w:val="en-GB" w:eastAsia="zh-CN"/>
          </w:rPr>
          <w:t>sample</w:t>
        </w:r>
        <w:proofErr w:type="spellEnd"/>
        <w:r>
          <w:rPr>
            <w:lang w:val="en-GB" w:eastAsia="zh-CN"/>
          </w:rPr>
          <w:t xml:space="preserve">) in C-Plane Section 6 </w:t>
        </w:r>
        <w:r>
          <w:t>[8]</w:t>
        </w:r>
        <w:r>
          <w:rPr>
            <w:lang w:val="en-GB" w:eastAsia="zh-CN"/>
          </w:rPr>
          <w:t>:</w:t>
        </w:r>
      </w:ins>
    </w:p>
    <w:p w14:paraId="059CC619" w14:textId="77777777" w:rsidR="005C13EA" w:rsidRPr="0057639A" w:rsidRDefault="005C13EA" w:rsidP="005C13EA">
      <w:pPr>
        <w:pStyle w:val="Caption"/>
        <w:rPr>
          <w:ins w:id="1842" w:author="Author"/>
          <w:lang w:val="en-GB" w:eastAsia="zh-CN"/>
        </w:rPr>
      </w:pPr>
      <w:ins w:id="1843" w:author="Author">
        <w:r>
          <w:t xml:space="preserve">Table </w:t>
        </w:r>
        <w:r>
          <w:fldChar w:fldCharType="begin"/>
        </w:r>
        <w:r>
          <w:instrText xml:space="preserve"> STYLEREF 1 \s </w:instrText>
        </w:r>
        <w:r>
          <w:fldChar w:fldCharType="separate"/>
        </w:r>
        <w:r>
          <w:rPr>
            <w:noProof/>
            <w:cs/>
          </w:rPr>
          <w:t>‎</w:t>
        </w:r>
        <w:r>
          <w:rPr>
            <w:noProof/>
          </w:rPr>
          <w:t>4</w:t>
        </w:r>
        <w:r>
          <w:rPr>
            <w:noProof/>
          </w:rPr>
          <w:fldChar w:fldCharType="end"/>
        </w:r>
        <w:r>
          <w:noBreakHyphen/>
        </w:r>
        <w:r>
          <w:fldChar w:fldCharType="begin"/>
        </w:r>
        <w:r>
          <w:instrText xml:space="preserve"> SEQ Table \* ARABIC \s 1 </w:instrText>
        </w:r>
        <w:r>
          <w:fldChar w:fldCharType="separate"/>
        </w:r>
        <w:r>
          <w:rPr>
            <w:noProof/>
          </w:rPr>
          <w:t>9</w:t>
        </w:r>
        <w:r>
          <w:rPr>
            <w:noProof/>
          </w:rPr>
          <w:fldChar w:fldCharType="end"/>
        </w:r>
        <w:r>
          <w:t xml:space="preserve"> </w:t>
        </w:r>
        <w:r w:rsidRPr="00D41AF0">
          <w:t>Channel-Information-Based</w:t>
        </w:r>
        <w:r>
          <w:t xml:space="preserve"> Beamforming</w:t>
        </w:r>
        <w:r w:rsidRPr="00843F62" w:rsidDel="00093F96">
          <w:t xml:space="preserve"> </w:t>
        </w:r>
        <w:r>
          <w:t>Parameters for Downlink</w:t>
        </w:r>
      </w:ins>
    </w:p>
    <w:tbl>
      <w:tblPr>
        <w:tblStyle w:val="TableProfessional"/>
        <w:tblW w:w="9712" w:type="dxa"/>
        <w:tblLayout w:type="fixed"/>
        <w:tblLook w:val="0600" w:firstRow="0" w:lastRow="0" w:firstColumn="0" w:lastColumn="0" w:noHBand="1" w:noVBand="1"/>
      </w:tblPr>
      <w:tblGrid>
        <w:gridCol w:w="3039"/>
        <w:gridCol w:w="3249"/>
        <w:gridCol w:w="3424"/>
      </w:tblGrid>
      <w:tr w:rsidR="005C13EA" w:rsidRPr="00CE27B1" w14:paraId="387636BE" w14:textId="77777777" w:rsidTr="008165A3">
        <w:trPr>
          <w:trHeight w:val="420"/>
          <w:ins w:id="1844" w:author="Author"/>
        </w:trPr>
        <w:tc>
          <w:tcPr>
            <w:tcW w:w="3039" w:type="dxa"/>
            <w:noWrap/>
            <w:hideMark/>
          </w:tcPr>
          <w:p w14:paraId="6A684EF3" w14:textId="77777777" w:rsidR="005C13EA" w:rsidRPr="00A84D4D" w:rsidRDefault="005C13EA" w:rsidP="008165A3">
            <w:pPr>
              <w:spacing w:after="0"/>
              <w:rPr>
                <w:ins w:id="1845" w:author="Author"/>
                <w:rFonts w:asciiTheme="majorBidi" w:eastAsia="Times New Roman" w:hAnsiTheme="majorBidi" w:cstheme="majorBidi"/>
                <w:b/>
                <w:bCs/>
                <w:color w:val="000000"/>
                <w:lang w:eastAsia="zh-CN" w:bidi="he-IL"/>
              </w:rPr>
            </w:pPr>
            <w:ins w:id="1846" w:author="Author">
              <w:r w:rsidRPr="00A13884">
                <w:rPr>
                  <w:rFonts w:asciiTheme="majorBidi" w:eastAsia="Times New Roman" w:hAnsiTheme="majorBidi" w:cstheme="majorBidi"/>
                  <w:b/>
                  <w:bCs/>
                  <w:lang w:eastAsia="zh-CN" w:bidi="he-IL"/>
                </w:rPr>
                <w:t>AF Parameters</w:t>
              </w:r>
            </w:ins>
          </w:p>
        </w:tc>
        <w:tc>
          <w:tcPr>
            <w:tcW w:w="3249" w:type="dxa"/>
            <w:hideMark/>
          </w:tcPr>
          <w:p w14:paraId="3EA99E03" w14:textId="77777777" w:rsidR="005C13EA" w:rsidRPr="00A84D4D" w:rsidRDefault="005C13EA" w:rsidP="008165A3">
            <w:pPr>
              <w:spacing w:after="0"/>
              <w:rPr>
                <w:ins w:id="1847" w:author="Author"/>
                <w:rFonts w:asciiTheme="majorBidi" w:eastAsia="Times New Roman" w:hAnsiTheme="majorBidi" w:cstheme="majorBidi"/>
                <w:b/>
                <w:bCs/>
                <w:color w:val="000000"/>
                <w:lang w:eastAsia="zh-CN" w:bidi="he-IL"/>
              </w:rPr>
            </w:pPr>
            <w:ins w:id="1848" w:author="Author">
              <w:r w:rsidRPr="00A13884">
                <w:rPr>
                  <w:rFonts w:asciiTheme="majorBidi" w:eastAsia="Times New Roman" w:hAnsiTheme="majorBidi" w:cstheme="majorBidi"/>
                  <w:b/>
                  <w:bCs/>
                  <w:lang w:eastAsia="zh-CN" w:bidi="he-IL"/>
                </w:rPr>
                <w:t>Summary</w:t>
              </w:r>
            </w:ins>
          </w:p>
        </w:tc>
        <w:tc>
          <w:tcPr>
            <w:tcW w:w="3424" w:type="dxa"/>
            <w:noWrap/>
            <w:hideMark/>
          </w:tcPr>
          <w:p w14:paraId="0C1FBBD9" w14:textId="77777777" w:rsidR="005C13EA" w:rsidRPr="00A84D4D" w:rsidRDefault="005C13EA" w:rsidP="008165A3">
            <w:pPr>
              <w:spacing w:after="0"/>
              <w:rPr>
                <w:ins w:id="1849" w:author="Author"/>
                <w:rFonts w:asciiTheme="majorBidi" w:eastAsia="Times New Roman" w:hAnsiTheme="majorBidi" w:cstheme="majorBidi"/>
                <w:b/>
                <w:bCs/>
                <w:color w:val="000000"/>
                <w:lang w:eastAsia="zh-CN" w:bidi="he-IL"/>
              </w:rPr>
            </w:pPr>
            <w:ins w:id="1850" w:author="Author">
              <w:r>
                <w:rPr>
                  <w:rFonts w:asciiTheme="majorBidi" w:eastAsia="Times New Roman" w:hAnsiTheme="majorBidi" w:cstheme="majorBidi"/>
                  <w:b/>
                  <w:bCs/>
                  <w:lang w:eastAsia="zh-CN" w:bidi="he-IL"/>
                </w:rPr>
                <w:t>AF Role</w:t>
              </w:r>
            </w:ins>
          </w:p>
        </w:tc>
      </w:tr>
      <w:tr w:rsidR="005C13EA" w:rsidRPr="00CE27B1" w14:paraId="0138F262" w14:textId="77777777" w:rsidTr="008165A3">
        <w:trPr>
          <w:trHeight w:val="300"/>
          <w:ins w:id="1851" w:author="Author"/>
        </w:trPr>
        <w:tc>
          <w:tcPr>
            <w:tcW w:w="9712" w:type="dxa"/>
            <w:gridSpan w:val="3"/>
            <w:shd w:val="clear" w:color="auto" w:fill="D9D9D9" w:themeFill="background1" w:themeFillShade="D9"/>
            <w:noWrap/>
            <w:hideMark/>
          </w:tcPr>
          <w:p w14:paraId="2A1EF8BB" w14:textId="22320E26" w:rsidR="005C13EA" w:rsidRPr="00A84D4D" w:rsidRDefault="005C13EA" w:rsidP="008165A3">
            <w:pPr>
              <w:spacing w:after="0"/>
              <w:rPr>
                <w:ins w:id="1852" w:author="Author"/>
                <w:rFonts w:asciiTheme="majorBidi" w:eastAsia="Times New Roman" w:hAnsiTheme="majorBidi" w:cstheme="majorBidi"/>
                <w:lang w:eastAsia="zh-CN" w:bidi="he-IL"/>
              </w:rPr>
            </w:pPr>
            <w:ins w:id="1853" w:author="Author">
              <w:r>
                <w:rPr>
                  <w:rFonts w:asciiTheme="majorBidi" w:eastAsia="Times New Roman" w:hAnsiTheme="majorBidi" w:cstheme="majorBidi"/>
                  <w:lang w:eastAsia="zh-CN" w:bidi="he-IL"/>
                </w:rPr>
                <w:t xml:space="preserve">AF </w:t>
              </w:r>
              <w:del w:id="1854" w:author="Author">
                <w:r w:rsidRPr="00C15AF5" w:rsidDel="007D45E0">
                  <w:rPr>
                    <w:rFonts w:asciiTheme="majorBidi" w:eastAsia="Wingdings" w:hAnsiTheme="majorBidi" w:cstheme="majorBidi"/>
                    <w:lang w:eastAsia="zh-CN" w:bidi="he-IL"/>
                  </w:rPr>
                  <w:delText>à</w:delText>
                </w:r>
              </w:del>
              <w:r w:rsidR="007D45E0" w:rsidRPr="007D45E0">
                <w:rPr>
                  <w:rFonts w:asciiTheme="majorBidi" w:eastAsia="Wingdings" w:hAnsiTheme="majorBidi" w:cstheme="majorBidi"/>
                  <w:lang w:eastAsia="zh-CN" w:bidi="he-IL"/>
                </w:rPr>
                <w:sym w:font="Wingdings" w:char="F0E0"/>
              </w:r>
              <w:r>
                <w:rPr>
                  <w:rFonts w:asciiTheme="majorBidi" w:eastAsia="Times New Roman" w:hAnsiTheme="majorBidi" w:cstheme="majorBidi"/>
                  <w:lang w:eastAsia="zh-CN" w:bidi="he-IL"/>
                </w:rPr>
                <w:t xml:space="preserve"> Application</w:t>
              </w:r>
            </w:ins>
          </w:p>
        </w:tc>
      </w:tr>
      <w:tr w:rsidR="005C13EA" w:rsidRPr="00CE27B1" w14:paraId="1BC3D3ED" w14:textId="77777777" w:rsidTr="008165A3">
        <w:trPr>
          <w:trHeight w:val="600"/>
          <w:ins w:id="1855" w:author="Author"/>
        </w:trPr>
        <w:tc>
          <w:tcPr>
            <w:tcW w:w="3039" w:type="dxa"/>
            <w:noWrap/>
            <w:hideMark/>
          </w:tcPr>
          <w:p w14:paraId="00B741EB" w14:textId="77777777" w:rsidR="005C13EA" w:rsidRPr="00A84D4D" w:rsidRDefault="005C13EA" w:rsidP="008165A3">
            <w:pPr>
              <w:spacing w:after="0"/>
              <w:rPr>
                <w:ins w:id="1856" w:author="Author"/>
                <w:rFonts w:asciiTheme="majorBidi" w:eastAsia="Times New Roman" w:hAnsiTheme="majorBidi" w:cstheme="majorBidi"/>
                <w:lang w:eastAsia="zh-CN" w:bidi="he-IL"/>
              </w:rPr>
            </w:pPr>
            <w:ins w:id="1857" w:author="Author">
              <w:r>
                <w:rPr>
                  <w:rFonts w:asciiTheme="majorBidi" w:eastAsia="Times New Roman" w:hAnsiTheme="majorBidi" w:cstheme="majorBidi"/>
                  <w:lang w:eastAsia="zh-CN" w:bidi="he-IL"/>
                </w:rPr>
                <w:t>Channel Estimation Abstraction</w:t>
              </w:r>
            </w:ins>
          </w:p>
        </w:tc>
        <w:tc>
          <w:tcPr>
            <w:tcW w:w="3249" w:type="dxa"/>
            <w:hideMark/>
          </w:tcPr>
          <w:p w14:paraId="11687D36" w14:textId="77777777" w:rsidR="005C13EA" w:rsidRPr="00A84D4D" w:rsidRDefault="005C13EA" w:rsidP="008165A3">
            <w:pPr>
              <w:spacing w:after="0"/>
              <w:rPr>
                <w:ins w:id="1858" w:author="Author"/>
                <w:rFonts w:asciiTheme="majorBidi" w:eastAsia="Times New Roman" w:hAnsiTheme="majorBidi" w:cstheme="majorBidi"/>
                <w:color w:val="000000"/>
                <w:lang w:eastAsia="zh-CN" w:bidi="he-IL"/>
              </w:rPr>
            </w:pPr>
            <w:ins w:id="1859" w:author="Author">
              <w:r>
                <w:rPr>
                  <w:rFonts w:asciiTheme="majorBidi" w:eastAsia="Times New Roman" w:hAnsiTheme="majorBidi" w:cstheme="majorBidi"/>
                  <w:color w:val="000000"/>
                  <w:lang w:eastAsia="zh-CN" w:bidi="he-IL"/>
                </w:rPr>
                <w:t xml:space="preserve">A representation of SRS-based channel observations, as documented in the SRS report for usage: </w:t>
              </w:r>
              <w:proofErr w:type="spellStart"/>
              <w:r w:rsidRPr="00B71134">
                <w:rPr>
                  <w:rFonts w:asciiTheme="majorBidi" w:eastAsia="Times New Roman" w:hAnsiTheme="majorBidi" w:cstheme="majorBidi"/>
                  <w:color w:val="000000"/>
                  <w:lang w:eastAsia="zh-CN" w:bidi="he-IL"/>
                </w:rPr>
                <w:t>antennaSwitching</w:t>
              </w:r>
              <w:proofErr w:type="spellEnd"/>
              <w:r>
                <w:rPr>
                  <w:rFonts w:asciiTheme="majorBidi" w:eastAsia="Times New Roman" w:hAnsiTheme="majorBidi" w:cstheme="majorBidi"/>
                  <w:color w:val="000000"/>
                  <w:lang w:eastAsia="zh-CN" w:bidi="he-IL"/>
                </w:rPr>
                <w:t xml:space="preserve"> in section </w:t>
              </w:r>
              <w:r>
                <w:rPr>
                  <w:rFonts w:asciiTheme="majorBidi" w:eastAsia="Times New Roman" w:hAnsiTheme="majorBidi" w:cstheme="majorBidi"/>
                  <w:color w:val="000000"/>
                  <w:lang w:eastAsia="zh-CN" w:bidi="he-IL"/>
                </w:rPr>
                <w:fldChar w:fldCharType="begin"/>
              </w:r>
              <w:r>
                <w:rPr>
                  <w:rFonts w:asciiTheme="majorBidi" w:eastAsia="Times New Roman" w:hAnsiTheme="majorBidi" w:cstheme="majorBidi"/>
                  <w:color w:val="000000"/>
                  <w:lang w:eastAsia="zh-CN" w:bidi="he-IL"/>
                </w:rPr>
                <w:instrText xml:space="preserve"> REF _Ref86759554 \r \h </w:instrText>
              </w:r>
            </w:ins>
            <w:r>
              <w:rPr>
                <w:rFonts w:asciiTheme="majorBidi" w:eastAsia="Times New Roman" w:hAnsiTheme="majorBidi" w:cstheme="majorBidi"/>
                <w:color w:val="000000"/>
                <w:lang w:eastAsia="zh-CN" w:bidi="he-IL"/>
              </w:rPr>
            </w:r>
            <w:ins w:id="1860" w:author="Author">
              <w:r>
                <w:rPr>
                  <w:rFonts w:asciiTheme="majorBidi" w:eastAsia="Times New Roman" w:hAnsiTheme="majorBidi" w:cstheme="majorBidi"/>
                  <w:color w:val="000000"/>
                  <w:lang w:eastAsia="zh-CN" w:bidi="he-IL"/>
                </w:rPr>
                <w:fldChar w:fldCharType="separate"/>
              </w:r>
              <w:r>
                <w:rPr>
                  <w:rFonts w:asciiTheme="majorBidi" w:eastAsia="Times New Roman" w:hAnsiTheme="majorBidi" w:cstheme="majorBidi"/>
                  <w:color w:val="000000"/>
                  <w:cs/>
                  <w:lang w:eastAsia="zh-CN" w:bidi="he-IL"/>
                </w:rPr>
                <w:t>‎</w:t>
              </w:r>
              <w:r>
                <w:rPr>
                  <w:rFonts w:asciiTheme="majorBidi" w:eastAsia="Times New Roman" w:hAnsiTheme="majorBidi" w:cstheme="majorBidi"/>
                  <w:color w:val="000000"/>
                  <w:lang w:eastAsia="zh-CN" w:bidi="he-IL"/>
                </w:rPr>
                <w:t>4.3.5.2</w:t>
              </w:r>
              <w:r>
                <w:rPr>
                  <w:rFonts w:asciiTheme="majorBidi" w:eastAsia="Times New Roman" w:hAnsiTheme="majorBidi" w:cstheme="majorBidi"/>
                  <w:color w:val="000000"/>
                  <w:lang w:eastAsia="zh-CN" w:bidi="he-IL"/>
                </w:rPr>
                <w:fldChar w:fldCharType="end"/>
              </w:r>
            </w:ins>
          </w:p>
        </w:tc>
        <w:tc>
          <w:tcPr>
            <w:tcW w:w="3424" w:type="dxa"/>
            <w:noWrap/>
            <w:hideMark/>
          </w:tcPr>
          <w:p w14:paraId="70983F5D" w14:textId="77777777" w:rsidR="005C13EA" w:rsidRPr="00A84D4D" w:rsidRDefault="005C13EA" w:rsidP="008165A3">
            <w:pPr>
              <w:spacing w:after="0"/>
              <w:rPr>
                <w:ins w:id="1861" w:author="Author"/>
                <w:rFonts w:asciiTheme="majorBidi" w:eastAsia="Times New Roman" w:hAnsiTheme="majorBidi" w:cstheme="majorBidi"/>
                <w:color w:val="000000"/>
                <w:lang w:eastAsia="zh-CN" w:bidi="he-IL"/>
              </w:rPr>
            </w:pPr>
            <w:ins w:id="1862" w:author="Author">
              <w:r>
                <w:rPr>
                  <w:rFonts w:asciiTheme="majorBidi" w:eastAsia="Times New Roman" w:hAnsiTheme="majorBidi" w:cstheme="majorBidi"/>
                  <w:color w:val="000000"/>
                  <w:lang w:eastAsia="zh-CN" w:bidi="he-IL"/>
                </w:rPr>
                <w:t>Computes Channel Estimates and Channel Estimation Abstraction, and signals the abstraction to the Application</w:t>
              </w:r>
            </w:ins>
          </w:p>
        </w:tc>
      </w:tr>
      <w:tr w:rsidR="005C13EA" w:rsidRPr="00CE27B1" w14:paraId="738E9A16" w14:textId="77777777" w:rsidTr="008165A3">
        <w:trPr>
          <w:trHeight w:val="300"/>
          <w:ins w:id="1863" w:author="Author"/>
        </w:trPr>
        <w:tc>
          <w:tcPr>
            <w:tcW w:w="9712" w:type="dxa"/>
            <w:gridSpan w:val="3"/>
            <w:shd w:val="clear" w:color="auto" w:fill="D9D9D9" w:themeFill="background1" w:themeFillShade="D9"/>
            <w:noWrap/>
            <w:hideMark/>
          </w:tcPr>
          <w:p w14:paraId="42A5F401" w14:textId="68522189" w:rsidR="005C13EA" w:rsidRPr="00A84D4D" w:rsidRDefault="005C13EA" w:rsidP="008165A3">
            <w:pPr>
              <w:spacing w:after="0"/>
              <w:rPr>
                <w:ins w:id="1864" w:author="Author"/>
                <w:rFonts w:asciiTheme="majorBidi" w:eastAsia="Times New Roman" w:hAnsiTheme="majorBidi" w:cstheme="majorBidi"/>
                <w:lang w:eastAsia="zh-CN" w:bidi="he-IL"/>
              </w:rPr>
            </w:pPr>
            <w:ins w:id="1865" w:author="Author">
              <w:r>
                <w:rPr>
                  <w:rFonts w:asciiTheme="majorBidi" w:eastAsia="Times New Roman" w:hAnsiTheme="majorBidi" w:cstheme="majorBidi"/>
                  <w:lang w:eastAsia="zh-CN" w:bidi="he-IL"/>
                </w:rPr>
                <w:lastRenderedPageBreak/>
                <w:t xml:space="preserve">Application </w:t>
              </w:r>
              <w:del w:id="1866" w:author="Author">
                <w:r w:rsidRPr="00904E4F" w:rsidDel="0084171E">
                  <w:rPr>
                    <w:rFonts w:asciiTheme="majorBidi" w:eastAsia="Wingdings" w:hAnsiTheme="majorBidi" w:cstheme="majorBidi"/>
                    <w:lang w:eastAsia="zh-CN" w:bidi="he-IL"/>
                  </w:rPr>
                  <w:delText>à</w:delText>
                </w:r>
              </w:del>
              <w:r w:rsidR="0084171E" w:rsidRPr="0084171E">
                <w:rPr>
                  <w:rFonts w:asciiTheme="majorBidi" w:eastAsia="Wingdings" w:hAnsiTheme="majorBidi" w:cstheme="majorBidi"/>
                  <w:lang w:eastAsia="zh-CN" w:bidi="he-IL"/>
                </w:rPr>
                <w:sym w:font="Wingdings" w:char="F0E0"/>
              </w:r>
              <w:r>
                <w:rPr>
                  <w:rFonts w:asciiTheme="majorBidi" w:eastAsia="Times New Roman" w:hAnsiTheme="majorBidi" w:cstheme="majorBidi"/>
                  <w:lang w:eastAsia="zh-CN" w:bidi="he-IL"/>
                </w:rPr>
                <w:t xml:space="preserve"> AF</w:t>
              </w:r>
            </w:ins>
          </w:p>
        </w:tc>
      </w:tr>
      <w:tr w:rsidR="00055E2B" w:rsidRPr="00CE27B1" w14:paraId="37DED3D8" w14:textId="77777777" w:rsidTr="008165A3">
        <w:trPr>
          <w:trHeight w:val="600"/>
          <w:ins w:id="1867" w:author="Author"/>
        </w:trPr>
        <w:tc>
          <w:tcPr>
            <w:tcW w:w="3039" w:type="dxa"/>
            <w:noWrap/>
            <w:hideMark/>
          </w:tcPr>
          <w:p w14:paraId="40BA2206" w14:textId="77777777" w:rsidR="00055E2B" w:rsidRDefault="00055E2B" w:rsidP="00055E2B">
            <w:pPr>
              <w:spacing w:after="0"/>
              <w:rPr>
                <w:ins w:id="1868" w:author="Author"/>
                <w:rFonts w:asciiTheme="majorBidi" w:eastAsia="Times New Roman" w:hAnsiTheme="majorBidi" w:cstheme="majorBidi"/>
                <w:lang w:eastAsia="zh-CN" w:bidi="he-IL"/>
              </w:rPr>
            </w:pPr>
            <w:ins w:id="1869" w:author="Author">
              <w:r>
                <w:rPr>
                  <w:rFonts w:asciiTheme="majorBidi" w:eastAsia="Times New Roman" w:hAnsiTheme="majorBidi" w:cstheme="majorBidi"/>
                  <w:lang w:eastAsia="zh-CN" w:bidi="he-IL"/>
                </w:rPr>
                <w:t>UEs</w:t>
              </w:r>
            </w:ins>
          </w:p>
          <w:p w14:paraId="3FB8068A" w14:textId="77777777" w:rsidR="00055E2B" w:rsidRPr="00A84D4D" w:rsidRDefault="00055E2B" w:rsidP="00055E2B">
            <w:pPr>
              <w:spacing w:after="0"/>
              <w:rPr>
                <w:ins w:id="1870" w:author="Author"/>
                <w:rFonts w:asciiTheme="majorBidi" w:eastAsia="Times New Roman" w:hAnsiTheme="majorBidi" w:cstheme="majorBidi"/>
                <w:lang w:eastAsia="zh-CN" w:bidi="he-IL"/>
              </w:rPr>
            </w:pPr>
          </w:p>
        </w:tc>
        <w:tc>
          <w:tcPr>
            <w:tcW w:w="3249" w:type="dxa"/>
            <w:hideMark/>
          </w:tcPr>
          <w:p w14:paraId="11DFA51E" w14:textId="49A7A68C" w:rsidR="00055E2B" w:rsidRPr="00A84D4D" w:rsidRDefault="00055E2B" w:rsidP="00055E2B">
            <w:pPr>
              <w:spacing w:after="0"/>
              <w:rPr>
                <w:ins w:id="1871" w:author="Author"/>
                <w:rFonts w:asciiTheme="majorBidi" w:eastAsia="Times New Roman" w:hAnsiTheme="majorBidi" w:cstheme="majorBidi"/>
                <w:color w:val="000000"/>
                <w:lang w:eastAsia="zh-CN" w:bidi="he-IL"/>
              </w:rPr>
            </w:pPr>
            <w:ins w:id="1872" w:author="Author">
              <w:r>
                <w:rPr>
                  <w:rFonts w:asciiTheme="majorBidi" w:eastAsia="Times New Roman" w:hAnsiTheme="majorBidi" w:cstheme="majorBidi"/>
                  <w:color w:val="000000"/>
                  <w:lang w:eastAsia="zh-CN" w:bidi="he-IL"/>
                </w:rPr>
                <w:t xml:space="preserve">Selected UEs for scheduling (for an illustration refer to the L users referenced in Appendix J.4 of </w:t>
              </w:r>
              <w:r>
                <w:t>[8]</w:t>
              </w:r>
            </w:ins>
          </w:p>
        </w:tc>
        <w:tc>
          <w:tcPr>
            <w:tcW w:w="3424" w:type="dxa"/>
            <w:vMerge w:val="restart"/>
            <w:hideMark/>
          </w:tcPr>
          <w:p w14:paraId="4BCE203A" w14:textId="6C59D8A9" w:rsidR="00055E2B" w:rsidRDefault="00055E2B" w:rsidP="00055E2B">
            <w:pPr>
              <w:spacing w:after="0"/>
              <w:rPr>
                <w:ins w:id="1873" w:author="Author"/>
                <w:rFonts w:asciiTheme="majorBidi" w:eastAsia="Times New Roman" w:hAnsiTheme="majorBidi" w:cstheme="majorBidi"/>
                <w:color w:val="000000"/>
                <w:lang w:eastAsia="zh-CN" w:bidi="he-IL"/>
              </w:rPr>
            </w:pPr>
            <w:ins w:id="1874" w:author="Author">
              <w:r>
                <w:rPr>
                  <w:rFonts w:asciiTheme="majorBidi" w:eastAsia="Times New Roman" w:hAnsiTheme="majorBidi" w:cstheme="majorBidi"/>
                  <w:color w:val="000000"/>
                  <w:lang w:eastAsia="zh-CN" w:bidi="he-IL"/>
                </w:rPr>
                <w:t>Signal to O-RU the Channel Estimates for the Application-selected UEs and Precoders</w:t>
              </w:r>
            </w:ins>
          </w:p>
          <w:p w14:paraId="3DB730FB" w14:textId="77777777" w:rsidR="00055E2B" w:rsidRPr="00A84D4D" w:rsidRDefault="00055E2B" w:rsidP="00055E2B">
            <w:pPr>
              <w:spacing w:after="0"/>
              <w:rPr>
                <w:ins w:id="1875" w:author="Author"/>
                <w:rFonts w:asciiTheme="majorBidi" w:eastAsia="Times New Roman" w:hAnsiTheme="majorBidi" w:cstheme="majorBidi"/>
                <w:color w:val="000000"/>
                <w:lang w:eastAsia="zh-CN" w:bidi="he-IL"/>
              </w:rPr>
            </w:pPr>
          </w:p>
        </w:tc>
      </w:tr>
      <w:tr w:rsidR="00055E2B" w:rsidRPr="00CE27B1" w14:paraId="3F2DD614" w14:textId="77777777" w:rsidTr="008165A3">
        <w:trPr>
          <w:trHeight w:val="600"/>
          <w:ins w:id="1876" w:author="Author"/>
        </w:trPr>
        <w:tc>
          <w:tcPr>
            <w:tcW w:w="3039" w:type="dxa"/>
            <w:noWrap/>
          </w:tcPr>
          <w:p w14:paraId="7A71C3F5" w14:textId="77777777" w:rsidR="00055E2B" w:rsidRDefault="00055E2B" w:rsidP="00055E2B">
            <w:pPr>
              <w:spacing w:after="0"/>
              <w:rPr>
                <w:ins w:id="1877" w:author="Author"/>
                <w:rFonts w:asciiTheme="majorBidi" w:eastAsia="Times New Roman" w:hAnsiTheme="majorBidi" w:cstheme="majorBidi"/>
                <w:lang w:eastAsia="zh-CN" w:bidi="he-IL"/>
              </w:rPr>
            </w:pPr>
            <w:ins w:id="1878" w:author="Author">
              <w:r>
                <w:rPr>
                  <w:rFonts w:asciiTheme="majorBidi" w:eastAsia="Times New Roman" w:hAnsiTheme="majorBidi" w:cstheme="majorBidi"/>
                  <w:lang w:eastAsia="zh-CN" w:bidi="he-IL"/>
                </w:rPr>
                <w:t>Layers, per UE</w:t>
              </w:r>
            </w:ins>
          </w:p>
        </w:tc>
        <w:tc>
          <w:tcPr>
            <w:tcW w:w="3249" w:type="dxa"/>
          </w:tcPr>
          <w:p w14:paraId="79777A92" w14:textId="06FCC61D" w:rsidR="00055E2B" w:rsidRDefault="00055E2B" w:rsidP="00055E2B">
            <w:pPr>
              <w:spacing w:after="0"/>
              <w:rPr>
                <w:ins w:id="1879" w:author="Author"/>
                <w:rFonts w:asciiTheme="majorBidi" w:eastAsia="Times New Roman" w:hAnsiTheme="majorBidi" w:cstheme="majorBidi"/>
                <w:color w:val="000000"/>
                <w:lang w:eastAsia="zh-CN" w:bidi="he-IL"/>
              </w:rPr>
            </w:pPr>
            <w:ins w:id="1880" w:author="Author">
              <w:r>
                <w:rPr>
                  <w:rFonts w:asciiTheme="majorBidi" w:eastAsia="Times New Roman" w:hAnsiTheme="majorBidi" w:cstheme="majorBidi"/>
                  <w:color w:val="000000"/>
                  <w:lang w:eastAsia="zh-CN" w:bidi="he-IL"/>
                </w:rPr>
                <w:t>Selected precoding matrix for scheduling the UEs</w:t>
              </w:r>
              <w:r>
                <w:t xml:space="preserve"> (see section </w:t>
              </w:r>
              <w:r w:rsidRPr="00435208">
                <w:t xml:space="preserve">6.3.1.5 in </w:t>
              </w:r>
              <w:r>
                <w:t xml:space="preserve">of 3GPP TS </w:t>
              </w:r>
              <w:r w:rsidRPr="00435208">
                <w:t>38.211</w:t>
              </w:r>
              <w:r>
                <w:t>)</w:t>
              </w:r>
            </w:ins>
          </w:p>
        </w:tc>
        <w:tc>
          <w:tcPr>
            <w:tcW w:w="3424" w:type="dxa"/>
            <w:vMerge/>
          </w:tcPr>
          <w:p w14:paraId="77A63AE2" w14:textId="77777777" w:rsidR="00055E2B" w:rsidDel="00960CED" w:rsidRDefault="00055E2B">
            <w:pPr>
              <w:spacing w:after="0"/>
              <w:rPr>
                <w:ins w:id="1881" w:author="Author"/>
                <w:rFonts w:asciiTheme="majorBidi" w:eastAsia="Times New Roman" w:hAnsiTheme="majorBidi" w:cstheme="majorBidi"/>
                <w:color w:val="000000"/>
                <w:lang w:eastAsia="zh-CN" w:bidi="he-IL"/>
              </w:rPr>
            </w:pPr>
          </w:p>
        </w:tc>
      </w:tr>
    </w:tbl>
    <w:p w14:paraId="1CF35E55" w14:textId="5D19B9A0" w:rsidR="00387C9D" w:rsidRPr="00387C9D" w:rsidDel="005C13EA" w:rsidRDefault="00387C9D" w:rsidP="00387C9D">
      <w:pPr>
        <w:rPr>
          <w:del w:id="1882" w:author="Author"/>
          <w:lang w:val="en-GB" w:eastAsia="zh-CN"/>
        </w:rPr>
      </w:pPr>
      <w:del w:id="1883" w:author="Author">
        <w:r w:rsidDel="005C13EA">
          <w:rPr>
            <w:lang w:val="en-GB" w:eastAsia="zh-CN"/>
          </w:rPr>
          <w:delText xml:space="preserve">FFS, to reflect </w:delText>
        </w:r>
        <w:r w:rsidR="008165A3" w:rsidDel="005C13EA">
          <w:fldChar w:fldCharType="begin"/>
        </w:r>
        <w:r w:rsidR="008165A3" w:rsidDel="005C13EA">
          <w:delInstrText xml:space="preserve"> HYPERLINK "https://oranalliance.atlassian.net/wiki/download/attachments/2243821609/QCM-2021.10.07-WG6-D-AAL%20PDSCH%20Sample%20Stage%202%20Model_with_Beamforming-v00.pptx?api=v2" </w:delInstrText>
        </w:r>
        <w:r w:rsidR="008165A3" w:rsidDel="005C13EA">
          <w:fldChar w:fldCharType="separate"/>
        </w:r>
        <w:r w:rsidRPr="00387C9D" w:rsidDel="005C13EA">
          <w:rPr>
            <w:rStyle w:val="Hyperlink"/>
            <w:lang w:val="en-GB" w:eastAsia="zh-CN"/>
          </w:rPr>
          <w:delText>AALi contribution from October 7</w:delText>
        </w:r>
        <w:r w:rsidR="008165A3" w:rsidDel="005C13EA">
          <w:rPr>
            <w:rStyle w:val="Hyperlink"/>
            <w:lang w:val="en-GB" w:eastAsia="zh-CN"/>
          </w:rPr>
          <w:fldChar w:fldCharType="end"/>
        </w:r>
      </w:del>
    </w:p>
    <w:p w14:paraId="783794BD" w14:textId="77777777" w:rsidR="00CB0D55" w:rsidRPr="0057639A" w:rsidRDefault="00CB0D55" w:rsidP="00533A7D">
      <w:pPr>
        <w:rPr>
          <w:lang w:eastAsia="zh-CN"/>
        </w:rPr>
      </w:pPr>
    </w:p>
    <w:p w14:paraId="373BA6BF" w14:textId="77777777" w:rsidR="005E1282" w:rsidRPr="004310CF" w:rsidRDefault="005E1282" w:rsidP="004310CF">
      <w:pPr>
        <w:rPr>
          <w:lang w:eastAsia="zh-CN"/>
        </w:rPr>
      </w:pPr>
    </w:p>
    <w:p w14:paraId="432ADA7A" w14:textId="1FAB4EDF" w:rsidR="00610719" w:rsidRDefault="00610719" w:rsidP="00610719">
      <w:pPr>
        <w:pStyle w:val="Heading1"/>
        <w:numPr>
          <w:ilvl w:val="0"/>
          <w:numId w:val="0"/>
        </w:numPr>
      </w:pPr>
      <w:bookmarkStart w:id="1884" w:name="_Toc3203126"/>
      <w:bookmarkStart w:id="1885" w:name="_Toc10554304"/>
      <w:bookmarkStart w:id="1886" w:name="_Toc86871624"/>
      <w:r>
        <w:t xml:space="preserve">Annex </w:t>
      </w:r>
      <w:proofErr w:type="gramStart"/>
      <w:r>
        <w:t>ZZZ :</w:t>
      </w:r>
      <w:proofErr w:type="gramEnd"/>
      <w:r>
        <w:t xml:space="preserve"> O-RAN Adopter License Agreement</w:t>
      </w:r>
      <w:bookmarkEnd w:id="1884"/>
      <w:bookmarkEnd w:id="1885"/>
      <w:bookmarkEnd w:id="1886"/>
    </w:p>
    <w:p w14:paraId="5E0C591A" w14:textId="77777777" w:rsidR="00610719" w:rsidRPr="00A11735" w:rsidRDefault="00610719" w:rsidP="00610719">
      <w:pPr>
        <w:autoSpaceDE w:val="0"/>
        <w:autoSpaceDN w:val="0"/>
        <w:adjustRightInd w:val="0"/>
        <w:spacing w:after="120"/>
        <w:rPr>
          <w:color w:val="000000"/>
        </w:rPr>
      </w:pPr>
      <w:r w:rsidRPr="00A11735">
        <w:rPr>
          <w:color w:val="000000"/>
        </w:rPr>
        <w:t>BY DOWNLOADING, USING OR OTHERWISE ACCESSING ANY O-RAN SPECIFICATION, ADOPTER AGREES TO THE TERMS OF THIS AGREEMENT.</w:t>
      </w:r>
    </w:p>
    <w:p w14:paraId="1AC33209" w14:textId="77777777" w:rsidR="00610719" w:rsidRPr="00A11735" w:rsidRDefault="00610719" w:rsidP="00610719">
      <w:pPr>
        <w:autoSpaceDE w:val="0"/>
        <w:autoSpaceDN w:val="0"/>
        <w:adjustRightInd w:val="0"/>
        <w:spacing w:after="120"/>
        <w:rPr>
          <w:color w:val="000000"/>
        </w:rPr>
      </w:pPr>
      <w:r w:rsidRPr="00A11735">
        <w:rPr>
          <w:color w:val="000000"/>
        </w:rPr>
        <w:t>This O-RAN Adopter License Agreement (the “Agreement”) is made by and between the O-RAN Alliance and the entity that downloads, uses or otherwise accesses any O-RAN Specification, including its Affiliates (the “Adopter”).</w:t>
      </w:r>
    </w:p>
    <w:p w14:paraId="4D6332D9" w14:textId="77777777" w:rsidR="00610719" w:rsidRPr="00A11735" w:rsidRDefault="00610719" w:rsidP="00610719">
      <w:pPr>
        <w:autoSpaceDE w:val="0"/>
        <w:autoSpaceDN w:val="0"/>
        <w:adjustRightInd w:val="0"/>
        <w:spacing w:after="120"/>
        <w:rPr>
          <w:color w:val="000000"/>
        </w:rPr>
      </w:pPr>
      <w:r w:rsidRPr="00A11735">
        <w:rPr>
          <w:color w:val="000000"/>
        </w:rPr>
        <w:t>This is a license agreement for entities who wish to adopt any O-RAN Specification.</w:t>
      </w:r>
    </w:p>
    <w:p w14:paraId="71A295C8" w14:textId="313C5545" w:rsidR="00610719" w:rsidRPr="00A11735" w:rsidRDefault="00610719">
      <w:pPr>
        <w:pStyle w:val="Heading2"/>
        <w:numPr>
          <w:ilvl w:val="0"/>
          <w:numId w:val="0"/>
        </w:numPr>
      </w:pPr>
      <w:bookmarkStart w:id="1887" w:name="_Toc3203127"/>
      <w:bookmarkStart w:id="1888" w:name="_Toc10554305"/>
      <w:bookmarkStart w:id="1889" w:name="_Toc86871625"/>
      <w:r w:rsidRPr="00A11735">
        <w:t>Section 1: DEFINITIONS</w:t>
      </w:r>
      <w:bookmarkEnd w:id="1887"/>
      <w:bookmarkEnd w:id="1888"/>
      <w:bookmarkEnd w:id="1889"/>
    </w:p>
    <w:p w14:paraId="05590987" w14:textId="77777777" w:rsidR="00610719" w:rsidRPr="00A11735" w:rsidRDefault="00610719" w:rsidP="00610719">
      <w:pPr>
        <w:autoSpaceDE w:val="0"/>
        <w:autoSpaceDN w:val="0"/>
        <w:adjustRightInd w:val="0"/>
        <w:spacing w:after="120"/>
        <w:rPr>
          <w:color w:val="000000"/>
        </w:rPr>
      </w:pPr>
      <w:r w:rsidRPr="00A11735">
        <w:rPr>
          <w:color w:val="010000"/>
        </w:rPr>
        <w:t xml:space="preserve">1.1 </w:t>
      </w:r>
      <w:r w:rsidRPr="00A11735">
        <w:rPr>
          <w:color w:val="000000"/>
        </w:rPr>
        <w:t>“Affiliate” means an entity that directly or indirectly controls, is controlled by, or is under common control with another entity, so long as such control exists. For the purpose of this Section, “Control” means beneficial ownership of fifty (50%) percent or more of the voting stock or equity in an entity.</w:t>
      </w:r>
    </w:p>
    <w:p w14:paraId="43CF3ADD" w14:textId="04181AEA" w:rsidR="00610719" w:rsidRPr="00A11735" w:rsidRDefault="00610719" w:rsidP="00610719">
      <w:pPr>
        <w:autoSpaceDE w:val="0"/>
        <w:autoSpaceDN w:val="0"/>
        <w:adjustRightInd w:val="0"/>
        <w:spacing w:after="120"/>
        <w:rPr>
          <w:color w:val="000000"/>
        </w:rPr>
      </w:pPr>
      <w:r w:rsidRPr="00A11735">
        <w:rPr>
          <w:color w:val="010000"/>
        </w:rPr>
        <w:t xml:space="preserve">1.2 </w:t>
      </w:r>
      <w:r w:rsidRPr="00A11735">
        <w:rPr>
          <w:color w:val="000000"/>
        </w:rPr>
        <w:t xml:space="preserve">“Compliant Implementation” means any system, </w:t>
      </w:r>
      <w:r w:rsidR="00D9111A">
        <w:rPr>
          <w:color w:val="000000"/>
        </w:rPr>
        <w:t>AAL-LPU</w:t>
      </w:r>
      <w:r w:rsidRPr="00A11735">
        <w:rPr>
          <w:color w:val="000000"/>
        </w:rPr>
        <w:t>, method or operation (whether implemented in hardware, software or combinations thereof) that fully conforms to a Final Specification.</w:t>
      </w:r>
    </w:p>
    <w:p w14:paraId="0011FA52" w14:textId="77777777" w:rsidR="00610719" w:rsidRPr="00A11735" w:rsidRDefault="00610719" w:rsidP="00610719">
      <w:pPr>
        <w:autoSpaceDE w:val="0"/>
        <w:autoSpaceDN w:val="0"/>
        <w:adjustRightInd w:val="0"/>
        <w:spacing w:after="120"/>
        <w:rPr>
          <w:color w:val="000000"/>
        </w:rPr>
      </w:pPr>
      <w:r w:rsidRPr="00A11735">
        <w:rPr>
          <w:color w:val="010000"/>
        </w:rPr>
        <w:t xml:space="preserve">1.3 </w:t>
      </w:r>
      <w:r w:rsidRPr="00A11735">
        <w:rPr>
          <w:color w:val="000000"/>
        </w:rPr>
        <w:t>“Adopter(s)” means all entities, who are not Members, Contributors or Academic Contributors, including their Affiliates, who wish to download, use or otherwise access O-RAN Specifications.</w:t>
      </w:r>
    </w:p>
    <w:p w14:paraId="4CBCBA96" w14:textId="77777777" w:rsidR="00610719" w:rsidRPr="00A11735" w:rsidRDefault="00610719" w:rsidP="00610719">
      <w:pPr>
        <w:autoSpaceDE w:val="0"/>
        <w:autoSpaceDN w:val="0"/>
        <w:adjustRightInd w:val="0"/>
        <w:spacing w:after="120"/>
        <w:rPr>
          <w:color w:val="000000"/>
        </w:rPr>
      </w:pPr>
      <w:r w:rsidRPr="00A11735">
        <w:rPr>
          <w:color w:val="010000"/>
        </w:rPr>
        <w:t xml:space="preserve">1.4 </w:t>
      </w:r>
      <w:r w:rsidRPr="00A11735">
        <w:rPr>
          <w:color w:val="000000"/>
        </w:rPr>
        <w:t>“Minor Update” means an update or revision to an O-RAN Specification published by O-RAN Alliance that does not add any significant new features or functionality and remains interoperable with the prior version of an O-RAN Specification. The term “O-RAN Specifications” includes Minor Updates.</w:t>
      </w:r>
    </w:p>
    <w:p w14:paraId="7F4ED911" w14:textId="77777777" w:rsidR="00610719" w:rsidRPr="00A11735" w:rsidRDefault="00610719" w:rsidP="00610719">
      <w:pPr>
        <w:autoSpaceDE w:val="0"/>
        <w:autoSpaceDN w:val="0"/>
        <w:adjustRightInd w:val="0"/>
        <w:spacing w:after="120"/>
        <w:rPr>
          <w:color w:val="000000"/>
        </w:rPr>
      </w:pPr>
      <w:r w:rsidRPr="00A11735">
        <w:rPr>
          <w:color w:val="010000"/>
        </w:rPr>
        <w:t xml:space="preserve">1.5 </w:t>
      </w:r>
      <w:r w:rsidRPr="00A11735">
        <w:rPr>
          <w:color w:val="000000"/>
        </w:rPr>
        <w:t>“Necessary Claims” means those claims of all present and future patents and patent applications, other than design patents and design registrations, throughout the world, which (</w:t>
      </w:r>
      <w:proofErr w:type="spellStart"/>
      <w:r w:rsidRPr="00A11735">
        <w:rPr>
          <w:color w:val="000000"/>
        </w:rPr>
        <w:t>i</w:t>
      </w:r>
      <w:proofErr w:type="spellEnd"/>
      <w:r w:rsidRPr="00A11735">
        <w:rPr>
          <w:color w:val="000000"/>
        </w:rPr>
        <w:t xml:space="preserve">) are owned or otherwise licensable by a Member, Contributor or Academic Contributor during the term of its Member, Contributor or Academic </w:t>
      </w:r>
      <w:proofErr w:type="spellStart"/>
      <w:r w:rsidRPr="00A11735">
        <w:rPr>
          <w:color w:val="000000"/>
        </w:rPr>
        <w:t>Contributorship</w:t>
      </w:r>
      <w:proofErr w:type="spellEnd"/>
      <w:r w:rsidRPr="00A11735">
        <w:rPr>
          <w:color w:val="000000"/>
        </w:rPr>
        <w:t>; (ii) such Member, Contributor or Academic Contributor has the right to grant a license without the payment of consideration to a third party; and (iii) are necessarily infringed by a Compliant Implementation (without considering any Contributions not included in the Final Specification). A claim is necessarily infringed only when it is not possible on technical (but not commercial) grounds, taking into account normal technical practice and the state of the art generally available at the date any Final Specification was published by the O-RAN Alliance or the date the patent claim first came into existence, whichever last occurred, to make, sell, lease, otherwise dispose of, repair, use or operate a Compliant Implementation without infringing that claim. For the avoidance of doubt in exceptional cases where a Final Specification can only be implemented by technical solutions, all of which infringe patent claims, all such patent claims shall be considered Necessary Claims.</w:t>
      </w:r>
    </w:p>
    <w:p w14:paraId="0EEA6115" w14:textId="77777777" w:rsidR="00610719" w:rsidRPr="00A11735" w:rsidRDefault="00610719" w:rsidP="00610719">
      <w:pPr>
        <w:autoSpaceDE w:val="0"/>
        <w:autoSpaceDN w:val="0"/>
        <w:adjustRightInd w:val="0"/>
        <w:spacing w:after="120"/>
        <w:rPr>
          <w:color w:val="000000"/>
        </w:rPr>
      </w:pPr>
      <w:r w:rsidRPr="00A11735">
        <w:rPr>
          <w:color w:val="010000"/>
        </w:rPr>
        <w:t xml:space="preserve">1.6 </w:t>
      </w:r>
      <w:r w:rsidRPr="00A11735">
        <w:rPr>
          <w:color w:val="000000"/>
        </w:rPr>
        <w:t>“Defensive Suspension” means for the purposes of any license grant pursuant to Section 3, Member, Contributor, Academic Contributor, Adopter, or any of their Affiliates, may have the discretion to include in their license a term allowing the licensor to suspend the license against a licensee who brings a patent infringement suit against the licensing Member, Contributor, Academic Contributor, Adopter, or any of their Affiliates.</w:t>
      </w:r>
    </w:p>
    <w:p w14:paraId="509B1880" w14:textId="1603EB3D" w:rsidR="00610719" w:rsidRPr="00A11735" w:rsidRDefault="00610719">
      <w:pPr>
        <w:pStyle w:val="Heading2"/>
        <w:numPr>
          <w:ilvl w:val="0"/>
          <w:numId w:val="0"/>
        </w:numPr>
      </w:pPr>
      <w:bookmarkStart w:id="1890" w:name="_Toc3203128"/>
      <w:bookmarkStart w:id="1891" w:name="_Toc10554306"/>
      <w:bookmarkStart w:id="1892" w:name="_Toc86871626"/>
      <w:r>
        <w:t>Section 2</w:t>
      </w:r>
      <w:r w:rsidRPr="00A11735">
        <w:t>: COPYRIGHT LICENSE</w:t>
      </w:r>
      <w:bookmarkEnd w:id="1890"/>
      <w:bookmarkEnd w:id="1891"/>
      <w:bookmarkEnd w:id="1892"/>
    </w:p>
    <w:p w14:paraId="6907D757" w14:textId="77777777" w:rsidR="00610719" w:rsidRPr="00A11735" w:rsidRDefault="00610719" w:rsidP="00610719">
      <w:pPr>
        <w:autoSpaceDE w:val="0"/>
        <w:autoSpaceDN w:val="0"/>
        <w:adjustRightInd w:val="0"/>
        <w:spacing w:after="120"/>
        <w:rPr>
          <w:color w:val="000000"/>
        </w:rPr>
      </w:pPr>
      <w:r w:rsidRPr="00A11735">
        <w:rPr>
          <w:color w:val="010000"/>
        </w:rPr>
        <w:t xml:space="preserve">2.1 </w:t>
      </w:r>
      <w:r w:rsidRPr="00A11735">
        <w:rPr>
          <w:color w:val="000000"/>
        </w:rPr>
        <w:t xml:space="preserve">Subject to the terms and conditions of this Agreement, O-RAN Alliance hereby grants to Adopter a nonexclusive, nontransferable, irrevocable, non-sublicensable, worldwide copyright license to obtain, use and modify O-RAN </w:t>
      </w:r>
      <w:r w:rsidRPr="00A11735">
        <w:rPr>
          <w:color w:val="000000"/>
        </w:rPr>
        <w:lastRenderedPageBreak/>
        <w:t>Specifications, but not to further distribute such O-RAN Specification in any modified or unmodified way, solely in furtherance of implementations of an ORAN</w:t>
      </w:r>
    </w:p>
    <w:p w14:paraId="6CDD1392" w14:textId="77777777" w:rsidR="00610719" w:rsidRPr="00A11735" w:rsidRDefault="00610719" w:rsidP="00610719">
      <w:pPr>
        <w:autoSpaceDE w:val="0"/>
        <w:autoSpaceDN w:val="0"/>
        <w:adjustRightInd w:val="0"/>
        <w:spacing w:after="120"/>
        <w:rPr>
          <w:color w:val="000000"/>
        </w:rPr>
      </w:pPr>
      <w:r w:rsidRPr="00A11735">
        <w:rPr>
          <w:color w:val="000000"/>
        </w:rPr>
        <w:t>Specification.</w:t>
      </w:r>
    </w:p>
    <w:p w14:paraId="7844C89D" w14:textId="77777777" w:rsidR="00610719" w:rsidRPr="00A11735" w:rsidRDefault="00610719" w:rsidP="00610719">
      <w:pPr>
        <w:autoSpaceDE w:val="0"/>
        <w:autoSpaceDN w:val="0"/>
        <w:adjustRightInd w:val="0"/>
        <w:spacing w:after="120"/>
        <w:rPr>
          <w:color w:val="000000"/>
        </w:rPr>
      </w:pPr>
      <w:r w:rsidRPr="00A11735">
        <w:rPr>
          <w:color w:val="010000"/>
        </w:rPr>
        <w:t xml:space="preserve">2.2 </w:t>
      </w:r>
      <w:r w:rsidRPr="00A11735">
        <w:rPr>
          <w:color w:val="000000"/>
        </w:rPr>
        <w:t>Adopter shall not use O-RAN Specifications except as expressly set forth in this Agreement or in a separate written agreement with O-RAN Alliance.</w:t>
      </w:r>
    </w:p>
    <w:p w14:paraId="01D1238E" w14:textId="7DD8BB95" w:rsidR="00610719" w:rsidRPr="00A11735" w:rsidRDefault="00610719">
      <w:pPr>
        <w:pStyle w:val="Heading2"/>
        <w:numPr>
          <w:ilvl w:val="0"/>
          <w:numId w:val="0"/>
        </w:numPr>
      </w:pPr>
      <w:bookmarkStart w:id="1893" w:name="_Toc3203129"/>
      <w:bookmarkStart w:id="1894" w:name="_Toc10554307"/>
      <w:bookmarkStart w:id="1895" w:name="_Toc86871627"/>
      <w:r w:rsidRPr="00A11735">
        <w:t>Section 3: FRAND LICENSE</w:t>
      </w:r>
      <w:bookmarkEnd w:id="1893"/>
      <w:bookmarkEnd w:id="1894"/>
      <w:bookmarkEnd w:id="1895"/>
    </w:p>
    <w:p w14:paraId="4F4D9D15" w14:textId="77777777" w:rsidR="00610719" w:rsidRPr="00A11735" w:rsidRDefault="00610719" w:rsidP="00610719">
      <w:pPr>
        <w:autoSpaceDE w:val="0"/>
        <w:autoSpaceDN w:val="0"/>
        <w:adjustRightInd w:val="0"/>
        <w:spacing w:after="120"/>
        <w:rPr>
          <w:color w:val="000000"/>
        </w:rPr>
      </w:pPr>
      <w:r w:rsidRPr="00A11735">
        <w:rPr>
          <w:color w:val="010000"/>
        </w:rPr>
        <w:t xml:space="preserve">3.1 </w:t>
      </w:r>
      <w:r w:rsidRPr="00A11735">
        <w:rPr>
          <w:color w:val="000000"/>
        </w:rPr>
        <w:t>Members, Contributors and Academic Contributors and their Affiliates are prepared to grant based on a separate Patent License Agreement to each Adopter under Fair Reasonable And Non- 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license shall not extend: (a) to any part or function of a product in which a Compliant Implementation is incorporated that is not itself part of the Compliant Implementation; or (b) to any Adopter if that Adopter is not making a reciprocal grant to Members, Contributors and Academic Contributors, as set forth in Section 3.3. For the avoidance of doubt, the foregoing licensing commitment includes the distribution by the Adopter’s distributors and the use by the Adopter’s customers of such licensed Compliant Implementations.</w:t>
      </w:r>
    </w:p>
    <w:p w14:paraId="6F9005B2" w14:textId="77777777" w:rsidR="00610719" w:rsidRPr="00A11735" w:rsidRDefault="00610719" w:rsidP="00610719">
      <w:pPr>
        <w:autoSpaceDE w:val="0"/>
        <w:autoSpaceDN w:val="0"/>
        <w:adjustRightInd w:val="0"/>
        <w:spacing w:after="120"/>
        <w:rPr>
          <w:color w:val="000000"/>
        </w:rPr>
      </w:pPr>
      <w:r w:rsidRPr="00A11735">
        <w:rPr>
          <w:color w:val="000000"/>
        </w:rPr>
        <w:t>3.2 Notwithstanding the above, if any Member, Contributor or Academic Contributor, Adopter or their Affiliates has reserved the right to charge a FRAND royalty or other fee for its license of Necessary Claims to Adopter, then Adopter is entitled to charge a FRAND royalty or other fee to such Member, Contributor or Academic Contributor, Adopter and its Affiliates for its license of Necessary Claims to its licensees.</w:t>
      </w:r>
    </w:p>
    <w:p w14:paraId="0337710F" w14:textId="77777777" w:rsidR="00610719" w:rsidRPr="00A11735" w:rsidRDefault="00610719" w:rsidP="00610719">
      <w:pPr>
        <w:autoSpaceDE w:val="0"/>
        <w:autoSpaceDN w:val="0"/>
        <w:adjustRightInd w:val="0"/>
        <w:spacing w:after="120"/>
        <w:rPr>
          <w:color w:val="000000"/>
        </w:rPr>
      </w:pPr>
      <w:r w:rsidRPr="00A11735">
        <w:rPr>
          <w:color w:val="000000"/>
        </w:rPr>
        <w:t>3.3 Adopter, on behalf of itself and its Affiliates, shall be prepared to grant based on a separate Patent License Agreement to each Members, Contributors, Academic Contributors, Adopters and their Affiliates under Fair Reasonable And Non-Discriminatory (FRAND) terms and conditions with or without compensation (royalties) a nonexclusive, non-transferable, irrevocable (but subject to Defensive Suspension), non-sublicensable, worldwide patent license under their Necessary Claims to make, have made, use, import, offer to sell, lease, sell and otherwise distribute Compliant Implementations; provided, however, that such license will not extend: (a) to any part or function of a product in which a Compliant Implementation is incorporated that is not itself part of the Compliant Implementation; or (b) to any Members, Contributors, Academic Contributors, Adopters and their Affiliates that is not making a reciprocal grant to Adopter, as set forth in Section 3.1. For the avoidance of doubt, the foregoing licensing commitment includes the distribution by the Members’, Contributors’, Academic Contributors’, Adopters’ and their Affiliates’ distributors and the use by the Members’, Contributors’, Academic Contributors’, Adopters’ and their Affiliates’ customers of such licensed Compliant Implementations.</w:t>
      </w:r>
    </w:p>
    <w:p w14:paraId="00F8F570" w14:textId="2DB26218" w:rsidR="00610719" w:rsidRPr="00A11735" w:rsidRDefault="00610719">
      <w:pPr>
        <w:pStyle w:val="Heading2"/>
        <w:numPr>
          <w:ilvl w:val="0"/>
          <w:numId w:val="0"/>
        </w:numPr>
      </w:pPr>
      <w:bookmarkStart w:id="1896" w:name="_Toc3203130"/>
      <w:bookmarkStart w:id="1897" w:name="_Toc10554308"/>
      <w:bookmarkStart w:id="1898" w:name="_Toc86871628"/>
      <w:r w:rsidRPr="00A11735">
        <w:t>Section 4: TERM AND TERMINATION</w:t>
      </w:r>
      <w:bookmarkEnd w:id="1896"/>
      <w:bookmarkEnd w:id="1897"/>
      <w:bookmarkEnd w:id="1898"/>
    </w:p>
    <w:p w14:paraId="69EC8AE0" w14:textId="77777777" w:rsidR="00610719" w:rsidRPr="00A11735" w:rsidRDefault="00610719" w:rsidP="00610719">
      <w:pPr>
        <w:autoSpaceDE w:val="0"/>
        <w:autoSpaceDN w:val="0"/>
        <w:adjustRightInd w:val="0"/>
        <w:spacing w:after="120"/>
        <w:rPr>
          <w:color w:val="000000"/>
        </w:rPr>
      </w:pPr>
      <w:r w:rsidRPr="00A11735">
        <w:rPr>
          <w:color w:val="010000"/>
        </w:rPr>
        <w:t xml:space="preserve">4.1 </w:t>
      </w:r>
      <w:r w:rsidRPr="00A11735">
        <w:rPr>
          <w:color w:val="000000"/>
        </w:rPr>
        <w:t>This Agreement shall remain in force, unless early terminated according to this Section 4.</w:t>
      </w:r>
    </w:p>
    <w:p w14:paraId="3298A543" w14:textId="77777777" w:rsidR="00610719" w:rsidRPr="00A11735" w:rsidRDefault="00610719" w:rsidP="00610719">
      <w:pPr>
        <w:autoSpaceDE w:val="0"/>
        <w:autoSpaceDN w:val="0"/>
        <w:adjustRightInd w:val="0"/>
        <w:spacing w:after="120"/>
        <w:rPr>
          <w:color w:val="000000"/>
        </w:rPr>
      </w:pPr>
      <w:r w:rsidRPr="00A11735">
        <w:rPr>
          <w:color w:val="010000"/>
        </w:rPr>
        <w:t xml:space="preserve">4.2 </w:t>
      </w:r>
      <w:r w:rsidRPr="00A11735">
        <w:rPr>
          <w:color w:val="000000"/>
        </w:rPr>
        <w:t>O-RAN Alliance on behalf of its Members, Contributors and Academic Contributors may terminate this Agreement if Adopter materially breaches this Agreement and does not cure or is not capable of curing such breach within thirty (30) days after being given notice specifying the breach.</w:t>
      </w:r>
    </w:p>
    <w:p w14:paraId="2508C5AC" w14:textId="77777777" w:rsidR="00610719" w:rsidRPr="00A11735" w:rsidRDefault="00610719" w:rsidP="00610719">
      <w:pPr>
        <w:autoSpaceDE w:val="0"/>
        <w:autoSpaceDN w:val="0"/>
        <w:adjustRightInd w:val="0"/>
        <w:spacing w:after="120"/>
        <w:rPr>
          <w:color w:val="000000"/>
        </w:rPr>
      </w:pPr>
      <w:r w:rsidRPr="00A11735">
        <w:rPr>
          <w:color w:val="010000"/>
        </w:rPr>
        <w:t xml:space="preserve">4.3 </w:t>
      </w:r>
      <w:r w:rsidRPr="00A11735">
        <w:rPr>
          <w:color w:val="000000"/>
        </w:rPr>
        <w:t>Sections 1, 3, 5 - 11 of this Agreement shall survive any termination of this Agreement. Under surviving Section 3, after termination of this Agreement, Adopter will continue to grant licenses (a) to entities who become Adopters after the date of termination; and (b) for future versions of ORAN Specifications that are backwards compatible with the version that was current as of the date of termination.</w:t>
      </w:r>
    </w:p>
    <w:p w14:paraId="5C941227" w14:textId="0A3D10A4" w:rsidR="00610719" w:rsidRPr="00A11735" w:rsidRDefault="00610719">
      <w:pPr>
        <w:pStyle w:val="Heading2"/>
        <w:numPr>
          <w:ilvl w:val="0"/>
          <w:numId w:val="0"/>
        </w:numPr>
      </w:pPr>
      <w:bookmarkStart w:id="1899" w:name="_Toc3203131"/>
      <w:bookmarkStart w:id="1900" w:name="_Toc10554309"/>
      <w:bookmarkStart w:id="1901" w:name="_Toc86871629"/>
      <w:r w:rsidRPr="00A11735">
        <w:t>Section 5: CONFIDENTIALITY</w:t>
      </w:r>
      <w:bookmarkEnd w:id="1899"/>
      <w:bookmarkEnd w:id="1900"/>
      <w:bookmarkEnd w:id="1901"/>
    </w:p>
    <w:p w14:paraId="378944A0" w14:textId="77777777" w:rsidR="00610719" w:rsidRPr="00A11735" w:rsidRDefault="00610719" w:rsidP="00610719">
      <w:pPr>
        <w:autoSpaceDE w:val="0"/>
        <w:autoSpaceDN w:val="0"/>
        <w:adjustRightInd w:val="0"/>
        <w:spacing w:after="120"/>
        <w:rPr>
          <w:color w:val="000000"/>
        </w:rPr>
      </w:pPr>
      <w:r w:rsidRPr="00A11735">
        <w:rPr>
          <w:color w:val="000000"/>
        </w:rPr>
        <w:t xml:space="preserve">Adopter will use the same care and discretion to avoid disclosure, publication, and dissemination of O-RAN Specifications to third parties, as Adopter employs with its own confidential information, but no less than reasonable care. Any disclosure by Adopter to its Affiliates, contractors and consultants should be subject to an obligation of confidentiality at least as restrictive as those contained in this Section. The foregoing obligation shall not apply to any information which is: (1) rightfully known by Adopter without any limitation on use or disclosure prior to disclosure; (2) publicly available through no fault of Adopter; (3) rightfully received without a duty of confidentiality; (4) disclosed by O-RAN Alliance or a Member, Contributor or Academic Contributor to a third party without a duty of confidentiality on such third party; (5) independently developed by Adopter; (6) disclosed pursuant to the order of a </w:t>
      </w:r>
      <w:r w:rsidRPr="00A11735">
        <w:rPr>
          <w:color w:val="000000"/>
        </w:rPr>
        <w:lastRenderedPageBreak/>
        <w:t>court or other authorized governmental body, or as required by law, provided that Adopter provides reasonable prior written notice to O-RAN Alliance, and cooperates with O-RAN Alliance and/or the applicable Member, Contributor or Academic Contributor to have the opportunity to oppose any such order; or (7) disclosed by Adopter with O-RAN Alliance’s prior written approval.</w:t>
      </w:r>
    </w:p>
    <w:p w14:paraId="281A7B87" w14:textId="736649EB" w:rsidR="00610719" w:rsidRPr="00A11735" w:rsidRDefault="00610719">
      <w:pPr>
        <w:pStyle w:val="Heading2"/>
        <w:numPr>
          <w:ilvl w:val="0"/>
          <w:numId w:val="0"/>
        </w:numPr>
      </w:pPr>
      <w:bookmarkStart w:id="1902" w:name="_Toc3203132"/>
      <w:bookmarkStart w:id="1903" w:name="_Toc10554310"/>
      <w:bookmarkStart w:id="1904" w:name="_Toc86871630"/>
      <w:r w:rsidRPr="00A11735">
        <w:t>Section 6: INDEMNIFICATION</w:t>
      </w:r>
      <w:bookmarkEnd w:id="1902"/>
      <w:bookmarkEnd w:id="1903"/>
      <w:bookmarkEnd w:id="1904"/>
    </w:p>
    <w:p w14:paraId="1B01B5DF" w14:textId="77777777" w:rsidR="00610719" w:rsidRPr="00A11735" w:rsidRDefault="00610719" w:rsidP="00610719">
      <w:pPr>
        <w:autoSpaceDE w:val="0"/>
        <w:autoSpaceDN w:val="0"/>
        <w:adjustRightInd w:val="0"/>
        <w:spacing w:after="120"/>
        <w:rPr>
          <w:color w:val="000000"/>
        </w:rPr>
      </w:pPr>
      <w:r w:rsidRPr="00A11735">
        <w:rPr>
          <w:color w:val="000000"/>
        </w:rPr>
        <w:t>Adopter shall indemnify, defend, and hold harmless the O-RAN Alliance, its Members, Contributors or Academic Contributors, and their employees, and agents and their respective successors, heirs and assigns (the “Indemnitees”), against any liability, damage, loss, or expense (including reasonable attorneys’ fees and expenses) incurred by or imposed upon any of the Indemnitees in connection with any claims, suits, investigations, actions, demands or judgments arising out of Adopter’s use of the licensed O-RAN Specifications or Adopter’s commercialization of products that comply with O-RAN Specifications.</w:t>
      </w:r>
    </w:p>
    <w:p w14:paraId="2BAAFEF5" w14:textId="2AE9973A" w:rsidR="00610719" w:rsidRDefault="00610719">
      <w:pPr>
        <w:pStyle w:val="Heading2"/>
        <w:numPr>
          <w:ilvl w:val="0"/>
          <w:numId w:val="0"/>
        </w:numPr>
      </w:pPr>
      <w:bookmarkStart w:id="1905" w:name="_Toc3203133"/>
      <w:bookmarkStart w:id="1906" w:name="_Toc10554311"/>
      <w:bookmarkStart w:id="1907" w:name="_Toc86871631"/>
      <w:r>
        <w:t>Section 7: LIMITATIONS ON LIABILITY; NO WARRANTY</w:t>
      </w:r>
      <w:bookmarkEnd w:id="1905"/>
      <w:bookmarkEnd w:id="1906"/>
      <w:bookmarkEnd w:id="1907"/>
    </w:p>
    <w:p w14:paraId="5A03D9C4" w14:textId="77777777" w:rsidR="00610719" w:rsidRPr="00A11735" w:rsidRDefault="00610719" w:rsidP="00610719">
      <w:pPr>
        <w:autoSpaceDE w:val="0"/>
        <w:autoSpaceDN w:val="0"/>
        <w:adjustRightInd w:val="0"/>
        <w:spacing w:after="120"/>
        <w:rPr>
          <w:color w:val="000000"/>
        </w:rPr>
      </w:pPr>
      <w:r w:rsidRPr="00A11735">
        <w:rPr>
          <w:color w:val="000000"/>
        </w:rPr>
        <w:t>EXCEPT FOR BREACH OF CONFIDENTIALITY, ADOPTER’S BREACH OF SECTION 3, AND ADOPTER’S INDEMNIFICATION OBLIGATIONS, IN NO EVENT SHALL ANY PARTY BE LIABLE TO ANY OTHER PARTY OR THIRD PARTY FOR ANY INDIRECT, SPECIAL, INCIDENTAL, PUNITIVE OR CONSEQUENTIAL DAMAGES RESULTING FROM ITS PERFORMANCE OR NON-PERFORMANCE UNDER THIS AGREEMENT, IN EACH CASE WHETHER UNDER CONTRACT, TORT, WARRANTY, OR OTHERWISE, AND WHETHER OR NOT SUCH PARTY HAD ADVANCE NOTICE OF THE POSSIBILITY OF SUCH DAMAGES. O-RAN SPECIFICATIONS ARE PROVIDED “AS IS” WITH NO WARRANTIES OR CONDITIONS WHATSOEVER, WHETHER EXPRESS, IMPLIED, STATUTORY, OR OTHERWISE. THE O-RAN ALLIANCE AND THE MEMBERS, CONTRIBUTORS OR ACADEMIC CONTRIBUTORS EXPRESSLY DISCLAIM ANY WARRANTY OR CONDITION OF MERCHANTABILITY, SECURITY, SATISFACTORY QUALITY, NONINFRINGEMENT, FITNESS FOR ANY PARTICULAR PURPOSE, ERROR-FREE OPERATION, OR ANY WARRANTY OR CONDITION FOR O-RAN SPECIFICATIONS.</w:t>
      </w:r>
    </w:p>
    <w:p w14:paraId="60C60918" w14:textId="4C73DD79" w:rsidR="00610719" w:rsidRPr="00A11735" w:rsidRDefault="00610719">
      <w:pPr>
        <w:pStyle w:val="Heading2"/>
        <w:numPr>
          <w:ilvl w:val="0"/>
          <w:numId w:val="0"/>
        </w:numPr>
      </w:pPr>
      <w:bookmarkStart w:id="1908" w:name="_Toc3203134"/>
      <w:bookmarkStart w:id="1909" w:name="_Toc10554312"/>
      <w:bookmarkStart w:id="1910" w:name="_Toc86871632"/>
      <w:r w:rsidRPr="00A11735">
        <w:t>Section 8: ASSIGNMENT</w:t>
      </w:r>
      <w:bookmarkEnd w:id="1908"/>
      <w:bookmarkEnd w:id="1909"/>
      <w:bookmarkEnd w:id="1910"/>
    </w:p>
    <w:p w14:paraId="2857D635" w14:textId="77777777" w:rsidR="00610719" w:rsidRPr="00A11735" w:rsidRDefault="00610719" w:rsidP="00610719">
      <w:pPr>
        <w:autoSpaceDE w:val="0"/>
        <w:autoSpaceDN w:val="0"/>
        <w:adjustRightInd w:val="0"/>
        <w:spacing w:after="120"/>
        <w:rPr>
          <w:color w:val="000000"/>
        </w:rPr>
      </w:pPr>
      <w:r w:rsidRPr="00A11735">
        <w:rPr>
          <w:color w:val="000000"/>
        </w:rPr>
        <w:t>Adopter may not assign the Agreement or any of its rights or obligations under this Agreement or make any grants or other sublicenses to this Agreement, except as expressly authorized hereunder, without having first received the prior, written consent of the O-RAN Alliance, which consent may be withheld in O-RAN Alliance’s sole discretion. O-RAN Alliance may freely assign this Agreement.</w:t>
      </w:r>
    </w:p>
    <w:p w14:paraId="4CC165BA" w14:textId="0625A256" w:rsidR="00610719" w:rsidRPr="00A11735" w:rsidRDefault="00610719">
      <w:pPr>
        <w:pStyle w:val="Heading2"/>
        <w:numPr>
          <w:ilvl w:val="0"/>
          <w:numId w:val="0"/>
        </w:numPr>
      </w:pPr>
      <w:bookmarkStart w:id="1911" w:name="_Toc3203135"/>
      <w:bookmarkStart w:id="1912" w:name="_Toc10554313"/>
      <w:bookmarkStart w:id="1913" w:name="_Toc86871633"/>
      <w:r w:rsidRPr="00A11735">
        <w:t>Section 9: THIRD-PARTY BENEFICIARY RIGHTS</w:t>
      </w:r>
      <w:bookmarkEnd w:id="1911"/>
      <w:bookmarkEnd w:id="1912"/>
      <w:bookmarkEnd w:id="1913"/>
    </w:p>
    <w:p w14:paraId="32686C6F" w14:textId="77777777" w:rsidR="00610719" w:rsidRPr="00A11735" w:rsidRDefault="00610719" w:rsidP="00610719">
      <w:pPr>
        <w:autoSpaceDE w:val="0"/>
        <w:autoSpaceDN w:val="0"/>
        <w:adjustRightInd w:val="0"/>
        <w:spacing w:after="120"/>
        <w:rPr>
          <w:color w:val="000000"/>
        </w:rPr>
      </w:pPr>
      <w:r w:rsidRPr="00A11735">
        <w:rPr>
          <w:color w:val="000000"/>
        </w:rPr>
        <w:t>Adopter acknowledges and agrees that Members, Contributors and Academic Contributors (including future Members, Contributors and Academic Contributors) are entitled to rights as a third-party beneficiary under this Agreement, including as licensees under Section 3.</w:t>
      </w:r>
    </w:p>
    <w:p w14:paraId="6B14AC53" w14:textId="3F1F4DBB" w:rsidR="00610719" w:rsidRPr="00A11735" w:rsidRDefault="00610719">
      <w:pPr>
        <w:pStyle w:val="Heading2"/>
        <w:numPr>
          <w:ilvl w:val="0"/>
          <w:numId w:val="0"/>
        </w:numPr>
      </w:pPr>
      <w:bookmarkStart w:id="1914" w:name="_Toc3203136"/>
      <w:bookmarkStart w:id="1915" w:name="_Toc10554314"/>
      <w:bookmarkStart w:id="1916" w:name="_Toc86871634"/>
      <w:r w:rsidRPr="00A11735">
        <w:t>Section 10: BINDING ON AFFILIATES</w:t>
      </w:r>
      <w:bookmarkEnd w:id="1914"/>
      <w:bookmarkEnd w:id="1915"/>
      <w:bookmarkEnd w:id="1916"/>
    </w:p>
    <w:p w14:paraId="1323C95E" w14:textId="77777777" w:rsidR="00610719" w:rsidRPr="00A11735" w:rsidRDefault="00610719" w:rsidP="00610719">
      <w:pPr>
        <w:autoSpaceDE w:val="0"/>
        <w:autoSpaceDN w:val="0"/>
        <w:adjustRightInd w:val="0"/>
        <w:spacing w:after="120"/>
        <w:rPr>
          <w:color w:val="000000"/>
        </w:rPr>
      </w:pPr>
      <w:r w:rsidRPr="00A11735">
        <w:rPr>
          <w:color w:val="000000"/>
        </w:rPr>
        <w:t xml:space="preserve">Execution of this Agreement by Adopter in its capacity as a legal entity or association constitutes that legal </w:t>
      </w:r>
      <w:proofErr w:type="gramStart"/>
      <w:r w:rsidRPr="00A11735">
        <w:rPr>
          <w:color w:val="000000"/>
        </w:rPr>
        <w:t>entity’s</w:t>
      </w:r>
      <w:proofErr w:type="gramEnd"/>
      <w:r w:rsidRPr="00A11735">
        <w:rPr>
          <w:color w:val="000000"/>
        </w:rPr>
        <w:t xml:space="preserve"> or association’s agreement that its Affiliates are likewise bound to the obligations that are applicable to Adopter hereunder and are also entitled to the benefits of the rights of Adopter hereunder.</w:t>
      </w:r>
    </w:p>
    <w:p w14:paraId="5EF0CD20" w14:textId="39F5E602" w:rsidR="00610719" w:rsidRPr="00A11735" w:rsidRDefault="00610719">
      <w:pPr>
        <w:pStyle w:val="Heading2"/>
        <w:numPr>
          <w:ilvl w:val="0"/>
          <w:numId w:val="0"/>
        </w:numPr>
      </w:pPr>
      <w:bookmarkStart w:id="1917" w:name="_Toc3203137"/>
      <w:bookmarkStart w:id="1918" w:name="_Toc10554315"/>
      <w:bookmarkStart w:id="1919" w:name="_Toc86871635"/>
      <w:r w:rsidRPr="00A11735">
        <w:t>Section 11: GENERAL</w:t>
      </w:r>
      <w:bookmarkEnd w:id="1917"/>
      <w:bookmarkEnd w:id="1918"/>
      <w:bookmarkEnd w:id="1919"/>
    </w:p>
    <w:p w14:paraId="56FA2462" w14:textId="77777777" w:rsidR="00610719" w:rsidRPr="00A11735" w:rsidRDefault="00610719" w:rsidP="00610719">
      <w:pPr>
        <w:autoSpaceDE w:val="0"/>
        <w:autoSpaceDN w:val="0"/>
        <w:adjustRightInd w:val="0"/>
        <w:spacing w:after="120"/>
        <w:rPr>
          <w:color w:val="000000"/>
        </w:rPr>
      </w:pPr>
      <w:r w:rsidRPr="00A11735">
        <w:rPr>
          <w:color w:val="000000"/>
        </w:rPr>
        <w:t xml:space="preserve">This Agreement is governed by the laws of Germany without regard to its conflict or choice of law provisions. </w:t>
      </w:r>
    </w:p>
    <w:p w14:paraId="5552A2AF" w14:textId="77777777" w:rsidR="00610719" w:rsidRPr="00A11735" w:rsidRDefault="00610719" w:rsidP="00610719">
      <w:pPr>
        <w:autoSpaceDE w:val="0"/>
        <w:autoSpaceDN w:val="0"/>
        <w:adjustRightInd w:val="0"/>
        <w:spacing w:after="120"/>
        <w:rPr>
          <w:color w:val="000000"/>
        </w:rPr>
      </w:pPr>
      <w:r w:rsidRPr="00A11735">
        <w:rPr>
          <w:color w:val="000000"/>
        </w:rPr>
        <w:t xml:space="preserve">This Agreement constitutes the entire agreement between the parties as to its express subject matter and expressly supersedes and replaces any prior or contemporaneous agreements between the parties, whether written or oral, relating to the subject matter of this Agreement. </w:t>
      </w:r>
    </w:p>
    <w:p w14:paraId="5E3800AB" w14:textId="77777777" w:rsidR="00610719" w:rsidRPr="00A11735" w:rsidRDefault="00610719" w:rsidP="00610719">
      <w:pPr>
        <w:autoSpaceDE w:val="0"/>
        <w:autoSpaceDN w:val="0"/>
        <w:adjustRightInd w:val="0"/>
        <w:spacing w:after="120"/>
        <w:rPr>
          <w:color w:val="000000"/>
        </w:rPr>
      </w:pPr>
      <w:r w:rsidRPr="00A11735">
        <w:rPr>
          <w:color w:val="000000"/>
        </w:rPr>
        <w:t xml:space="preserve">Adopter, on behalf of itself and its Affiliates, agrees to comply at all times with all applicable laws, rules and regulations with respect to its and its Affiliates’ performance under this Agreement, including without limitation, export </w:t>
      </w:r>
      <w:r w:rsidRPr="00A11735">
        <w:rPr>
          <w:color w:val="000000"/>
        </w:rPr>
        <w:lastRenderedPageBreak/>
        <w:t>control and antitrust laws. Without limiting the generality of the foregoing, Adopter acknowledges that this Agreement prohibits any communication that would violate the antitrust laws.</w:t>
      </w:r>
    </w:p>
    <w:p w14:paraId="257E8BF2" w14:textId="77777777" w:rsidR="00610719" w:rsidRPr="00A11735" w:rsidRDefault="00610719" w:rsidP="00610719">
      <w:pPr>
        <w:autoSpaceDE w:val="0"/>
        <w:autoSpaceDN w:val="0"/>
        <w:adjustRightInd w:val="0"/>
        <w:spacing w:after="120"/>
        <w:rPr>
          <w:color w:val="000000"/>
        </w:rPr>
      </w:pPr>
      <w:r w:rsidRPr="00A11735">
        <w:rPr>
          <w:color w:val="000000"/>
        </w:rPr>
        <w:t>By execution hereof, no form of any partnership, joint venture or other special relationship is created between Adopter, or O-RAN Alliance or its Members, Contributors or Academic Contributors. Except as expressly set forth in this Agreement, no party is authorized to make any commitment on behalf of Adopter, or O-RAN Alliance or its Members, Contributors or Academic Contributors.</w:t>
      </w:r>
    </w:p>
    <w:p w14:paraId="02CB8501" w14:textId="77777777" w:rsidR="00610719" w:rsidRPr="00A11735" w:rsidRDefault="00610719" w:rsidP="00610719">
      <w:pPr>
        <w:autoSpaceDE w:val="0"/>
        <w:autoSpaceDN w:val="0"/>
        <w:adjustRightInd w:val="0"/>
        <w:spacing w:after="120"/>
        <w:rPr>
          <w:color w:val="000000"/>
        </w:rPr>
      </w:pPr>
      <w:r w:rsidRPr="00A11735">
        <w:rPr>
          <w:color w:val="000000"/>
        </w:rPr>
        <w:t>In the event that any provision of this Agreement conflicts with governing law or if any provision is held to be null, void or otherwise ineffective or invalid by a court of competent jurisdiction, (</w:t>
      </w:r>
      <w:proofErr w:type="spellStart"/>
      <w:r w:rsidRPr="00A11735">
        <w:rPr>
          <w:color w:val="000000"/>
        </w:rPr>
        <w:t>i</w:t>
      </w:r>
      <w:proofErr w:type="spellEnd"/>
      <w:r w:rsidRPr="00A11735">
        <w:rPr>
          <w:color w:val="000000"/>
        </w:rPr>
        <w:t>) such provisions will be deemed stricken from the contract, and (ii) the remaining terms, provisions, covenants and restrictions of this Agreement will remain in full force and effect.</w:t>
      </w:r>
    </w:p>
    <w:p w14:paraId="54BA32C8" w14:textId="77777777" w:rsidR="0036183C" w:rsidRPr="00610719" w:rsidRDefault="00610719" w:rsidP="00610719">
      <w:pPr>
        <w:autoSpaceDE w:val="0"/>
        <w:autoSpaceDN w:val="0"/>
        <w:adjustRightInd w:val="0"/>
        <w:spacing w:after="120"/>
      </w:pPr>
      <w:r w:rsidRPr="00A11735">
        <w:rPr>
          <w:color w:val="000000"/>
        </w:rPr>
        <w:t>Any failure by a party or third party beneficiary to insist upon or enforce performance by another party of any of the provisions of this Agreement or to exercise any rights or remedies under this</w:t>
      </w:r>
      <w:r>
        <w:rPr>
          <w:color w:val="000000"/>
        </w:rPr>
        <w:t xml:space="preserve"> </w:t>
      </w:r>
      <w:r w:rsidRPr="00A11735">
        <w:rPr>
          <w:color w:val="000000"/>
        </w:rPr>
        <w:t xml:space="preserve">Agreement or otherwise by law shall not be construed as a waiver or relinquishment to any extent of the other parties’ or third party beneficiary’s right to assert or rely upon </w:t>
      </w:r>
      <w:r w:rsidRPr="00A11735">
        <w:t>any such provision, right</w:t>
      </w:r>
      <w:r>
        <w:t xml:space="preserve"> </w:t>
      </w:r>
      <w:r w:rsidRPr="00A11735">
        <w:t>or remedy in that or any other instance; rather the same shall be and remain in full force and effect.</w:t>
      </w:r>
    </w:p>
    <w:sectPr w:rsidR="0036183C" w:rsidRPr="00610719" w:rsidSect="007850F3">
      <w:headerReference w:type="default" r:id="rId35"/>
      <w:footerReference w:type="default" r:id="rId36"/>
      <w:footnotePr>
        <w:numRestart w:val="eachSect"/>
      </w:footnotePr>
      <w:pgSz w:w="11907" w:h="16840" w:code="9"/>
      <w:pgMar w:top="1416" w:right="1133" w:bottom="1133" w:left="1133" w:header="850" w:footer="340" w:gutter="0"/>
      <w:lnNumType w:countBy="1" w:distance="576"/>
      <w:cols w:space="720"/>
      <w:formProt w:val="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uthor" w:initials="A">
    <w:p w14:paraId="06BA5BE8" w14:textId="4D95E7F9" w:rsidR="002C4A81" w:rsidRDefault="002C4A81">
      <w:pPr>
        <w:pStyle w:val="CommentText"/>
      </w:pPr>
      <w:r>
        <w:rPr>
          <w:rStyle w:val="CommentReference"/>
        </w:rPr>
        <w:annotationRef/>
      </w:r>
      <w:r>
        <w:t>Lopa (NVD): change to High-PHY</w:t>
      </w:r>
    </w:p>
  </w:comment>
  <w:comment w:id="4" w:author="Author" w:initials="A">
    <w:p w14:paraId="2FBD4E74" w14:textId="7626B7F1" w:rsidR="00175BBE" w:rsidRDefault="00175BBE">
      <w:pPr>
        <w:pStyle w:val="CommentText"/>
      </w:pPr>
      <w:r>
        <w:rPr>
          <w:rStyle w:val="CommentReference"/>
        </w:rPr>
        <w:annotationRef/>
      </w:r>
      <w:r>
        <w:t>Upload to CR area</w:t>
      </w:r>
      <w:r w:rsidR="00CE6C04">
        <w:t xml:space="preserve"> by Thursday?</w:t>
      </w:r>
    </w:p>
  </w:comment>
  <w:comment w:id="517" w:author="Author" w:initials="A">
    <w:p w14:paraId="31197840" w14:textId="22F2EDF5" w:rsidR="002C4A81" w:rsidRDefault="002C4A81">
      <w:pPr>
        <w:pStyle w:val="CommentText"/>
      </w:pPr>
      <w:r>
        <w:rPr>
          <w:rStyle w:val="CommentReference"/>
        </w:rPr>
        <w:annotationRef/>
      </w:r>
      <w:r>
        <w:t>Lopa (NVD): Should be “UPLINK”</w:t>
      </w:r>
    </w:p>
  </w:comment>
  <w:comment w:id="542" w:author="Author" w:initials="A">
    <w:p w14:paraId="5FC67C9F" w14:textId="47599C9E" w:rsidR="002C4A81" w:rsidRDefault="002C4A81">
      <w:pPr>
        <w:pStyle w:val="CommentText"/>
      </w:pPr>
      <w:r>
        <w:rPr>
          <w:rStyle w:val="CommentReference"/>
        </w:rPr>
        <w:annotationRef/>
      </w:r>
      <w:r>
        <w:t xml:space="preserve">Lopa (NVD): a capitalized “I” is used in the </w:t>
      </w:r>
      <w:proofErr w:type="spellStart"/>
      <w:r>
        <w:t>aconym</w:t>
      </w:r>
      <w:proofErr w:type="spellEnd"/>
      <w:r>
        <w:t xml:space="preserve"> of AALI in </w:t>
      </w:r>
      <w:proofErr w:type="spellStart"/>
      <w:r>
        <w:t>GAnP</w:t>
      </w:r>
      <w:proofErr w:type="spellEnd"/>
      <w:r>
        <w:t xml:space="preserve"> document. For the sake of time, we can keep it </w:t>
      </w:r>
      <w:proofErr w:type="spellStart"/>
      <w:r>
        <w:t>AALi</w:t>
      </w:r>
      <w:proofErr w:type="spellEnd"/>
      <w:r>
        <w:t xml:space="preserve"> for now, but would prefer to align nomenclatures in future releases.</w:t>
      </w:r>
    </w:p>
  </w:comment>
  <w:comment w:id="549" w:author="Author" w:initials="A">
    <w:p w14:paraId="3DDDFB8B" w14:textId="345454E1" w:rsidR="00217D6F" w:rsidRPr="00217D6F" w:rsidRDefault="00217D6F">
      <w:pPr>
        <w:pStyle w:val="CommentText"/>
      </w:pPr>
      <w:r>
        <w:rPr>
          <w:rStyle w:val="CommentReference"/>
        </w:rPr>
        <w:annotationRef/>
      </w:r>
      <w:r>
        <w:t>Lopa (NVD): Would suggest the following paraphrasing:</w:t>
      </w:r>
      <w:r>
        <w:br/>
      </w:r>
      <w:r>
        <w:br/>
        <w:t xml:space="preserve">This release requires </w:t>
      </w:r>
      <w:r w:rsidRPr="00217D6F">
        <w:rPr>
          <w:strike/>
        </w:rPr>
        <w:t>inline AF</w:t>
      </w:r>
      <w:r>
        <w:t xml:space="preserve"> </w:t>
      </w:r>
      <w:r w:rsidRPr="00217D6F">
        <w:rPr>
          <w:color w:val="FF0000"/>
        </w:rPr>
        <w:t>accelerators supporting High-PHY profiles in inline acceleration mode</w:t>
      </w:r>
      <w:r>
        <w:rPr>
          <w:color w:val="FF0000"/>
        </w:rPr>
        <w:t>,</w:t>
      </w:r>
      <w:r>
        <w:t xml:space="preserve"> to implement both </w:t>
      </w:r>
      <w:proofErr w:type="spellStart"/>
      <w:r>
        <w:t>AAL_DOWNLINK_High</w:t>
      </w:r>
      <w:proofErr w:type="spellEnd"/>
      <w:r>
        <w:t xml:space="preserve">-PHY and </w:t>
      </w:r>
      <w:proofErr w:type="spellStart"/>
      <w:r>
        <w:t>AAL_UPLINK_High</w:t>
      </w:r>
      <w:proofErr w:type="spellEnd"/>
      <w:r>
        <w:t xml:space="preserve">-PHY profiles. </w:t>
      </w:r>
      <w:r w:rsidRPr="00217D6F">
        <w:rPr>
          <w:strike/>
        </w:rPr>
        <w:t>Partial profiles are FFS</w:t>
      </w:r>
      <w:r>
        <w:rPr>
          <w:strike/>
        </w:rPr>
        <w:t xml:space="preserve"> </w:t>
      </w:r>
      <w:r w:rsidRPr="00217D6F">
        <w:rPr>
          <w:color w:val="FF0000"/>
        </w:rPr>
        <w:t xml:space="preserve">Support for partial high-PHY profiles </w:t>
      </w:r>
      <w:r>
        <w:rPr>
          <w:color w:val="FF0000"/>
        </w:rPr>
        <w:t>is</w:t>
      </w:r>
      <w:r w:rsidRPr="00217D6F">
        <w:rPr>
          <w:color w:val="FF0000"/>
        </w:rPr>
        <w:t xml:space="preserve"> for future study</w:t>
      </w:r>
      <w:r>
        <w:t>.</w:t>
      </w:r>
    </w:p>
  </w:comment>
  <w:comment w:id="555" w:author="Author" w:initials="A">
    <w:p w14:paraId="3A751958" w14:textId="552A45F1" w:rsidR="002C4A81" w:rsidRDefault="002C4A81">
      <w:pPr>
        <w:pStyle w:val="CommentText"/>
      </w:pPr>
      <w:r>
        <w:rPr>
          <w:rStyle w:val="CommentReference"/>
        </w:rPr>
        <w:annotationRef/>
      </w:r>
      <w:r>
        <w:t xml:space="preserve">Lopa (NVD): Suggest renaming Downlink Channel </w:t>
      </w:r>
      <w:r>
        <w:sym w:font="Wingdings" w:char="F0E0"/>
      </w:r>
      <w:r>
        <w:t xml:space="preserve"> </w:t>
      </w:r>
      <w:r w:rsidRPr="00B268A6">
        <w:t>AAL_</w:t>
      </w:r>
      <w:r>
        <w:t>DOWNLINK_</w:t>
      </w:r>
      <w:r w:rsidRPr="00B268A6" w:rsidDel="00FE1EB1">
        <w:t xml:space="preserve"> </w:t>
      </w:r>
      <w:r w:rsidRPr="00856E54">
        <w:rPr>
          <w:lang w:val="en-GB"/>
        </w:rPr>
        <w:t>HIGH</w:t>
      </w:r>
      <w:r w:rsidRPr="00B268A6">
        <w:t>-PHY</w:t>
      </w:r>
    </w:p>
  </w:comment>
  <w:comment w:id="557" w:author="Author" w:initials="A">
    <w:p w14:paraId="14DCEBFF" w14:textId="64B9754E" w:rsidR="00217D6F" w:rsidRDefault="00217D6F">
      <w:pPr>
        <w:pStyle w:val="CommentText"/>
      </w:pPr>
      <w:r>
        <w:rPr>
          <w:rStyle w:val="CommentReference"/>
        </w:rPr>
        <w:annotationRef/>
      </w:r>
      <w:r>
        <w:t xml:space="preserve">Lopa (NVD): calling out “PUSCH DM-RS” explicitly and not doing the same for PUCCH F1/2/3/4 is inconsistent. </w:t>
      </w:r>
      <w:r w:rsidR="00DF3D20">
        <w:t>We should e</w:t>
      </w:r>
      <w:r>
        <w:t xml:space="preserve">ither consider DM-RS as “implicit part of channel estimation” </w:t>
      </w:r>
      <w:r w:rsidR="00DF3D20">
        <w:t>for all relevant UL channels and do not show “DM-RS” explicitly; or show DM-RS for all relevant UL channels.</w:t>
      </w:r>
    </w:p>
  </w:comment>
  <w:comment w:id="558" w:author="Author" w:initials="A">
    <w:p w14:paraId="6EC747DC" w14:textId="52EA3B3B" w:rsidR="00217D6F" w:rsidRDefault="00217D6F">
      <w:pPr>
        <w:pStyle w:val="CommentText"/>
      </w:pPr>
      <w:r>
        <w:rPr>
          <w:rStyle w:val="CommentReference"/>
        </w:rPr>
        <w:annotationRef/>
      </w:r>
      <w:r>
        <w:t xml:space="preserve">Lopa (NVD): Suggest renaming Downlink Channel </w:t>
      </w:r>
      <w:r>
        <w:sym w:font="Wingdings" w:char="F0E0"/>
      </w:r>
      <w:r>
        <w:t xml:space="preserve"> </w:t>
      </w:r>
      <w:r w:rsidRPr="00B268A6">
        <w:t>AAL_</w:t>
      </w:r>
      <w:r>
        <w:t>UPLINK_</w:t>
      </w:r>
      <w:r w:rsidRPr="00B268A6" w:rsidDel="00FE1EB1">
        <w:t xml:space="preserve"> </w:t>
      </w:r>
      <w:r w:rsidRPr="00856E54">
        <w:rPr>
          <w:lang w:val="en-GB"/>
        </w:rPr>
        <w:t>HIGH</w:t>
      </w:r>
      <w:r w:rsidRPr="00B268A6">
        <w:t>-PHY</w:t>
      </w:r>
    </w:p>
  </w:comment>
  <w:comment w:id="560" w:author="Author" w:initials="A">
    <w:p w14:paraId="263F4627" w14:textId="5748303E" w:rsidR="00DF3D20" w:rsidRDefault="00DF3D20">
      <w:pPr>
        <w:pStyle w:val="CommentText"/>
      </w:pPr>
      <w:r>
        <w:rPr>
          <w:rStyle w:val="CommentReference"/>
        </w:rPr>
        <w:annotationRef/>
      </w:r>
      <w:r>
        <w:t>Lopa (NVD): In my opinion, we do not need to include this chapter for this version of the Spec. Detailed comment included in the next page.</w:t>
      </w:r>
    </w:p>
  </w:comment>
  <w:comment w:id="566" w:author="Author" w:initials="A">
    <w:p w14:paraId="0D836CC2" w14:textId="4C7F2789" w:rsidR="00DF3D20" w:rsidRDefault="00DF3D20">
      <w:pPr>
        <w:pStyle w:val="CommentText"/>
      </w:pPr>
      <w:r>
        <w:rPr>
          <w:rStyle w:val="CommentReference"/>
        </w:rPr>
        <w:annotationRef/>
      </w:r>
      <w:r>
        <w:t xml:space="preserve">Lopa (NVD): Why do we need to include this chapter? A specification should not include phrases like “The chapter is expected to define…”. By default, AALI implementation (notwithstanding what profile(s) it supports) should follow the common API (configuration) and management principles as laid out in AAL </w:t>
      </w:r>
      <w:proofErr w:type="spellStart"/>
      <w:r>
        <w:t>GAnP</w:t>
      </w:r>
      <w:proofErr w:type="spellEnd"/>
      <w:r>
        <w:t xml:space="preserve"> spec. In my opinion, </w:t>
      </w:r>
      <w:r w:rsidR="00180454">
        <w:t xml:space="preserve">inclusion of </w:t>
      </w:r>
      <w:r>
        <w:t>this chapter w</w:t>
      </w:r>
      <w:r w:rsidR="00180454">
        <w:t>ould</w:t>
      </w:r>
      <w:r>
        <w:t xml:space="preserve"> be relevant only if we have substantial details ironed out ‘on top of’ existing high-level principles already specified in </w:t>
      </w:r>
      <w:proofErr w:type="spellStart"/>
      <w:r>
        <w:t>GAnP</w:t>
      </w:r>
      <w:proofErr w:type="spellEnd"/>
      <w:r>
        <w:t xml:space="preserve"> document.</w:t>
      </w:r>
    </w:p>
  </w:comment>
  <w:comment w:id="612" w:author="Author" w:initials="A">
    <w:p w14:paraId="5B2E7AAA" w14:textId="68880031" w:rsidR="00446F6D" w:rsidRDefault="00446F6D">
      <w:pPr>
        <w:pStyle w:val="CommentText"/>
      </w:pPr>
      <w:r>
        <w:rPr>
          <w:rStyle w:val="CommentReference"/>
        </w:rPr>
        <w:annotationRef/>
      </w:r>
      <w:r>
        <w:t xml:space="preserve">More appropriate </w:t>
      </w:r>
      <w:r w:rsidR="002416C3">
        <w:t>would be “per AAL-LPU” basis</w:t>
      </w:r>
    </w:p>
  </w:comment>
  <w:comment w:id="613" w:author="Author" w:initials="A">
    <w:p w14:paraId="68BC5717" w14:textId="5823DC1E" w:rsidR="004502B2" w:rsidRDefault="004502B2">
      <w:pPr>
        <w:pStyle w:val="CommentText"/>
      </w:pPr>
      <w:r>
        <w:rPr>
          <w:rStyle w:val="CommentReference"/>
        </w:rPr>
        <w:annotationRef/>
      </w:r>
      <w:r>
        <w:t xml:space="preserve">Why </w:t>
      </w:r>
      <w:r w:rsidR="000A4E62">
        <w:t>is this constraint</w:t>
      </w:r>
      <w:r>
        <w:t xml:space="preserve"> needed?</w:t>
      </w:r>
    </w:p>
  </w:comment>
  <w:comment w:id="614" w:author="Author" w:initials="A">
    <w:p w14:paraId="4104D8C8" w14:textId="62172D0C" w:rsidR="00C552F9" w:rsidRDefault="00C552F9">
      <w:pPr>
        <w:pStyle w:val="CommentText"/>
      </w:pPr>
      <w:r>
        <w:rPr>
          <w:rStyle w:val="CommentReference"/>
        </w:rPr>
        <w:annotationRef/>
      </w:r>
      <w:r>
        <w:t xml:space="preserve">Editorial: </w:t>
      </w:r>
      <w:r w:rsidR="0070319D">
        <w:t xml:space="preserve">a list of capabilities </w:t>
      </w:r>
    </w:p>
  </w:comment>
  <w:comment w:id="616" w:author="Author" w:initials="A">
    <w:p w14:paraId="533021D5" w14:textId="1D5BF8D2" w:rsidR="00032CBF" w:rsidRDefault="00032CBF">
      <w:pPr>
        <w:pStyle w:val="CommentText"/>
      </w:pPr>
      <w:r>
        <w:rPr>
          <w:rStyle w:val="CommentReference"/>
        </w:rPr>
        <w:annotationRef/>
      </w:r>
      <w:r>
        <w:t xml:space="preserve">An </w:t>
      </w:r>
      <w:proofErr w:type="spellStart"/>
      <w:r>
        <w:t>operaion</w:t>
      </w:r>
      <w:proofErr w:type="spellEnd"/>
      <w:r>
        <w:t xml:space="preserve"> is defined in the </w:t>
      </w:r>
      <w:proofErr w:type="spellStart"/>
      <w:r>
        <w:t>GAnP</w:t>
      </w:r>
      <w:proofErr w:type="spellEnd"/>
      <w:r>
        <w:t xml:space="preserve"> document as follows: “</w:t>
      </w:r>
      <w:r w:rsidRPr="00431450">
        <w:rPr>
          <w:b/>
          <w:bCs/>
        </w:rPr>
        <w:t xml:space="preserve">An Operation </w:t>
      </w:r>
      <w:r w:rsidRPr="001B2B95">
        <w:rPr>
          <w:i/>
          <w:iCs/>
        </w:rPr>
        <w:t>is the action applied to input data which is processed in an AAL-LPU producing output data based on the AAL profile supported by the AAL-LPU</w:t>
      </w:r>
      <w:r>
        <w:t xml:space="preserve">” </w:t>
      </w:r>
      <w:r>
        <w:br/>
        <w:t>What’s offloaded to an AAL-LPU (from the application) is AAL profile(s), not ‘</w:t>
      </w:r>
      <w:proofErr w:type="spellStart"/>
      <w:r>
        <w:t>Operatons</w:t>
      </w:r>
      <w:proofErr w:type="spellEnd"/>
      <w:r>
        <w:t>’.</w:t>
      </w:r>
    </w:p>
  </w:comment>
  <w:comment w:id="617" w:author="Author" w:initials="A">
    <w:p w14:paraId="3B09D94B" w14:textId="5094824C" w:rsidR="00032CBF" w:rsidRDefault="00032CBF">
      <w:pPr>
        <w:pStyle w:val="CommentText"/>
      </w:pPr>
      <w:r>
        <w:rPr>
          <w:rStyle w:val="CommentReference"/>
        </w:rPr>
        <w:annotationRef/>
      </w:r>
      <w:r w:rsidR="00C75966">
        <w:t>I don’t recall any discussion/decision around a notion of “operation context”.</w:t>
      </w:r>
      <w:r w:rsidR="009C00B0">
        <w:t xml:space="preserve"> Why is this sentence needed?</w:t>
      </w:r>
    </w:p>
  </w:comment>
  <w:comment w:id="619" w:author="Author" w:initials="A">
    <w:p w14:paraId="4B71604A" w14:textId="01EB93F8" w:rsidR="009C00B0" w:rsidRDefault="009C00B0">
      <w:pPr>
        <w:pStyle w:val="CommentText"/>
      </w:pPr>
      <w:r>
        <w:rPr>
          <w:rStyle w:val="CommentReference"/>
        </w:rPr>
        <w:annotationRef/>
      </w:r>
      <w:r w:rsidR="007E74CC">
        <w:t xml:space="preserve">This </w:t>
      </w:r>
      <w:r w:rsidR="00C17F1D">
        <w:t xml:space="preserve">entire paragraph around “operation context” seems out of place/irrelevant here. I don’t see </w:t>
      </w:r>
      <w:r w:rsidR="00005272">
        <w:t xml:space="preserve">“Operations” or “operation context” </w:t>
      </w:r>
      <w:proofErr w:type="spellStart"/>
      <w:r w:rsidR="00005272">
        <w:t>ebing</w:t>
      </w:r>
      <w:proofErr w:type="spellEnd"/>
      <w:r w:rsidR="00005272">
        <w:t xml:space="preserve"> used anywhere throughput the document. </w:t>
      </w:r>
      <w:r w:rsidR="00005272">
        <w:br/>
        <w:t xml:space="preserve">Would suggest </w:t>
      </w:r>
      <w:r w:rsidR="00ED3B9F">
        <w:t>omitting the entire section 4.1.1</w:t>
      </w:r>
    </w:p>
  </w:comment>
  <w:comment w:id="626" w:author="Author" w:initials="A">
    <w:p w14:paraId="58BED4AA" w14:textId="3C8D76DC" w:rsidR="00FE4973" w:rsidRDefault="00FE4973">
      <w:pPr>
        <w:pStyle w:val="CommentText"/>
      </w:pPr>
      <w:r>
        <w:rPr>
          <w:rStyle w:val="CommentReference"/>
        </w:rPr>
        <w:annotationRef/>
      </w:r>
      <w:r>
        <w:t>Editorial: need font-type alignment</w:t>
      </w:r>
    </w:p>
  </w:comment>
  <w:comment w:id="641" w:author="Author" w:initials="A">
    <w:p w14:paraId="61C6D305" w14:textId="1EB75026" w:rsidR="002D6353" w:rsidRDefault="002D6353">
      <w:pPr>
        <w:pStyle w:val="CommentText"/>
      </w:pPr>
      <w:r>
        <w:rPr>
          <w:rStyle w:val="CommentReference"/>
        </w:rPr>
        <w:annotationRef/>
      </w:r>
      <w:r w:rsidR="00B36A5B">
        <w:t>What does this mean?</w:t>
      </w:r>
      <w:r w:rsidR="00EC2849">
        <w:t xml:space="preserve"> </w:t>
      </w:r>
    </w:p>
  </w:comment>
  <w:comment w:id="643" w:author="Author" w:initials="A">
    <w:p w14:paraId="0750411E" w14:textId="0792620E" w:rsidR="00BF5462" w:rsidRDefault="00BF5462">
      <w:pPr>
        <w:pStyle w:val="CommentText"/>
      </w:pPr>
      <w:r>
        <w:rPr>
          <w:rStyle w:val="CommentReference"/>
        </w:rPr>
        <w:annotationRef/>
      </w:r>
      <w:r>
        <w:t xml:space="preserve">This is not </w:t>
      </w:r>
      <w:r w:rsidR="0079105D">
        <w:t xml:space="preserve">clear. </w:t>
      </w:r>
      <w:r w:rsidR="000300A6">
        <w:t>Why</w:t>
      </w:r>
      <w:r w:rsidR="009878C1">
        <w:t xml:space="preserve"> “slot, numerology and SFN” </w:t>
      </w:r>
      <w:r w:rsidR="00925B93">
        <w:t>signaling is</w:t>
      </w:r>
      <w:r w:rsidR="000300A6">
        <w:t xml:space="preserve"> specifically called out here? </w:t>
      </w:r>
    </w:p>
  </w:comment>
  <w:comment w:id="653" w:author="Author" w:initials="A">
    <w:p w14:paraId="2FA43CF8" w14:textId="509BC5D1" w:rsidR="005B4D4A" w:rsidRDefault="005B4D4A">
      <w:pPr>
        <w:pStyle w:val="CommentText"/>
      </w:pPr>
      <w:r>
        <w:rPr>
          <w:rStyle w:val="CommentReference"/>
        </w:rPr>
        <w:annotationRef/>
      </w:r>
      <w:r>
        <w:t>FFS comments are a running to-do list.</w:t>
      </w:r>
    </w:p>
  </w:comment>
  <w:comment w:id="654" w:author="Author" w:initials="A">
    <w:p w14:paraId="0EB0500E" w14:textId="32C15385" w:rsidR="006A62C9" w:rsidRDefault="006A62C9">
      <w:pPr>
        <w:pStyle w:val="CommentText"/>
      </w:pPr>
      <w:r>
        <w:rPr>
          <w:rStyle w:val="CommentReference"/>
        </w:rPr>
        <w:annotationRef/>
      </w:r>
      <w:r>
        <w:t>FFS items can be maintained in a wiki page.</w:t>
      </w:r>
    </w:p>
  </w:comment>
  <w:comment w:id="681" w:author="Author" w:initials="A">
    <w:p w14:paraId="4EC6D1F9" w14:textId="044BC1E9" w:rsidR="00305885" w:rsidRDefault="006A62C9">
      <w:pPr>
        <w:pStyle w:val="CommentText"/>
      </w:pPr>
      <w:r>
        <w:t xml:space="preserve">Explicitly </w:t>
      </w:r>
      <w:r w:rsidR="00305885">
        <w:rPr>
          <w:rStyle w:val="CommentReference"/>
        </w:rPr>
        <w:annotationRef/>
      </w:r>
      <w:r>
        <w:t>d</w:t>
      </w:r>
      <w:r w:rsidR="00305885">
        <w:t>ocument the convention in the TP.</w:t>
      </w:r>
    </w:p>
  </w:comment>
  <w:comment w:id="682" w:author="Author" w:initials="A">
    <w:p w14:paraId="0FFD1D0B" w14:textId="3BB45FF7" w:rsidR="00305885" w:rsidRDefault="00305885">
      <w:pPr>
        <w:pStyle w:val="CommentText"/>
      </w:pPr>
      <w:r>
        <w:rPr>
          <w:rStyle w:val="CommentReference"/>
        </w:rPr>
        <w:annotationRef/>
      </w:r>
      <w:r>
        <w:t xml:space="preserve">For now, for </w:t>
      </w:r>
      <w:proofErr w:type="gramStart"/>
      <w:r>
        <w:t>stage-2</w:t>
      </w:r>
      <w:proofErr w:type="gramEnd"/>
      <w:r>
        <w:t xml:space="preserve">. TBD whether it is inherited for </w:t>
      </w:r>
      <w:proofErr w:type="gramStart"/>
      <w:r>
        <w:t>stage-3</w:t>
      </w:r>
      <w:proofErr w:type="gramEnd"/>
      <w:r>
        <w:t>.</w:t>
      </w:r>
    </w:p>
  </w:comment>
  <w:comment w:id="684" w:author="Author" w:initials="A">
    <w:p w14:paraId="7BBC1DBC" w14:textId="1F813919" w:rsidR="008D2F5D" w:rsidRDefault="008D2F5D">
      <w:pPr>
        <w:pStyle w:val="CommentText"/>
      </w:pPr>
      <w:r>
        <w:rPr>
          <w:rStyle w:val="CommentReference"/>
        </w:rPr>
        <w:annotationRef/>
      </w:r>
      <w:r w:rsidR="008A1EB1">
        <w:t xml:space="preserve">I/O buffer management is not discussed/decided yet. Why we need </w:t>
      </w:r>
      <w:r w:rsidR="00532F4D">
        <w:t>this sentence here?</w:t>
      </w:r>
    </w:p>
  </w:comment>
  <w:comment w:id="685" w:author="Author" w:initials="A">
    <w:p w14:paraId="3EB39F2C" w14:textId="2A03E6D3" w:rsidR="00D42232" w:rsidRDefault="00D42232">
      <w:pPr>
        <w:pStyle w:val="CommentText"/>
      </w:pPr>
      <w:r>
        <w:rPr>
          <w:rStyle w:val="CommentReference"/>
        </w:rPr>
        <w:annotationRef/>
      </w:r>
      <w:r>
        <w:t xml:space="preserve">Editorial: the </w:t>
      </w:r>
      <w:proofErr w:type="spellStart"/>
      <w:r>
        <w:t>acronum</w:t>
      </w:r>
      <w:proofErr w:type="spellEnd"/>
      <w:r>
        <w:t xml:space="preserve"> “OFH” is not defined before. Suggest </w:t>
      </w:r>
      <w:r w:rsidR="00F42195">
        <w:t xml:space="preserve">“O-RAN </w:t>
      </w:r>
      <w:proofErr w:type="spellStart"/>
      <w:r w:rsidR="00F42195">
        <w:t>Fornthaul</w:t>
      </w:r>
      <w:proofErr w:type="spellEnd"/>
      <w:r w:rsidR="00F42195">
        <w:t>” and also reference to CUS spec.</w:t>
      </w:r>
    </w:p>
  </w:comment>
  <w:comment w:id="686" w:author="Author" w:initials="A">
    <w:p w14:paraId="7AE15407" w14:textId="27CD7B0E" w:rsidR="00F42195" w:rsidRDefault="00F42195">
      <w:pPr>
        <w:pStyle w:val="CommentText"/>
      </w:pPr>
      <w:r>
        <w:rPr>
          <w:rStyle w:val="CommentReference"/>
        </w:rPr>
        <w:annotationRef/>
      </w:r>
      <w:r>
        <w:t>Should be “AAL-LPU” not “AF”.</w:t>
      </w:r>
      <w:r w:rsidR="00A1444F">
        <w:t xml:space="preserve"> Also looks like what’s meant by “output buffer” is actually </w:t>
      </w:r>
      <w:r w:rsidR="00CA3434">
        <w:t xml:space="preserve">I/O buffer, viz. </w:t>
      </w:r>
      <w:r w:rsidR="00A1444F">
        <w:t xml:space="preserve">the buffer </w:t>
      </w:r>
      <w:r w:rsidR="00A571F8">
        <w:t xml:space="preserve">for data output </w:t>
      </w:r>
      <w:r w:rsidR="00206CC5">
        <w:t xml:space="preserve">(AAL-LPU -&gt; FH) </w:t>
      </w:r>
      <w:r w:rsidR="00A571F8">
        <w:t xml:space="preserve">in DL and data input </w:t>
      </w:r>
      <w:r w:rsidR="00206CC5">
        <w:t xml:space="preserve">(FH </w:t>
      </w:r>
      <w:r w:rsidR="00206CC5">
        <w:sym w:font="Wingdings" w:char="F0E0"/>
      </w:r>
      <w:r w:rsidR="00206CC5">
        <w:t xml:space="preserve"> AAL-LPU) </w:t>
      </w:r>
      <w:r w:rsidR="00A571F8">
        <w:t xml:space="preserve">in UL. </w:t>
      </w:r>
    </w:p>
  </w:comment>
  <w:comment w:id="747" w:author="Author" w:initials="A">
    <w:p w14:paraId="65EEB581" w14:textId="4AE016F3" w:rsidR="00A82BDB" w:rsidRDefault="00A82BDB">
      <w:pPr>
        <w:pStyle w:val="CommentText"/>
      </w:pPr>
      <w:r>
        <w:rPr>
          <w:rStyle w:val="CommentReference"/>
        </w:rPr>
        <w:annotationRef/>
      </w:r>
      <w:r w:rsidR="00720B6D">
        <w:t>Typo: QP</w:t>
      </w:r>
      <w:r w:rsidR="00720B6D" w:rsidRPr="00720B6D">
        <w:rPr>
          <w:color w:val="FF0000"/>
        </w:rPr>
        <w:t>S</w:t>
      </w:r>
      <w:r w:rsidR="00720B6D">
        <w:t>K</w:t>
      </w:r>
    </w:p>
  </w:comment>
  <w:comment w:id="761" w:author="Author" w:initials="A">
    <w:p w14:paraId="4D4D1915" w14:textId="683B5AEF" w:rsidR="005F05FC" w:rsidRDefault="005F05FC">
      <w:pPr>
        <w:pStyle w:val="CommentText"/>
      </w:pPr>
      <w:r>
        <w:rPr>
          <w:rStyle w:val="CommentReference"/>
        </w:rPr>
        <w:annotationRef/>
      </w:r>
      <w:r w:rsidR="00805EC5">
        <w:t>Would suggest using 3GPP terminology: “Wideband</w:t>
      </w:r>
      <w:r w:rsidR="000E6595">
        <w:t xml:space="preserve"> (all contiguous RBs) </w:t>
      </w:r>
      <w:r w:rsidR="00805EC5">
        <w:t>” or “Same as REG bundle”</w:t>
      </w:r>
    </w:p>
  </w:comment>
  <w:comment w:id="771" w:author="Author" w:initials="A">
    <w:p w14:paraId="4E36265C" w14:textId="7147722B" w:rsidR="00701BCB" w:rsidRDefault="00701BCB">
      <w:pPr>
        <w:pStyle w:val="CommentText"/>
      </w:pPr>
      <w:r>
        <w:rPr>
          <w:rStyle w:val="CommentReference"/>
        </w:rPr>
        <w:annotationRef/>
      </w:r>
      <w:r>
        <w:t>PDCCH precoding is “</w:t>
      </w:r>
      <w:r w:rsidR="00D839E4">
        <w:t xml:space="preserve">AAL </w:t>
      </w:r>
      <w:r>
        <w:t>implementation specific”</w:t>
      </w:r>
      <w:r w:rsidR="007D5011">
        <w:t xml:space="preserve"> and PDCCH precoding is not a </w:t>
      </w:r>
      <w:proofErr w:type="spellStart"/>
      <w:r w:rsidR="007D5011">
        <w:t>mantory</w:t>
      </w:r>
      <w:proofErr w:type="spellEnd"/>
      <w:r w:rsidR="007D5011">
        <w:t xml:space="preserve"> 3GPP feature. This should be an “optional” capability field. The default should be “PDCCH not </w:t>
      </w:r>
      <w:proofErr w:type="spellStart"/>
      <w:r w:rsidR="007D5011">
        <w:t>precoded</w:t>
      </w:r>
      <w:proofErr w:type="spellEnd"/>
      <w:r w:rsidR="007D5011">
        <w:t>”</w:t>
      </w:r>
    </w:p>
  </w:comment>
  <w:comment w:id="774" w:author="Author" w:initials="A">
    <w:p w14:paraId="1A60186D" w14:textId="4E6F1DBC" w:rsidR="00E12B71" w:rsidRDefault="00E12B71">
      <w:pPr>
        <w:pStyle w:val="CommentText"/>
      </w:pPr>
      <w:r>
        <w:rPr>
          <w:rStyle w:val="CommentReference"/>
        </w:rPr>
        <w:annotationRef/>
      </w:r>
      <w:r w:rsidR="0011793B">
        <w:t xml:space="preserve">Acronym should be spelled out </w:t>
      </w:r>
    </w:p>
  </w:comment>
  <w:comment w:id="782" w:author="Author" w:initials="A">
    <w:p w14:paraId="3C502AA1" w14:textId="33709202" w:rsidR="00D839E4" w:rsidRDefault="00D839E4">
      <w:pPr>
        <w:pStyle w:val="CommentText"/>
      </w:pPr>
      <w:r>
        <w:rPr>
          <w:rStyle w:val="CommentReference"/>
        </w:rPr>
        <w:annotationRef/>
      </w:r>
      <w:r>
        <w:t xml:space="preserve">Editorial: need </w:t>
      </w:r>
      <w:r w:rsidR="00C9456E">
        <w:t>font-type alignment</w:t>
      </w:r>
    </w:p>
  </w:comment>
  <w:comment w:id="792" w:author="Author" w:initials="A">
    <w:p w14:paraId="7ACC38D4" w14:textId="6ED0E201" w:rsidR="00C9456E" w:rsidRDefault="00C9456E">
      <w:pPr>
        <w:pStyle w:val="CommentText"/>
      </w:pPr>
      <w:r>
        <w:rPr>
          <w:rStyle w:val="CommentReference"/>
        </w:rPr>
        <w:annotationRef/>
      </w:r>
      <w:r>
        <w:t>Editorial: need font-type alignment</w:t>
      </w:r>
    </w:p>
  </w:comment>
  <w:comment w:id="800" w:author="Author" w:initials="A">
    <w:p w14:paraId="57EF69DD" w14:textId="3392EC0C" w:rsidR="006D6A35" w:rsidRDefault="006D6A35">
      <w:pPr>
        <w:pStyle w:val="CommentText"/>
      </w:pPr>
      <w:r>
        <w:rPr>
          <w:rStyle w:val="CommentReference"/>
        </w:rPr>
        <w:annotationRef/>
      </w:r>
      <w:r>
        <w:t>Should be an “optional” capability feature</w:t>
      </w:r>
    </w:p>
  </w:comment>
  <w:comment w:id="810" w:author="Author" w:initials="A">
    <w:p w14:paraId="3C782DC1" w14:textId="3E0BBEB8" w:rsidR="006D6A35" w:rsidRDefault="006D6A35">
      <w:pPr>
        <w:pStyle w:val="CommentText"/>
      </w:pPr>
      <w:r>
        <w:rPr>
          <w:rStyle w:val="CommentReference"/>
        </w:rPr>
        <w:annotationRef/>
      </w:r>
      <w:r>
        <w:t>Should be an “optional” capability feature</w:t>
      </w:r>
      <w:r w:rsidR="00E92DFF">
        <w:t xml:space="preserve">, the default being same channel types can be spatially multiplexed </w:t>
      </w:r>
    </w:p>
  </w:comment>
  <w:comment w:id="819" w:author="Author" w:initials="A">
    <w:p w14:paraId="623E27A3" w14:textId="2DA9DED9" w:rsidR="00637075" w:rsidRDefault="00637075">
      <w:pPr>
        <w:pStyle w:val="CommentText"/>
      </w:pPr>
      <w:r>
        <w:rPr>
          <w:rStyle w:val="CommentReference"/>
        </w:rPr>
        <w:annotationRef/>
      </w:r>
      <w:r w:rsidR="003D7A18">
        <w:t>Max #layers per UE?</w:t>
      </w:r>
    </w:p>
  </w:comment>
  <w:comment w:id="826" w:author="Author" w:initials="A">
    <w:p w14:paraId="5229E303" w14:textId="33A91178" w:rsidR="00B44F96" w:rsidRDefault="00B44F96">
      <w:pPr>
        <w:pStyle w:val="CommentText"/>
      </w:pPr>
      <w:r>
        <w:rPr>
          <w:rStyle w:val="CommentReference"/>
        </w:rPr>
        <w:annotationRef/>
      </w:r>
      <w:r>
        <w:t>Editorial: Similar</w:t>
      </w:r>
      <w:r w:rsidRPr="00B44F96">
        <w:rPr>
          <w:strike/>
        </w:rPr>
        <w:t>ly</w:t>
      </w:r>
    </w:p>
  </w:comment>
  <w:comment w:id="828" w:author="Author" w:initials="A">
    <w:p w14:paraId="1417A3BA" w14:textId="4A6C220B" w:rsidR="009E64D2" w:rsidRDefault="009E64D2">
      <w:pPr>
        <w:pStyle w:val="CommentText"/>
      </w:pPr>
      <w:r>
        <w:rPr>
          <w:rStyle w:val="CommentReference"/>
        </w:rPr>
        <w:annotationRef/>
      </w:r>
      <w:r>
        <w:t>Need consistent naming of the profile</w:t>
      </w:r>
      <w:r w:rsidR="001A1A54">
        <w:t>: “High PHY” instead of “HI PHY”</w:t>
      </w:r>
    </w:p>
  </w:comment>
  <w:comment w:id="827" w:author="Author" w:initials="A">
    <w:p w14:paraId="4FF14837" w14:textId="51687FEB" w:rsidR="001A1A54" w:rsidRDefault="001A1A54">
      <w:pPr>
        <w:pStyle w:val="CommentText"/>
      </w:pPr>
      <w:r>
        <w:rPr>
          <w:rStyle w:val="CommentReference"/>
        </w:rPr>
        <w:annotationRef/>
      </w:r>
      <w:r>
        <w:t xml:space="preserve">This </w:t>
      </w:r>
      <w:r w:rsidR="007D650D">
        <w:t xml:space="preserve">is not needed. Suggest starting with “The PDSCH channel mode…” and include reference to the section of the </w:t>
      </w:r>
      <w:proofErr w:type="spellStart"/>
      <w:r w:rsidR="007D650D">
        <w:t>GAnP</w:t>
      </w:r>
      <w:proofErr w:type="spellEnd"/>
      <w:r w:rsidR="007D650D">
        <w:t xml:space="preserve"> where </w:t>
      </w:r>
      <w:r w:rsidR="00463D30">
        <w:t>“</w:t>
      </w:r>
      <w:proofErr w:type="spellStart"/>
      <w:r w:rsidR="007D650D">
        <w:t>AAL_</w:t>
      </w:r>
      <w:r w:rsidR="00860ACC">
        <w:t>DL_HighPHY</w:t>
      </w:r>
      <w:proofErr w:type="spellEnd"/>
      <w:r w:rsidR="00860ACC">
        <w:t xml:space="preserve">” </w:t>
      </w:r>
      <w:r w:rsidR="00463D30">
        <w:t xml:space="preserve">will be defined (align with the </w:t>
      </w:r>
      <w:proofErr w:type="spellStart"/>
      <w:r w:rsidR="00463D30">
        <w:t>GAnP</w:t>
      </w:r>
      <w:proofErr w:type="spellEnd"/>
      <w:r w:rsidR="00463D30">
        <w:t xml:space="preserve"> CR”</w:t>
      </w:r>
    </w:p>
  </w:comment>
  <w:comment w:id="829" w:author="Author" w:initials="A">
    <w:p w14:paraId="4F13FB25" w14:textId="77777777" w:rsidR="00FC05E8" w:rsidRDefault="00823D8A">
      <w:pPr>
        <w:pStyle w:val="CommentText"/>
      </w:pPr>
      <w:r>
        <w:rPr>
          <w:rStyle w:val="CommentReference"/>
        </w:rPr>
        <w:annotationRef/>
      </w:r>
      <w:r>
        <w:t xml:space="preserve">Would suggest changing “Accelerator parameters per PDSCH TB(s)” to </w:t>
      </w:r>
      <w:r w:rsidR="00DF055B">
        <w:t>“Accelerated functions</w:t>
      </w:r>
      <w:r w:rsidR="0010220D">
        <w:t xml:space="preserve"> </w:t>
      </w:r>
      <w:r w:rsidR="009C2312">
        <w:t xml:space="preserve">constituting PDSCH </w:t>
      </w:r>
      <w:r w:rsidR="00E34336">
        <w:t>channel</w:t>
      </w:r>
      <w:r w:rsidR="00FC05E8">
        <w:t>.</w:t>
      </w:r>
    </w:p>
    <w:p w14:paraId="320CB395" w14:textId="42BC2E39" w:rsidR="00E34336" w:rsidRDefault="00E34336">
      <w:pPr>
        <w:pStyle w:val="CommentText"/>
      </w:pPr>
      <w:proofErr w:type="spellStart"/>
      <w:r>
        <w:t>Also</w:t>
      </w:r>
      <w:proofErr w:type="spellEnd"/>
      <w:r>
        <w:t>, for consistenc</w:t>
      </w:r>
      <w:r w:rsidR="00FC05E8">
        <w:t xml:space="preserve">y, include “PDSCH PT-RS” as well in the fig. and reference to the </w:t>
      </w:r>
      <w:r w:rsidR="00E50692">
        <w:t xml:space="preserve">38.211 sections </w:t>
      </w:r>
      <w:r w:rsidR="00006C45">
        <w:t>7.4.1.2.1</w:t>
      </w:r>
      <w:r w:rsidR="00DC2FED">
        <w:t xml:space="preserve"> and 7.4.1.2.2</w:t>
      </w:r>
    </w:p>
  </w:comment>
  <w:comment w:id="832" w:author="Author" w:initials="A">
    <w:p w14:paraId="3D62C9C6" w14:textId="52921AC0" w:rsidR="000C1418" w:rsidRDefault="000C1418">
      <w:pPr>
        <w:pStyle w:val="CommentText"/>
      </w:pPr>
      <w:r>
        <w:rPr>
          <w:rStyle w:val="CommentReference"/>
        </w:rPr>
        <w:annotationRef/>
      </w:r>
      <w:r>
        <w:t xml:space="preserve">Either do not call out “power offset” explicitly here </w:t>
      </w:r>
      <w:r w:rsidR="007256EC">
        <w:t>or</w:t>
      </w:r>
      <w:r w:rsidR="00176E77">
        <w:t xml:space="preserve"> modify the diagram for alignment</w:t>
      </w:r>
      <w:r w:rsidR="007256EC">
        <w:t xml:space="preserve"> </w:t>
      </w:r>
      <w:r w:rsidR="003A35E6">
        <w:t xml:space="preserve"> </w:t>
      </w:r>
    </w:p>
  </w:comment>
  <w:comment w:id="830" w:author="Author" w:initials="A">
    <w:p w14:paraId="0E2FB505" w14:textId="559B64B7" w:rsidR="005B007C" w:rsidRDefault="005B007C">
      <w:pPr>
        <w:pStyle w:val="CommentText"/>
      </w:pPr>
      <w:r>
        <w:rPr>
          <w:rStyle w:val="CommentReference"/>
        </w:rPr>
        <w:annotationRef/>
      </w:r>
      <w:r>
        <w:t>Editorial: need font-type alignment</w:t>
      </w:r>
    </w:p>
  </w:comment>
  <w:comment w:id="834" w:author="Author" w:initials="A">
    <w:p w14:paraId="714DF756" w14:textId="718FBD98" w:rsidR="00176E77" w:rsidRDefault="00176E77">
      <w:pPr>
        <w:pStyle w:val="CommentText"/>
      </w:pPr>
      <w:r>
        <w:rPr>
          <w:rStyle w:val="CommentReference"/>
        </w:rPr>
        <w:annotationRef/>
      </w:r>
      <w:r>
        <w:t>Same comment as before</w:t>
      </w:r>
    </w:p>
  </w:comment>
  <w:comment w:id="833" w:author="Author" w:initials="A">
    <w:p w14:paraId="0B554E47" w14:textId="1BB03C2A" w:rsidR="005B007C" w:rsidRDefault="005B007C">
      <w:pPr>
        <w:pStyle w:val="CommentText"/>
      </w:pPr>
      <w:r>
        <w:rPr>
          <w:rStyle w:val="CommentReference"/>
        </w:rPr>
        <w:annotationRef/>
      </w:r>
      <w:r>
        <w:t>Editorial: need font-type alignment</w:t>
      </w:r>
    </w:p>
  </w:comment>
  <w:comment w:id="835" w:author="Author" w:initials="A">
    <w:p w14:paraId="4CCC6305" w14:textId="38AE0DE4" w:rsidR="00176E77" w:rsidRDefault="00176E77">
      <w:pPr>
        <w:pStyle w:val="CommentText"/>
      </w:pPr>
      <w:r>
        <w:rPr>
          <w:rStyle w:val="CommentReference"/>
        </w:rPr>
        <w:annotationRef/>
      </w:r>
      <w:r>
        <w:t>Same comment as before</w:t>
      </w:r>
    </w:p>
  </w:comment>
  <w:comment w:id="838" w:author="Author" w:initials="A">
    <w:p w14:paraId="3A78C610" w14:textId="3169A65C" w:rsidR="00AD5E0D" w:rsidRDefault="00AD5E0D">
      <w:pPr>
        <w:pStyle w:val="CommentText"/>
      </w:pPr>
      <w:r>
        <w:rPr>
          <w:rStyle w:val="CommentReference"/>
        </w:rPr>
        <w:annotationRef/>
      </w:r>
      <w:r>
        <w:t>Same comment as before</w:t>
      </w:r>
    </w:p>
  </w:comment>
  <w:comment w:id="840" w:author="Author" w:initials="A">
    <w:p w14:paraId="0D4DEDDB" w14:textId="4FE737BD" w:rsidR="00AD5E0D" w:rsidRDefault="00AD5E0D">
      <w:pPr>
        <w:pStyle w:val="CommentText"/>
      </w:pPr>
      <w:r>
        <w:rPr>
          <w:rStyle w:val="CommentReference"/>
        </w:rPr>
        <w:annotationRef/>
      </w:r>
      <w:r>
        <w:t>Same comment as before</w:t>
      </w:r>
    </w:p>
  </w:comment>
  <w:comment w:id="839" w:author="Author" w:initials="A">
    <w:p w14:paraId="2BEF11EA" w14:textId="7626C9F1" w:rsidR="00B330F0" w:rsidRDefault="00B330F0">
      <w:pPr>
        <w:pStyle w:val="CommentText"/>
      </w:pPr>
      <w:r>
        <w:rPr>
          <w:rStyle w:val="CommentReference"/>
        </w:rPr>
        <w:annotationRef/>
      </w:r>
      <w:r>
        <w:t>What is meant by “PDSCH interface”</w:t>
      </w:r>
      <w:r w:rsidR="00CA2311">
        <w:t xml:space="preserve"> and </w:t>
      </w:r>
      <w:proofErr w:type="gramStart"/>
      <w:r w:rsidR="00CA2311">
        <w:t>“..</w:t>
      </w:r>
      <w:proofErr w:type="gramEnd"/>
      <w:r w:rsidR="00CA2311">
        <w:t xml:space="preserve">shall work on a PDSCH allocation basis”? </w:t>
      </w:r>
    </w:p>
  </w:comment>
  <w:comment w:id="841" w:author="Author" w:initials="A">
    <w:p w14:paraId="5C52E473" w14:textId="10708299" w:rsidR="00CA2311" w:rsidRDefault="00CA2311">
      <w:pPr>
        <w:pStyle w:val="CommentText"/>
      </w:pPr>
      <w:r>
        <w:rPr>
          <w:rStyle w:val="CommentReference"/>
        </w:rPr>
        <w:annotationRef/>
      </w:r>
      <w:r w:rsidR="00BC4572">
        <w:t xml:space="preserve">Not input to the encoder, the TB(s) would undergo CRC attachment and CB seg. + CB attachment before LDPC encoding. </w:t>
      </w:r>
      <w:r w:rsidR="00F245C1">
        <w:t xml:space="preserve">The first AF can be a combination of all these operations </w:t>
      </w:r>
      <w:proofErr w:type="spellStart"/>
      <w:r w:rsidR="00F245C1">
        <w:t>aor</w:t>
      </w:r>
      <w:proofErr w:type="spellEnd"/>
      <w:r w:rsidR="00F245C1">
        <w:t xml:space="preserve"> can be just TB CRC attachment. No need to call out </w:t>
      </w:r>
      <w:r w:rsidR="005113FC">
        <w:t>which “AF” (e.g., “encoder” as mentioned here) the TB(s) are input to</w:t>
      </w:r>
    </w:p>
  </w:comment>
  <w:comment w:id="842" w:author="Author" w:initials="A">
    <w:p w14:paraId="3E67BB56" w14:textId="2BB2FFCC" w:rsidR="00747982" w:rsidRDefault="00747982">
      <w:pPr>
        <w:pStyle w:val="CommentText"/>
      </w:pPr>
      <w:r>
        <w:rPr>
          <w:rStyle w:val="CommentReference"/>
        </w:rPr>
        <w:annotationRef/>
      </w:r>
      <w:r>
        <w:t>Why input data (i.e., the TB(s) from L2) would consist of PDSCH config. parameters?</w:t>
      </w:r>
    </w:p>
  </w:comment>
  <w:comment w:id="899" w:author="Author" w:initials="A">
    <w:p w14:paraId="47DE62F3" w14:textId="2666071C" w:rsidR="00C07532" w:rsidRDefault="00C07532">
      <w:pPr>
        <w:pStyle w:val="CommentText"/>
      </w:pPr>
      <w:r>
        <w:rPr>
          <w:rStyle w:val="CommentReference"/>
        </w:rPr>
        <w:annotationRef/>
      </w:r>
      <w:r>
        <w:t>Suggest replacing by “when processing PDSCH TB(s)”</w:t>
      </w:r>
    </w:p>
  </w:comment>
  <w:comment w:id="900" w:author="Author" w:initials="A">
    <w:p w14:paraId="46160933" w14:textId="7708E13A" w:rsidR="00D50369" w:rsidRDefault="00D50369">
      <w:pPr>
        <w:pStyle w:val="CommentText"/>
      </w:pPr>
      <w:r>
        <w:rPr>
          <w:rStyle w:val="CommentReference"/>
        </w:rPr>
        <w:annotationRef/>
      </w:r>
      <w:r>
        <w:t xml:space="preserve">Suggest “signal </w:t>
      </w:r>
      <w:r>
        <w:sym w:font="Wingdings" w:char="F0E0"/>
      </w:r>
      <w:r>
        <w:t xml:space="preserve"> information”</w:t>
      </w:r>
    </w:p>
  </w:comment>
  <w:comment w:id="901" w:author="Author" w:initials="A">
    <w:p w14:paraId="3854746C" w14:textId="74C0E6A5" w:rsidR="00C01AB7" w:rsidRDefault="00C01AB7">
      <w:pPr>
        <w:pStyle w:val="CommentText"/>
      </w:pPr>
      <w:r>
        <w:rPr>
          <w:rStyle w:val="CommentReference"/>
        </w:rPr>
        <w:annotationRef/>
      </w:r>
      <w:r>
        <w:t>Is this needed to be explicitly mentioned here</w:t>
      </w:r>
      <w:r w:rsidR="00EE5290">
        <w:t>?</w:t>
      </w:r>
    </w:p>
  </w:comment>
  <w:comment w:id="911" w:author="Author" w:initials="A">
    <w:p w14:paraId="6C870D11" w14:textId="08C5228C" w:rsidR="001445CA" w:rsidRDefault="001445CA">
      <w:pPr>
        <w:pStyle w:val="CommentText"/>
      </w:pPr>
      <w:r>
        <w:rPr>
          <w:rStyle w:val="CommentReference"/>
        </w:rPr>
        <w:annotationRef/>
      </w:r>
      <w:r>
        <w:t>Editorial: duplicate words</w:t>
      </w:r>
    </w:p>
  </w:comment>
  <w:comment w:id="922" w:author="Author" w:initials="A">
    <w:p w14:paraId="43E06907" w14:textId="755C1F56" w:rsidR="00BA5356" w:rsidRDefault="00BA5356">
      <w:pPr>
        <w:pStyle w:val="CommentText"/>
      </w:pPr>
      <w:r>
        <w:rPr>
          <w:rStyle w:val="CommentReference"/>
        </w:rPr>
        <w:annotationRef/>
      </w:r>
      <w:r>
        <w:t>Typo</w:t>
      </w:r>
    </w:p>
  </w:comment>
  <w:comment w:id="1000" w:author="Author" w:initials="A">
    <w:p w14:paraId="31C031C7" w14:textId="4D29897E" w:rsidR="00F5606D" w:rsidRDefault="00F5606D">
      <w:pPr>
        <w:pStyle w:val="CommentText"/>
      </w:pPr>
      <w:r>
        <w:rPr>
          <w:rStyle w:val="CommentReference"/>
        </w:rPr>
        <w:annotationRef/>
      </w:r>
      <w:r>
        <w:t>Similar editorial comment as for PDSCH</w:t>
      </w:r>
      <w:r w:rsidR="001923BE">
        <w:t xml:space="preserve"> (except the comments related to PDSCH PT-RS)</w:t>
      </w:r>
    </w:p>
  </w:comment>
  <w:comment w:id="1001" w:author="Author" w:initials="A">
    <w:p w14:paraId="7734B531" w14:textId="54E9E929" w:rsidR="001923BE" w:rsidRDefault="001923BE">
      <w:pPr>
        <w:pStyle w:val="CommentText"/>
      </w:pPr>
      <w:r>
        <w:rPr>
          <w:rStyle w:val="CommentReference"/>
        </w:rPr>
        <w:annotationRef/>
      </w:r>
      <w:r>
        <w:t>Same comment as before</w:t>
      </w:r>
    </w:p>
  </w:comment>
  <w:comment w:id="1004" w:author="Author" w:initials="A">
    <w:p w14:paraId="53F7C2DC" w14:textId="792D90A7" w:rsidR="001D6117" w:rsidRDefault="001D6117">
      <w:pPr>
        <w:pStyle w:val="CommentText"/>
      </w:pPr>
      <w:r>
        <w:rPr>
          <w:rStyle w:val="CommentReference"/>
        </w:rPr>
        <w:annotationRef/>
      </w:r>
      <w:r>
        <w:t>Similar comment as for PDSC</w:t>
      </w:r>
      <w:r w:rsidR="002150E0">
        <w:t>H input</w:t>
      </w:r>
    </w:p>
  </w:comment>
  <w:comment w:id="1005" w:author="Author" w:initials="A">
    <w:p w14:paraId="43E59237" w14:textId="73970CA6" w:rsidR="002150E0" w:rsidRDefault="002150E0">
      <w:pPr>
        <w:pStyle w:val="CommentText"/>
      </w:pPr>
      <w:r>
        <w:rPr>
          <w:rStyle w:val="CommentReference"/>
        </w:rPr>
        <w:annotationRef/>
      </w:r>
      <w:r>
        <w:t>Similar comment as for PDSCH parameters</w:t>
      </w:r>
    </w:p>
  </w:comment>
  <w:comment w:id="1006" w:author="Author" w:initials="A">
    <w:p w14:paraId="466127A6" w14:textId="5729DF43" w:rsidR="0095091E" w:rsidRDefault="0095091E">
      <w:pPr>
        <w:pStyle w:val="CommentText"/>
      </w:pPr>
      <w:r>
        <w:rPr>
          <w:rStyle w:val="CommentReference"/>
        </w:rPr>
        <w:annotationRef/>
      </w:r>
      <w:r>
        <w:t>Editorial: hardcoded</w:t>
      </w:r>
    </w:p>
  </w:comment>
  <w:comment w:id="1007" w:author="Author" w:initials="A">
    <w:p w14:paraId="35C624D9" w14:textId="671D9D9C" w:rsidR="00136A92" w:rsidRDefault="00136A92">
      <w:pPr>
        <w:pStyle w:val="CommentText"/>
      </w:pPr>
      <w:r>
        <w:rPr>
          <w:rStyle w:val="CommentReference"/>
        </w:rPr>
        <w:annotationRef/>
      </w:r>
      <w:r>
        <w:t>Editorial: bit</w:t>
      </w:r>
    </w:p>
  </w:comment>
  <w:comment w:id="1008" w:author="Author" w:initials="A">
    <w:p w14:paraId="152B5A1F" w14:textId="77777777" w:rsidR="00136A92" w:rsidRDefault="00136A92" w:rsidP="00136A92">
      <w:pPr>
        <w:pStyle w:val="CommentText"/>
      </w:pPr>
      <w:r>
        <w:rPr>
          <w:rStyle w:val="CommentReference"/>
        </w:rPr>
        <w:annotationRef/>
      </w:r>
      <w:r>
        <w:t>Editorial: hardcoded</w:t>
      </w:r>
    </w:p>
    <w:p w14:paraId="0575AA94" w14:textId="3B2D1E85" w:rsidR="00136A92" w:rsidRDefault="00136A92">
      <w:pPr>
        <w:pStyle w:val="CommentText"/>
      </w:pPr>
    </w:p>
  </w:comment>
  <w:comment w:id="1023" w:author="Author" w:initials="A">
    <w:p w14:paraId="19FCCEAC" w14:textId="10609F1A" w:rsidR="007A2BD3" w:rsidRDefault="007A2BD3">
      <w:pPr>
        <w:pStyle w:val="CommentText"/>
      </w:pPr>
      <w:r>
        <w:rPr>
          <w:rStyle w:val="CommentReference"/>
        </w:rPr>
        <w:annotationRef/>
      </w:r>
      <w:r>
        <w:t>Typo</w:t>
      </w:r>
    </w:p>
  </w:comment>
  <w:comment w:id="1087" w:author="Author" w:initials="A">
    <w:p w14:paraId="47F749DF" w14:textId="5A25379E" w:rsidR="00436E34" w:rsidRDefault="00436E34">
      <w:pPr>
        <w:pStyle w:val="CommentText"/>
      </w:pPr>
      <w:r>
        <w:rPr>
          <w:rStyle w:val="CommentReference"/>
        </w:rPr>
        <w:annotationRef/>
      </w:r>
      <w:r>
        <w:t>Typo: duplication</w:t>
      </w:r>
    </w:p>
  </w:comment>
  <w:comment w:id="1088" w:author="Author" w:initials="A">
    <w:p w14:paraId="2F23969A" w14:textId="035563EC" w:rsidR="00055CB0" w:rsidRDefault="00055CB0">
      <w:pPr>
        <w:pStyle w:val="CommentText"/>
      </w:pPr>
      <w:r>
        <w:rPr>
          <w:rStyle w:val="CommentReference"/>
        </w:rPr>
        <w:annotationRef/>
      </w:r>
    </w:p>
  </w:comment>
  <w:comment w:id="1207" w:author="Author" w:initials="A">
    <w:p w14:paraId="52DEA06F" w14:textId="1CA93AC9" w:rsidR="00337390" w:rsidRDefault="00337390">
      <w:pPr>
        <w:pStyle w:val="CommentText"/>
      </w:pPr>
      <w:r>
        <w:rPr>
          <w:rStyle w:val="CommentReference"/>
        </w:rPr>
        <w:annotationRef/>
      </w:r>
      <w:r w:rsidR="006B747B">
        <w:rPr>
          <w:rStyle w:val="CommentReference"/>
        </w:rPr>
        <w:t>High-PHY</w:t>
      </w:r>
      <w:r>
        <w:t xml:space="preserve"> Profile?</w:t>
      </w:r>
    </w:p>
  </w:comment>
  <w:comment w:id="1641" w:author="Author" w:initials="A">
    <w:p w14:paraId="74F89204" w14:textId="7B167920" w:rsidR="00BC01F8" w:rsidRDefault="00BC01F8">
      <w:pPr>
        <w:pStyle w:val="CommentText"/>
      </w:pPr>
      <w:r>
        <w:rPr>
          <w:rStyle w:val="CommentReference"/>
        </w:rPr>
        <w:annotationRef/>
      </w:r>
      <w:r>
        <w:t xml:space="preserve">Sending </w:t>
      </w:r>
      <w:r w:rsidR="0021035E">
        <w:t>eig</w:t>
      </w:r>
      <w:r w:rsidR="007129CC">
        <w:t>en</w:t>
      </w:r>
      <w:r w:rsidR="0021035E">
        <w:t xml:space="preserve"> values and eigen vectors (w/compression) </w:t>
      </w:r>
      <w:r w:rsidR="007129CC">
        <w:t xml:space="preserve">of estimated channel matrix </w:t>
      </w:r>
      <w:r w:rsidR="0021035E">
        <w:t xml:space="preserve">can be one option of sending </w:t>
      </w:r>
      <w:r w:rsidR="007129CC">
        <w:t xml:space="preserve">channel estimates derived from </w:t>
      </w:r>
      <w:r w:rsidR="00477144">
        <w:t>SRS but</w:t>
      </w:r>
      <w:r w:rsidR="007129CC">
        <w:t xml:space="preserve"> does not necessarily </w:t>
      </w:r>
      <w:r w:rsidR="007E2558">
        <w:t xml:space="preserve">have to be the only option. </w:t>
      </w:r>
      <w:r w:rsidR="00201850">
        <w:t xml:space="preserve">Reporting of U,V,D should not be made as a “mandatory” </w:t>
      </w:r>
      <w:r w:rsidR="009610C1">
        <w:t>requirement for reporting SRS based channel estimates.</w:t>
      </w:r>
    </w:p>
  </w:comment>
  <w:comment w:id="1731" w:author="Author" w:initials="A">
    <w:p w14:paraId="29D02211" w14:textId="387E85F2" w:rsidR="00F0192D" w:rsidRDefault="00F0192D">
      <w:pPr>
        <w:pStyle w:val="CommentText"/>
      </w:pPr>
      <w:r>
        <w:rPr>
          <w:rStyle w:val="CommentReference"/>
        </w:rPr>
        <w:annotationRef/>
      </w:r>
      <w:r>
        <w:t>Should be “PRACH”</w:t>
      </w:r>
    </w:p>
  </w:comment>
  <w:comment w:id="1803" w:author="Author" w:initials="A">
    <w:p w14:paraId="50C175A7" w14:textId="02D46F98" w:rsidR="00B67C65" w:rsidRDefault="00B67C65">
      <w:pPr>
        <w:pStyle w:val="CommentText"/>
      </w:pPr>
      <w:r>
        <w:rPr>
          <w:rStyle w:val="CommentReference"/>
        </w:rPr>
        <w:annotationRef/>
      </w:r>
      <w:r>
        <w:t xml:space="preserve">Assuming channel estimate abstraction is implied by SVD of H and reporting of [U,V,D], </w:t>
      </w:r>
      <w:r w:rsidR="00E45CDE">
        <w:t xml:space="preserve">it should be made clear that reporting channel estimate </w:t>
      </w:r>
      <w:proofErr w:type="spellStart"/>
      <w:r w:rsidR="00E45CDE">
        <w:t>abtrscation</w:t>
      </w:r>
      <w:proofErr w:type="spellEnd"/>
      <w:r w:rsidR="00E45CDE">
        <w:t xml:space="preserve"> is implementation specific, not a “mandatory” feature </w:t>
      </w:r>
      <w:r w:rsidR="00694247">
        <w:t>for SRS based dynamic BF</w:t>
      </w:r>
    </w:p>
  </w:comment>
  <w:comment w:id="1828" w:author="Author" w:initials="A">
    <w:p w14:paraId="02777F86" w14:textId="32F60EA0" w:rsidR="004D36AA" w:rsidRDefault="004D36AA">
      <w:pPr>
        <w:pStyle w:val="CommentText"/>
      </w:pPr>
      <w:r>
        <w:rPr>
          <w:rStyle w:val="CommentReference"/>
        </w:rPr>
        <w:annotationRef/>
      </w:r>
      <w:r>
        <w:t>TBD what the proper wording is here.</w:t>
      </w:r>
    </w:p>
  </w:comment>
  <w:comment w:id="1829" w:author="Author" w:initials="A">
    <w:p w14:paraId="131815D6" w14:textId="080EB0C9" w:rsidR="00214D44" w:rsidRDefault="00214D44">
      <w:pPr>
        <w:pStyle w:val="CommentText"/>
      </w:pPr>
      <w:r>
        <w:rPr>
          <w:rStyle w:val="CommentReference"/>
        </w:rPr>
        <w:annotationRef/>
      </w:r>
      <w:r>
        <w:t>Nov 11: AF seems ok here. Perhaps th</w:t>
      </w:r>
      <w:r w:rsidR="00C931CA">
        <w:t>e nomenclature</w:t>
      </w:r>
      <w:r>
        <w:t xml:space="preserve"> co</w:t>
      </w:r>
      <w:r w:rsidR="00C931CA">
        <w:t>ncern</w:t>
      </w:r>
      <w:r>
        <w:t xml:space="preserve"> is addressed </w:t>
      </w:r>
      <w:proofErr w:type="spellStart"/>
      <w:r>
        <w:t>bi</w:t>
      </w:r>
      <w:proofErr w:type="spellEnd"/>
      <w:r>
        <w:t xml:space="preserve"> the change in the first paragraph of this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BA5BE8" w15:done="0"/>
  <w15:commentEx w15:paraId="2FBD4E74" w15:done="0"/>
  <w15:commentEx w15:paraId="31197840" w15:done="0"/>
  <w15:commentEx w15:paraId="5FC67C9F" w15:done="0"/>
  <w15:commentEx w15:paraId="3DDDFB8B" w15:done="0"/>
  <w15:commentEx w15:paraId="3A751958" w15:done="0"/>
  <w15:commentEx w15:paraId="14DCEBFF" w15:done="0"/>
  <w15:commentEx w15:paraId="6EC747DC" w15:done="0"/>
  <w15:commentEx w15:paraId="263F4627" w15:done="0"/>
  <w15:commentEx w15:paraId="0D836CC2" w15:done="0"/>
  <w15:commentEx w15:paraId="5B2E7AAA" w15:done="0"/>
  <w15:commentEx w15:paraId="68BC5717" w15:done="0"/>
  <w15:commentEx w15:paraId="4104D8C8" w15:done="0"/>
  <w15:commentEx w15:paraId="533021D5" w15:done="0"/>
  <w15:commentEx w15:paraId="3B09D94B" w15:done="0"/>
  <w15:commentEx w15:paraId="4B71604A" w15:done="0"/>
  <w15:commentEx w15:paraId="58BED4AA" w15:done="0"/>
  <w15:commentEx w15:paraId="61C6D305" w15:done="0"/>
  <w15:commentEx w15:paraId="0750411E" w15:done="0"/>
  <w15:commentEx w15:paraId="2FA43CF8" w15:done="0"/>
  <w15:commentEx w15:paraId="0EB0500E" w15:paraIdParent="2FA43CF8" w15:done="0"/>
  <w15:commentEx w15:paraId="4EC6D1F9" w15:done="0"/>
  <w15:commentEx w15:paraId="0FFD1D0B" w15:paraIdParent="4EC6D1F9" w15:done="0"/>
  <w15:commentEx w15:paraId="7BBC1DBC" w15:done="0"/>
  <w15:commentEx w15:paraId="3EB39F2C" w15:done="0"/>
  <w15:commentEx w15:paraId="7AE15407" w15:done="0"/>
  <w15:commentEx w15:paraId="65EEB581" w15:done="0"/>
  <w15:commentEx w15:paraId="4D4D1915" w15:done="0"/>
  <w15:commentEx w15:paraId="4E36265C" w15:done="0"/>
  <w15:commentEx w15:paraId="1A60186D" w15:done="0"/>
  <w15:commentEx w15:paraId="3C502AA1" w15:done="0"/>
  <w15:commentEx w15:paraId="7ACC38D4" w15:done="0"/>
  <w15:commentEx w15:paraId="57EF69DD" w15:done="0"/>
  <w15:commentEx w15:paraId="3C782DC1" w15:done="0"/>
  <w15:commentEx w15:paraId="623E27A3" w15:done="0"/>
  <w15:commentEx w15:paraId="5229E303" w15:done="0"/>
  <w15:commentEx w15:paraId="1417A3BA" w15:done="0"/>
  <w15:commentEx w15:paraId="4FF14837" w15:done="0"/>
  <w15:commentEx w15:paraId="320CB395" w15:done="0"/>
  <w15:commentEx w15:paraId="3D62C9C6" w15:done="0"/>
  <w15:commentEx w15:paraId="0E2FB505" w15:done="0"/>
  <w15:commentEx w15:paraId="714DF756" w15:done="0"/>
  <w15:commentEx w15:paraId="0B554E47" w15:done="0"/>
  <w15:commentEx w15:paraId="4CCC6305" w15:done="0"/>
  <w15:commentEx w15:paraId="3A78C610" w15:done="0"/>
  <w15:commentEx w15:paraId="0D4DEDDB" w15:done="0"/>
  <w15:commentEx w15:paraId="2BEF11EA" w15:done="0"/>
  <w15:commentEx w15:paraId="5C52E473" w15:done="0"/>
  <w15:commentEx w15:paraId="3E67BB56" w15:done="0"/>
  <w15:commentEx w15:paraId="47DE62F3" w15:done="0"/>
  <w15:commentEx w15:paraId="46160933" w15:done="0"/>
  <w15:commentEx w15:paraId="3854746C" w15:done="0"/>
  <w15:commentEx w15:paraId="6C870D11" w15:done="0"/>
  <w15:commentEx w15:paraId="43E06907" w15:done="0"/>
  <w15:commentEx w15:paraId="31C031C7" w15:done="0"/>
  <w15:commentEx w15:paraId="7734B531" w15:done="0"/>
  <w15:commentEx w15:paraId="53F7C2DC" w15:done="0"/>
  <w15:commentEx w15:paraId="43E59237" w15:done="0"/>
  <w15:commentEx w15:paraId="466127A6" w15:done="0"/>
  <w15:commentEx w15:paraId="35C624D9" w15:done="0"/>
  <w15:commentEx w15:paraId="0575AA94" w15:done="0"/>
  <w15:commentEx w15:paraId="19FCCEAC" w15:done="0"/>
  <w15:commentEx w15:paraId="47F749DF" w15:done="0"/>
  <w15:commentEx w15:paraId="2F23969A" w15:done="0"/>
  <w15:commentEx w15:paraId="52DEA06F" w15:done="0"/>
  <w15:commentEx w15:paraId="74F89204" w15:done="0"/>
  <w15:commentEx w15:paraId="29D02211" w15:done="0"/>
  <w15:commentEx w15:paraId="50C175A7" w15:done="0"/>
  <w15:commentEx w15:paraId="02777F86" w15:done="0"/>
  <w15:commentEx w15:paraId="131815D6" w15:paraIdParent="02777F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BA5BE8" w16cid:durableId="2538A1C2"/>
  <w16cid:commentId w16cid:paraId="2FBD4E74" w16cid:durableId="252E0E8B"/>
  <w16cid:commentId w16cid:paraId="31197840" w16cid:durableId="2538A22F"/>
  <w16cid:commentId w16cid:paraId="5FC67C9F" w16cid:durableId="2538A2CE"/>
  <w16cid:commentId w16cid:paraId="3DDDFB8B" w16cid:durableId="2538A4D1"/>
  <w16cid:commentId w16cid:paraId="3A751958" w16cid:durableId="2538A397"/>
  <w16cid:commentId w16cid:paraId="14DCEBFF" w16cid:durableId="2538A619"/>
  <w16cid:commentId w16cid:paraId="6EC747DC" w16cid:durableId="2538A609"/>
  <w16cid:commentId w16cid:paraId="263F4627" w16cid:durableId="2538A76C"/>
  <w16cid:commentId w16cid:paraId="0D836CC2" w16cid:durableId="2538A6FE"/>
  <w16cid:commentId w16cid:paraId="5B2E7AAA" w16cid:durableId="253C03E4"/>
  <w16cid:commentId w16cid:paraId="68BC5717" w16cid:durableId="253C0438"/>
  <w16cid:commentId w16cid:paraId="4104D8C8" w16cid:durableId="253C04D8"/>
  <w16cid:commentId w16cid:paraId="533021D5" w16cid:durableId="253C068A"/>
  <w16cid:commentId w16cid:paraId="3B09D94B" w16cid:durableId="253C06A1"/>
  <w16cid:commentId w16cid:paraId="4B71604A" w16cid:durableId="253C072A"/>
  <w16cid:commentId w16cid:paraId="58BED4AA" w16cid:durableId="253C093A"/>
  <w16cid:commentId w16cid:paraId="61C6D305" w16cid:durableId="253C0A4A"/>
  <w16cid:commentId w16cid:paraId="0750411E" w16cid:durableId="253C0B65"/>
  <w16cid:commentId w16cid:paraId="2FA43CF8" w16cid:durableId="252E0BE4"/>
  <w16cid:commentId w16cid:paraId="0EB0500E" w16cid:durableId="252E0C18"/>
  <w16cid:commentId w16cid:paraId="4EC6D1F9" w16cid:durableId="252E0B57"/>
  <w16cid:commentId w16cid:paraId="0FFD1D0B" w16cid:durableId="252E0B7D"/>
  <w16cid:commentId w16cid:paraId="7BBC1DBC" w16cid:durableId="253C0E32"/>
  <w16cid:commentId w16cid:paraId="3EB39F2C" w16cid:durableId="253C0E9A"/>
  <w16cid:commentId w16cid:paraId="7AE15407" w16cid:durableId="253C0EC7"/>
  <w16cid:commentId w16cid:paraId="65EEB581" w16cid:durableId="253C1010"/>
  <w16cid:commentId w16cid:paraId="4D4D1915" w16cid:durableId="253C10A0"/>
  <w16cid:commentId w16cid:paraId="4E36265C" w16cid:durableId="253C1284"/>
  <w16cid:commentId w16cid:paraId="1A60186D" w16cid:durableId="253C1247"/>
  <w16cid:commentId w16cid:paraId="3C502AA1" w16cid:durableId="253C12C1"/>
  <w16cid:commentId w16cid:paraId="7ACC38D4" w16cid:durableId="253C12D9"/>
  <w16cid:commentId w16cid:paraId="57EF69DD" w16cid:durableId="253C143A"/>
  <w16cid:commentId w16cid:paraId="3C782DC1" w16cid:durableId="253C144F"/>
  <w16cid:commentId w16cid:paraId="623E27A3" w16cid:durableId="253C13E5"/>
  <w16cid:commentId w16cid:paraId="5229E303" w16cid:durableId="253C14BD"/>
  <w16cid:commentId w16cid:paraId="1417A3BA" w16cid:durableId="253C14E1"/>
  <w16cid:commentId w16cid:paraId="4FF14837" w16cid:durableId="253C1542"/>
  <w16cid:commentId w16cid:paraId="320CB395" w16cid:durableId="253C15C0"/>
  <w16cid:commentId w16cid:paraId="3D62C9C6" w16cid:durableId="253C1842"/>
  <w16cid:commentId w16cid:paraId="0E2FB505" w16cid:durableId="253C17D8"/>
  <w16cid:commentId w16cid:paraId="714DF756" w16cid:durableId="253C191D"/>
  <w16cid:commentId w16cid:paraId="0B554E47" w16cid:durableId="253C17E3"/>
  <w16cid:commentId w16cid:paraId="4CCC6305" w16cid:durableId="253C192F"/>
  <w16cid:commentId w16cid:paraId="3A78C610" w16cid:durableId="253C193A"/>
  <w16cid:commentId w16cid:paraId="0D4DEDDB" w16cid:durableId="253C1948"/>
  <w16cid:commentId w16cid:paraId="2BEF11EA" w16cid:durableId="253C199C"/>
  <w16cid:commentId w16cid:paraId="5C52E473" w16cid:durableId="253C19D0"/>
  <w16cid:commentId w16cid:paraId="3E67BB56" w16cid:durableId="253C1A52"/>
  <w16cid:commentId w16cid:paraId="47DE62F3" w16cid:durableId="253C1A94"/>
  <w16cid:commentId w16cid:paraId="46160933" w16cid:durableId="253C1AC8"/>
  <w16cid:commentId w16cid:paraId="3854746C" w16cid:durableId="253C1AFD"/>
  <w16cid:commentId w16cid:paraId="6C870D11" w16cid:durableId="253C1B71"/>
  <w16cid:commentId w16cid:paraId="43E06907" w16cid:durableId="253C1BBD"/>
  <w16cid:commentId w16cid:paraId="31C031C7" w16cid:durableId="253C1C7B"/>
  <w16cid:commentId w16cid:paraId="7734B531" w16cid:durableId="253C1CB4"/>
  <w16cid:commentId w16cid:paraId="53F7C2DC" w16cid:durableId="253C1CD6"/>
  <w16cid:commentId w16cid:paraId="43E59237" w16cid:durableId="253C1CF6"/>
  <w16cid:commentId w16cid:paraId="466127A6" w16cid:durableId="253C1D2A"/>
  <w16cid:commentId w16cid:paraId="35C624D9" w16cid:durableId="253C1D46"/>
  <w16cid:commentId w16cid:paraId="0575AA94" w16cid:durableId="253C1D61"/>
  <w16cid:commentId w16cid:paraId="19FCCEAC" w16cid:durableId="253C1D9E"/>
  <w16cid:commentId w16cid:paraId="47F749DF" w16cid:durableId="253C1E13"/>
  <w16cid:commentId w16cid:paraId="2F23969A" w16cid:durableId="253C1EAC"/>
  <w16cid:commentId w16cid:paraId="52DEA06F" w16cid:durableId="252E0D6C"/>
  <w16cid:commentId w16cid:paraId="74F89204" w16cid:durableId="253C20DB"/>
  <w16cid:commentId w16cid:paraId="29D02211" w16cid:durableId="253C2273"/>
  <w16cid:commentId w16cid:paraId="50C175A7" w16cid:durableId="253C22ED"/>
  <w16cid:commentId w16cid:paraId="02777F86" w16cid:durableId="252E0E10"/>
  <w16cid:commentId w16cid:paraId="131815D6" w16cid:durableId="2536CE89"/>
</w16cid:commentsIds>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FFE66" w14:textId="77777777" w:rsidR="001E481C" w:rsidRDefault="001E481C">
      <w:r>
        <w:separator/>
      </w:r>
    </w:p>
  </w:endnote>
  <w:endnote w:type="continuationSeparator" w:id="0">
    <w:p w14:paraId="14804843" w14:textId="77777777" w:rsidR="001E481C" w:rsidRDefault="001E481C">
      <w:r>
        <w:continuationSeparator/>
      </w:r>
    </w:p>
  </w:endnote>
  <w:endnote w:type="continuationNotice" w:id="1">
    <w:p w14:paraId="5C34685E" w14:textId="77777777" w:rsidR="001E481C" w:rsidRDefault="001E481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STXihei">
    <w:charset w:val="86"/>
    <w:family w:val="auto"/>
    <w:pitch w:val="variable"/>
    <w:sig w:usb0="00000287" w:usb1="080F0000" w:usb2="00000010" w:usb3="00000000" w:csb0="0004009F" w:csb1="00000000"/>
  </w:font>
  <w:font w:name="Times New Roman Bold">
    <w:altName w:val="Times New Roman"/>
    <w:panose1 w:val="02020803070505020304"/>
    <w:charset w:val="00"/>
    <w:family w:val="auto"/>
    <w:pitch w:val="variable"/>
    <w:sig w:usb0="E0002AEF" w:usb1="C0007841" w:usb2="00000009" w:usb3="00000000" w:csb0="000001FF" w:csb1="00000000"/>
  </w:font>
  <w:font w:name="(normal text)">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cript MT Bold">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3FFC2" w14:textId="77777777" w:rsidR="00180454" w:rsidRDefault="001804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27C" w14:textId="77777777" w:rsidR="00180454" w:rsidRDefault="001804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BCE14" w14:textId="77777777" w:rsidR="00180454" w:rsidRDefault="0018045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7E1A3" w14:textId="4A4E4141" w:rsidR="003A08CC" w:rsidRPr="00772776" w:rsidRDefault="003A08CC" w:rsidP="00772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02881" w14:textId="77777777" w:rsidR="001E481C" w:rsidRDefault="001E481C">
      <w:r>
        <w:separator/>
      </w:r>
    </w:p>
  </w:footnote>
  <w:footnote w:type="continuationSeparator" w:id="0">
    <w:p w14:paraId="685E1EEB" w14:textId="77777777" w:rsidR="001E481C" w:rsidRDefault="001E481C">
      <w:r>
        <w:continuationSeparator/>
      </w:r>
    </w:p>
  </w:footnote>
  <w:footnote w:type="continuationNotice" w:id="1">
    <w:p w14:paraId="6EEE7AD9" w14:textId="77777777" w:rsidR="001E481C" w:rsidRDefault="001E481C">
      <w:pPr>
        <w:spacing w:after="0"/>
      </w:pPr>
    </w:p>
  </w:footnote>
  <w:footnote w:id="2">
    <w:p w14:paraId="42073C65" w14:textId="77777777" w:rsidR="00C27770" w:rsidRDefault="00C27770" w:rsidP="00C27770">
      <w:pPr>
        <w:pStyle w:val="FootnoteText"/>
        <w:ind w:left="0"/>
      </w:pPr>
      <w:r>
        <w:rPr>
          <w:rStyle w:val="FootnoteReference"/>
        </w:rPr>
        <w:footnoteRef/>
      </w:r>
      <w:r>
        <w:t xml:space="preserve"> </w:t>
      </w:r>
      <w:r w:rsidRPr="00491398">
        <w:rPr>
          <w:rFonts w:ascii="Times New Roman" w:hAnsi="Times New Roman"/>
          <w:shd w:val="clear" w:color="auto" w:fill="FFFFFF"/>
        </w:rPr>
        <w:t>Configurable functional block, depends on implementation and/or system configuration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035B" w14:textId="77777777" w:rsidR="00180454" w:rsidRDefault="001804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B9130" w14:textId="77777777" w:rsidR="00180454" w:rsidRDefault="001804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D66D2" w14:textId="77777777" w:rsidR="00180454" w:rsidRDefault="0018045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78A31" w14:textId="1B2871A7" w:rsidR="003A08CC" w:rsidRPr="00772776" w:rsidRDefault="003A08CC" w:rsidP="007727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CCEF5B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E"/>
    <w:multiLevelType w:val="singleLevel"/>
    <w:tmpl w:val="FFFFFFFF"/>
    <w:lvl w:ilvl="0">
      <w:numFmt w:val="decimal"/>
      <w:pStyle w:val="Listbulletnospace"/>
      <w:lvlText w:val="*"/>
      <w:lvlJc w:val="left"/>
    </w:lvl>
  </w:abstractNum>
  <w:abstractNum w:abstractNumId="2" w15:restartNumberingAfterBreak="0">
    <w:nsid w:val="010726FD"/>
    <w:multiLevelType w:val="hybridMultilevel"/>
    <w:tmpl w:val="C5863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DF6FD9"/>
    <w:multiLevelType w:val="hybridMultilevel"/>
    <w:tmpl w:val="3D44A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120AB9"/>
    <w:multiLevelType w:val="multilevel"/>
    <w:tmpl w:val="B97AF168"/>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08F5597A"/>
    <w:multiLevelType w:val="hybridMultilevel"/>
    <w:tmpl w:val="DFDC9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56CE8"/>
    <w:multiLevelType w:val="hybridMultilevel"/>
    <w:tmpl w:val="20BAD0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3130487"/>
    <w:multiLevelType w:val="hybridMultilevel"/>
    <w:tmpl w:val="2A2C334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15:restartNumberingAfterBreak="0">
    <w:nsid w:val="157D1C21"/>
    <w:multiLevelType w:val="hybridMultilevel"/>
    <w:tmpl w:val="1902EB1E"/>
    <w:lvl w:ilvl="0" w:tplc="A016F86E">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7C2D92"/>
    <w:multiLevelType w:val="hybridMultilevel"/>
    <w:tmpl w:val="F6D4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7A40D7"/>
    <w:multiLevelType w:val="hybridMultilevel"/>
    <w:tmpl w:val="2C6EF9E4"/>
    <w:lvl w:ilvl="0" w:tplc="59663592">
      <w:start w:val="1"/>
      <w:numFmt w:val="upperLetter"/>
      <w:pStyle w:val="HeadingAppendix"/>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523435"/>
    <w:multiLevelType w:val="hybridMultilevel"/>
    <w:tmpl w:val="2A2C334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2025005"/>
    <w:multiLevelType w:val="hybridMultilevel"/>
    <w:tmpl w:val="3B0CC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47BA9"/>
    <w:multiLevelType w:val="multilevel"/>
    <w:tmpl w:val="12F83534"/>
    <w:lvl w:ilvl="0">
      <w:start w:val="1"/>
      <w:numFmt w:val="decimal"/>
      <w:lvlText w:val="%1."/>
      <w:lvlJc w:val="left"/>
      <w:pPr>
        <w:ind w:left="360"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decimal"/>
      <w:pStyle w:val="HeadingAppendix2"/>
      <w:lvlText w:val="%1.%2."/>
      <w:lvlJc w:val="left"/>
      <w:pPr>
        <w:ind w:left="612" w:hanging="432"/>
      </w:pPr>
    </w:lvl>
    <w:lvl w:ilvl="2">
      <w:start w:val="1"/>
      <w:numFmt w:val="decimal"/>
      <w:pStyle w:val="HeadingAppendix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6B1EF1"/>
    <w:multiLevelType w:val="hybridMultilevel"/>
    <w:tmpl w:val="85FECA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D956472"/>
    <w:multiLevelType w:val="hybridMultilevel"/>
    <w:tmpl w:val="6B6EE50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ED55D99"/>
    <w:multiLevelType w:val="hybridMultilevel"/>
    <w:tmpl w:val="DFB012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647C23"/>
    <w:multiLevelType w:val="hybridMultilevel"/>
    <w:tmpl w:val="3D4C204E"/>
    <w:lvl w:ilvl="0" w:tplc="B680C466">
      <w:start w:val="1"/>
      <w:numFmt w:val="bullet"/>
      <w:lvlText w:val="•"/>
      <w:lvlJc w:val="left"/>
      <w:pPr>
        <w:tabs>
          <w:tab w:val="num" w:pos="720"/>
        </w:tabs>
        <w:ind w:left="720" w:hanging="360"/>
      </w:pPr>
      <w:rPr>
        <w:rFonts w:ascii="Arial" w:hAnsi="Arial" w:hint="default"/>
      </w:rPr>
    </w:lvl>
    <w:lvl w:ilvl="1" w:tplc="0E066AC0" w:tentative="1">
      <w:start w:val="1"/>
      <w:numFmt w:val="bullet"/>
      <w:lvlText w:val="•"/>
      <w:lvlJc w:val="left"/>
      <w:pPr>
        <w:tabs>
          <w:tab w:val="num" w:pos="1440"/>
        </w:tabs>
        <w:ind w:left="1440" w:hanging="360"/>
      </w:pPr>
      <w:rPr>
        <w:rFonts w:ascii="Arial" w:hAnsi="Arial" w:hint="default"/>
      </w:rPr>
    </w:lvl>
    <w:lvl w:ilvl="2" w:tplc="EA7AC762" w:tentative="1">
      <w:start w:val="1"/>
      <w:numFmt w:val="bullet"/>
      <w:lvlText w:val="•"/>
      <w:lvlJc w:val="left"/>
      <w:pPr>
        <w:tabs>
          <w:tab w:val="num" w:pos="2160"/>
        </w:tabs>
        <w:ind w:left="2160" w:hanging="360"/>
      </w:pPr>
      <w:rPr>
        <w:rFonts w:ascii="Arial" w:hAnsi="Arial" w:hint="default"/>
      </w:rPr>
    </w:lvl>
    <w:lvl w:ilvl="3" w:tplc="AF7A8802" w:tentative="1">
      <w:start w:val="1"/>
      <w:numFmt w:val="bullet"/>
      <w:lvlText w:val="•"/>
      <w:lvlJc w:val="left"/>
      <w:pPr>
        <w:tabs>
          <w:tab w:val="num" w:pos="2880"/>
        </w:tabs>
        <w:ind w:left="2880" w:hanging="360"/>
      </w:pPr>
      <w:rPr>
        <w:rFonts w:ascii="Arial" w:hAnsi="Arial" w:hint="default"/>
      </w:rPr>
    </w:lvl>
    <w:lvl w:ilvl="4" w:tplc="2200BF30" w:tentative="1">
      <w:start w:val="1"/>
      <w:numFmt w:val="bullet"/>
      <w:lvlText w:val="•"/>
      <w:lvlJc w:val="left"/>
      <w:pPr>
        <w:tabs>
          <w:tab w:val="num" w:pos="3600"/>
        </w:tabs>
        <w:ind w:left="3600" w:hanging="360"/>
      </w:pPr>
      <w:rPr>
        <w:rFonts w:ascii="Arial" w:hAnsi="Arial" w:hint="default"/>
      </w:rPr>
    </w:lvl>
    <w:lvl w:ilvl="5" w:tplc="09CE7F98" w:tentative="1">
      <w:start w:val="1"/>
      <w:numFmt w:val="bullet"/>
      <w:lvlText w:val="•"/>
      <w:lvlJc w:val="left"/>
      <w:pPr>
        <w:tabs>
          <w:tab w:val="num" w:pos="4320"/>
        </w:tabs>
        <w:ind w:left="4320" w:hanging="360"/>
      </w:pPr>
      <w:rPr>
        <w:rFonts w:ascii="Arial" w:hAnsi="Arial" w:hint="default"/>
      </w:rPr>
    </w:lvl>
    <w:lvl w:ilvl="6" w:tplc="529EEB8E" w:tentative="1">
      <w:start w:val="1"/>
      <w:numFmt w:val="bullet"/>
      <w:lvlText w:val="•"/>
      <w:lvlJc w:val="left"/>
      <w:pPr>
        <w:tabs>
          <w:tab w:val="num" w:pos="5040"/>
        </w:tabs>
        <w:ind w:left="5040" w:hanging="360"/>
      </w:pPr>
      <w:rPr>
        <w:rFonts w:ascii="Arial" w:hAnsi="Arial" w:hint="default"/>
      </w:rPr>
    </w:lvl>
    <w:lvl w:ilvl="7" w:tplc="2A1843E4" w:tentative="1">
      <w:start w:val="1"/>
      <w:numFmt w:val="bullet"/>
      <w:lvlText w:val="•"/>
      <w:lvlJc w:val="left"/>
      <w:pPr>
        <w:tabs>
          <w:tab w:val="num" w:pos="5760"/>
        </w:tabs>
        <w:ind w:left="5760" w:hanging="360"/>
      </w:pPr>
      <w:rPr>
        <w:rFonts w:ascii="Arial" w:hAnsi="Arial" w:hint="default"/>
      </w:rPr>
    </w:lvl>
    <w:lvl w:ilvl="8" w:tplc="F580D0B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1745DAC"/>
    <w:multiLevelType w:val="hybridMultilevel"/>
    <w:tmpl w:val="91722F72"/>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30B6C53"/>
    <w:multiLevelType w:val="hybridMultilevel"/>
    <w:tmpl w:val="63BCC31E"/>
    <w:lvl w:ilvl="0" w:tplc="0696ECE6">
      <w:start w:val="1"/>
      <w:numFmt w:val="upperLetter"/>
      <w:pStyle w:val="ListAlpha"/>
      <w:lvlText w:val="%1."/>
      <w:lvlJc w:val="left"/>
      <w:pPr>
        <w:ind w:left="720" w:hanging="360"/>
      </w:pPr>
      <w:rPr>
        <w:rFonts w:hint="default"/>
      </w:rPr>
    </w:lvl>
    <w:lvl w:ilvl="1" w:tplc="8D600F38">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41785D"/>
    <w:multiLevelType w:val="hybridMultilevel"/>
    <w:tmpl w:val="AE14D85A"/>
    <w:lvl w:ilvl="0" w:tplc="9FDEA9FC">
      <w:start w:val="6"/>
      <w:numFmt w:val="bullet"/>
      <w:pStyle w:val="ListBullet3"/>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1" w15:restartNumberingAfterBreak="0">
    <w:nsid w:val="35F652DE"/>
    <w:multiLevelType w:val="hybridMultilevel"/>
    <w:tmpl w:val="95A67B86"/>
    <w:lvl w:ilvl="0" w:tplc="05AE5C9E">
      <w:start w:val="5"/>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0E6AC6"/>
    <w:multiLevelType w:val="hybridMultilevel"/>
    <w:tmpl w:val="F60011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7B43F3F"/>
    <w:multiLevelType w:val="hybridMultilevel"/>
    <w:tmpl w:val="1A06C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7EB78F6"/>
    <w:multiLevelType w:val="hybridMultilevel"/>
    <w:tmpl w:val="0A605510"/>
    <w:lvl w:ilvl="0" w:tplc="09D2FDC4">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6F0C2E"/>
    <w:multiLevelType w:val="hybridMultilevel"/>
    <w:tmpl w:val="353EE74A"/>
    <w:lvl w:ilvl="0" w:tplc="B48AA3C4">
      <w:start w:val="1"/>
      <w:numFmt w:val="decimal"/>
      <w:lvlText w:val="[%1]"/>
      <w:lvlJc w:val="left"/>
      <w:pPr>
        <w:ind w:left="644" w:hanging="360"/>
      </w:pPr>
      <w:rPr>
        <w:rFonts w:hint="eastAsia"/>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3BBE3647"/>
    <w:multiLevelType w:val="hybridMultilevel"/>
    <w:tmpl w:val="70862C36"/>
    <w:lvl w:ilvl="0" w:tplc="5B5EAF20">
      <w:start w:val="1"/>
      <w:numFmt w:val="bullet"/>
      <w:pStyle w:val="ListBullet"/>
      <w:lvlText w:val=""/>
      <w:lvlJc w:val="left"/>
      <w:pPr>
        <w:ind w:left="720" w:hanging="360"/>
      </w:pPr>
      <w:rPr>
        <w:rFonts w:ascii="Symbol" w:hAnsi="Symbol" w:hint="default"/>
      </w:rPr>
    </w:lvl>
    <w:lvl w:ilvl="1" w:tplc="8D600F3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5B7E70"/>
    <w:multiLevelType w:val="hybridMultilevel"/>
    <w:tmpl w:val="9A4010EA"/>
    <w:lvl w:ilvl="0" w:tplc="60B20164">
      <w:start w:val="1"/>
      <w:numFmt w:val="lowerLetter"/>
      <w:pStyle w:val="Alpha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BB6C3B"/>
    <w:multiLevelType w:val="hybridMultilevel"/>
    <w:tmpl w:val="C82834E8"/>
    <w:lvl w:ilvl="0" w:tplc="18090001">
      <w:start w:val="1"/>
      <w:numFmt w:val="bullet"/>
      <w:lvlText w:val=""/>
      <w:lvlJc w:val="left"/>
      <w:pPr>
        <w:ind w:left="770" w:hanging="360"/>
      </w:pPr>
      <w:rPr>
        <w:rFonts w:ascii="Symbol" w:hAnsi="Symbol"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29" w15:restartNumberingAfterBreak="0">
    <w:nsid w:val="43F832BF"/>
    <w:multiLevelType w:val="hybridMultilevel"/>
    <w:tmpl w:val="3A7654C6"/>
    <w:lvl w:ilvl="0" w:tplc="9D74F4E0">
      <w:start w:val="1"/>
      <w:numFmt w:val="bullet"/>
      <w:lvlText w:val=""/>
      <w:lvlJc w:val="left"/>
      <w:pPr>
        <w:ind w:left="765" w:hanging="360"/>
      </w:pPr>
      <w:rPr>
        <w:rFonts w:ascii="Symbol" w:hAnsi="Symbol" w:hint="default"/>
        <w:lang w:val="en-GB"/>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30" w15:restartNumberingAfterBreak="0">
    <w:nsid w:val="45FE52FD"/>
    <w:multiLevelType w:val="hybridMultilevel"/>
    <w:tmpl w:val="05F83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62C3BDF"/>
    <w:multiLevelType w:val="hybridMultilevel"/>
    <w:tmpl w:val="281C0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FC729C"/>
    <w:multiLevelType w:val="hybridMultilevel"/>
    <w:tmpl w:val="4ECEADDC"/>
    <w:lvl w:ilvl="0" w:tplc="43D81782">
      <w:start w:val="3"/>
      <w:numFmt w:val="bullet"/>
      <w:lvlText w:val=""/>
      <w:lvlJc w:val="left"/>
      <w:pPr>
        <w:ind w:left="720" w:hanging="360"/>
      </w:pPr>
      <w:rPr>
        <w:rFonts w:ascii="Symbol" w:eastAsia="Yu Mincho"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750625"/>
    <w:multiLevelType w:val="hybridMultilevel"/>
    <w:tmpl w:val="F6CA3B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A9A2C36"/>
    <w:multiLevelType w:val="hybridMultilevel"/>
    <w:tmpl w:val="91B8D9AC"/>
    <w:lvl w:ilvl="0" w:tplc="B14410F4">
      <w:numFmt w:val="bullet"/>
      <w:lvlText w:val="•"/>
      <w:lvlJc w:val="left"/>
      <w:pPr>
        <w:ind w:left="720" w:hanging="360"/>
      </w:pPr>
      <w:rPr>
        <w:rFonts w:ascii="STXihei" w:eastAsia="STXihei" w:hAnsi="STXihei" w:hint="eastAsia"/>
        <w:sz w:val="21"/>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C5C24B3"/>
    <w:multiLevelType w:val="hybridMultilevel"/>
    <w:tmpl w:val="290C2CB0"/>
    <w:lvl w:ilvl="0" w:tplc="04090001">
      <w:start w:val="1"/>
      <w:numFmt w:val="bullet"/>
      <w:lvlText w:val=""/>
      <w:lvlJc w:val="left"/>
      <w:pPr>
        <w:ind w:left="720" w:hanging="360"/>
      </w:pPr>
      <w:rPr>
        <w:rFonts w:ascii="Symbol" w:hAnsi="Symbol" w:hint="default"/>
        <w:sz w:val="21"/>
        <w:lang w:val="en-U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C867679"/>
    <w:multiLevelType w:val="hybridMultilevel"/>
    <w:tmpl w:val="C08AE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38" w15:restartNumberingAfterBreak="0">
    <w:nsid w:val="513C3C37"/>
    <w:multiLevelType w:val="hybridMultilevel"/>
    <w:tmpl w:val="760C3E18"/>
    <w:lvl w:ilvl="0" w:tplc="907EB206">
      <w:start w:val="1"/>
      <w:numFmt w:val="bullet"/>
      <w:lvlText w:val="•"/>
      <w:lvlJc w:val="left"/>
      <w:pPr>
        <w:tabs>
          <w:tab w:val="num" w:pos="720"/>
        </w:tabs>
        <w:ind w:left="720" w:hanging="360"/>
      </w:pPr>
      <w:rPr>
        <w:rFonts w:ascii="Arial" w:hAnsi="Arial" w:hint="default"/>
      </w:rPr>
    </w:lvl>
    <w:lvl w:ilvl="1" w:tplc="1FDA582E" w:tentative="1">
      <w:start w:val="1"/>
      <w:numFmt w:val="bullet"/>
      <w:lvlText w:val="•"/>
      <w:lvlJc w:val="left"/>
      <w:pPr>
        <w:tabs>
          <w:tab w:val="num" w:pos="1440"/>
        </w:tabs>
        <w:ind w:left="1440" w:hanging="360"/>
      </w:pPr>
      <w:rPr>
        <w:rFonts w:ascii="Arial" w:hAnsi="Arial" w:hint="default"/>
      </w:rPr>
    </w:lvl>
    <w:lvl w:ilvl="2" w:tplc="622A5458" w:tentative="1">
      <w:start w:val="1"/>
      <w:numFmt w:val="bullet"/>
      <w:lvlText w:val="•"/>
      <w:lvlJc w:val="left"/>
      <w:pPr>
        <w:tabs>
          <w:tab w:val="num" w:pos="2160"/>
        </w:tabs>
        <w:ind w:left="2160" w:hanging="360"/>
      </w:pPr>
      <w:rPr>
        <w:rFonts w:ascii="Arial" w:hAnsi="Arial" w:hint="default"/>
      </w:rPr>
    </w:lvl>
    <w:lvl w:ilvl="3" w:tplc="4B9C232A" w:tentative="1">
      <w:start w:val="1"/>
      <w:numFmt w:val="bullet"/>
      <w:lvlText w:val="•"/>
      <w:lvlJc w:val="left"/>
      <w:pPr>
        <w:tabs>
          <w:tab w:val="num" w:pos="2880"/>
        </w:tabs>
        <w:ind w:left="2880" w:hanging="360"/>
      </w:pPr>
      <w:rPr>
        <w:rFonts w:ascii="Arial" w:hAnsi="Arial" w:hint="default"/>
      </w:rPr>
    </w:lvl>
    <w:lvl w:ilvl="4" w:tplc="5A8640A6" w:tentative="1">
      <w:start w:val="1"/>
      <w:numFmt w:val="bullet"/>
      <w:lvlText w:val="•"/>
      <w:lvlJc w:val="left"/>
      <w:pPr>
        <w:tabs>
          <w:tab w:val="num" w:pos="3600"/>
        </w:tabs>
        <w:ind w:left="3600" w:hanging="360"/>
      </w:pPr>
      <w:rPr>
        <w:rFonts w:ascii="Arial" w:hAnsi="Arial" w:hint="default"/>
      </w:rPr>
    </w:lvl>
    <w:lvl w:ilvl="5" w:tplc="8AD8138A" w:tentative="1">
      <w:start w:val="1"/>
      <w:numFmt w:val="bullet"/>
      <w:lvlText w:val="•"/>
      <w:lvlJc w:val="left"/>
      <w:pPr>
        <w:tabs>
          <w:tab w:val="num" w:pos="4320"/>
        </w:tabs>
        <w:ind w:left="4320" w:hanging="360"/>
      </w:pPr>
      <w:rPr>
        <w:rFonts w:ascii="Arial" w:hAnsi="Arial" w:hint="default"/>
      </w:rPr>
    </w:lvl>
    <w:lvl w:ilvl="6" w:tplc="05FE2678" w:tentative="1">
      <w:start w:val="1"/>
      <w:numFmt w:val="bullet"/>
      <w:lvlText w:val="•"/>
      <w:lvlJc w:val="left"/>
      <w:pPr>
        <w:tabs>
          <w:tab w:val="num" w:pos="5040"/>
        </w:tabs>
        <w:ind w:left="5040" w:hanging="360"/>
      </w:pPr>
      <w:rPr>
        <w:rFonts w:ascii="Arial" w:hAnsi="Arial" w:hint="default"/>
      </w:rPr>
    </w:lvl>
    <w:lvl w:ilvl="7" w:tplc="479ECB08" w:tentative="1">
      <w:start w:val="1"/>
      <w:numFmt w:val="bullet"/>
      <w:lvlText w:val="•"/>
      <w:lvlJc w:val="left"/>
      <w:pPr>
        <w:tabs>
          <w:tab w:val="num" w:pos="5760"/>
        </w:tabs>
        <w:ind w:left="5760" w:hanging="360"/>
      </w:pPr>
      <w:rPr>
        <w:rFonts w:ascii="Arial" w:hAnsi="Arial" w:hint="default"/>
      </w:rPr>
    </w:lvl>
    <w:lvl w:ilvl="8" w:tplc="81FE539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52181B7A"/>
    <w:multiLevelType w:val="hybridMultilevel"/>
    <w:tmpl w:val="7738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6816A9"/>
    <w:multiLevelType w:val="hybridMultilevel"/>
    <w:tmpl w:val="85021880"/>
    <w:lvl w:ilvl="0" w:tplc="54D83CEA">
      <w:start w:val="1"/>
      <w:numFmt w:val="decimal"/>
      <w:pStyle w:val="Reference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5A3865"/>
    <w:multiLevelType w:val="hybridMultilevel"/>
    <w:tmpl w:val="7E16B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E914E6"/>
    <w:multiLevelType w:val="hybridMultilevel"/>
    <w:tmpl w:val="CD1070DE"/>
    <w:lvl w:ilvl="0" w:tplc="04090001">
      <w:start w:val="1"/>
      <w:numFmt w:val="bullet"/>
      <w:lvlText w:val=""/>
      <w:lvlJc w:val="left"/>
      <w:pPr>
        <w:tabs>
          <w:tab w:val="num" w:pos="360"/>
        </w:tabs>
        <w:ind w:left="360" w:hanging="360"/>
      </w:pPr>
      <w:rPr>
        <w:rFonts w:ascii="Symbol" w:hAnsi="Symbol" w:hint="default"/>
      </w:rPr>
    </w:lvl>
    <w:lvl w:ilvl="1" w:tplc="0840BFB4" w:tentative="1">
      <w:start w:val="1"/>
      <w:numFmt w:val="bullet"/>
      <w:lvlText w:val="•"/>
      <w:lvlJc w:val="left"/>
      <w:pPr>
        <w:tabs>
          <w:tab w:val="num" w:pos="1080"/>
        </w:tabs>
        <w:ind w:left="1080" w:hanging="360"/>
      </w:pPr>
      <w:rPr>
        <w:rFonts w:ascii="Arial" w:hAnsi="Arial" w:hint="default"/>
      </w:rPr>
    </w:lvl>
    <w:lvl w:ilvl="2" w:tplc="DA92C972" w:tentative="1">
      <w:start w:val="1"/>
      <w:numFmt w:val="bullet"/>
      <w:lvlText w:val="•"/>
      <w:lvlJc w:val="left"/>
      <w:pPr>
        <w:tabs>
          <w:tab w:val="num" w:pos="1800"/>
        </w:tabs>
        <w:ind w:left="1800" w:hanging="360"/>
      </w:pPr>
      <w:rPr>
        <w:rFonts w:ascii="Arial" w:hAnsi="Arial" w:hint="default"/>
      </w:rPr>
    </w:lvl>
    <w:lvl w:ilvl="3" w:tplc="BF443AFC" w:tentative="1">
      <w:start w:val="1"/>
      <w:numFmt w:val="bullet"/>
      <w:lvlText w:val="•"/>
      <w:lvlJc w:val="left"/>
      <w:pPr>
        <w:tabs>
          <w:tab w:val="num" w:pos="2520"/>
        </w:tabs>
        <w:ind w:left="2520" w:hanging="360"/>
      </w:pPr>
      <w:rPr>
        <w:rFonts w:ascii="Arial" w:hAnsi="Arial" w:hint="default"/>
      </w:rPr>
    </w:lvl>
    <w:lvl w:ilvl="4" w:tplc="4D68FF84" w:tentative="1">
      <w:start w:val="1"/>
      <w:numFmt w:val="bullet"/>
      <w:lvlText w:val="•"/>
      <w:lvlJc w:val="left"/>
      <w:pPr>
        <w:tabs>
          <w:tab w:val="num" w:pos="3240"/>
        </w:tabs>
        <w:ind w:left="3240" w:hanging="360"/>
      </w:pPr>
      <w:rPr>
        <w:rFonts w:ascii="Arial" w:hAnsi="Arial" w:hint="default"/>
      </w:rPr>
    </w:lvl>
    <w:lvl w:ilvl="5" w:tplc="2E4ED352" w:tentative="1">
      <w:start w:val="1"/>
      <w:numFmt w:val="bullet"/>
      <w:lvlText w:val="•"/>
      <w:lvlJc w:val="left"/>
      <w:pPr>
        <w:tabs>
          <w:tab w:val="num" w:pos="3960"/>
        </w:tabs>
        <w:ind w:left="3960" w:hanging="360"/>
      </w:pPr>
      <w:rPr>
        <w:rFonts w:ascii="Arial" w:hAnsi="Arial" w:hint="default"/>
      </w:rPr>
    </w:lvl>
    <w:lvl w:ilvl="6" w:tplc="910011CE" w:tentative="1">
      <w:start w:val="1"/>
      <w:numFmt w:val="bullet"/>
      <w:lvlText w:val="•"/>
      <w:lvlJc w:val="left"/>
      <w:pPr>
        <w:tabs>
          <w:tab w:val="num" w:pos="4680"/>
        </w:tabs>
        <w:ind w:left="4680" w:hanging="360"/>
      </w:pPr>
      <w:rPr>
        <w:rFonts w:ascii="Arial" w:hAnsi="Arial" w:hint="default"/>
      </w:rPr>
    </w:lvl>
    <w:lvl w:ilvl="7" w:tplc="52BA04E4" w:tentative="1">
      <w:start w:val="1"/>
      <w:numFmt w:val="bullet"/>
      <w:lvlText w:val="•"/>
      <w:lvlJc w:val="left"/>
      <w:pPr>
        <w:tabs>
          <w:tab w:val="num" w:pos="5400"/>
        </w:tabs>
        <w:ind w:left="5400" w:hanging="360"/>
      </w:pPr>
      <w:rPr>
        <w:rFonts w:ascii="Arial" w:hAnsi="Arial" w:hint="default"/>
      </w:rPr>
    </w:lvl>
    <w:lvl w:ilvl="8" w:tplc="FA4242E0" w:tentative="1">
      <w:start w:val="1"/>
      <w:numFmt w:val="bullet"/>
      <w:lvlText w:val="•"/>
      <w:lvlJc w:val="left"/>
      <w:pPr>
        <w:tabs>
          <w:tab w:val="num" w:pos="6120"/>
        </w:tabs>
        <w:ind w:left="6120" w:hanging="360"/>
      </w:pPr>
      <w:rPr>
        <w:rFonts w:ascii="Arial" w:hAnsi="Arial" w:hint="default"/>
      </w:rPr>
    </w:lvl>
  </w:abstractNum>
  <w:abstractNum w:abstractNumId="43" w15:restartNumberingAfterBreak="0">
    <w:nsid w:val="597B072A"/>
    <w:multiLevelType w:val="hybridMultilevel"/>
    <w:tmpl w:val="E70EA0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B5F198D"/>
    <w:multiLevelType w:val="hybridMultilevel"/>
    <w:tmpl w:val="8D46220C"/>
    <w:lvl w:ilvl="0" w:tplc="9EB278B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F952AF6"/>
    <w:multiLevelType w:val="hybridMultilevel"/>
    <w:tmpl w:val="A972F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3036E9"/>
    <w:multiLevelType w:val="hybridMultilevel"/>
    <w:tmpl w:val="6F4E72FA"/>
    <w:lvl w:ilvl="0" w:tplc="05AE5C9E">
      <w:start w:val="5"/>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6F67CE"/>
    <w:multiLevelType w:val="hybridMultilevel"/>
    <w:tmpl w:val="A5BE1C6A"/>
    <w:lvl w:ilvl="0" w:tplc="C382CB0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64625ED1"/>
    <w:multiLevelType w:val="hybridMultilevel"/>
    <w:tmpl w:val="4A3C5F40"/>
    <w:lvl w:ilvl="0" w:tplc="43D81782">
      <w:start w:val="3"/>
      <w:numFmt w:val="bullet"/>
      <w:lvlText w:val=""/>
      <w:lvlJc w:val="left"/>
      <w:pPr>
        <w:ind w:left="720" w:hanging="360"/>
      </w:pPr>
      <w:rPr>
        <w:rFonts w:ascii="Symbol" w:eastAsia="Yu Mincho"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821608BC">
      <w:numFmt w:val="bullet"/>
      <w:lvlText w:val="•"/>
      <w:lvlJc w:val="left"/>
      <w:pPr>
        <w:ind w:left="2160" w:hanging="360"/>
      </w:pPr>
      <w:rPr>
        <w:rFonts w:ascii="Arial" w:eastAsia="SimSu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64A7061"/>
    <w:multiLevelType w:val="hybridMultilevel"/>
    <w:tmpl w:val="1E90002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0" w15:restartNumberingAfterBreak="0">
    <w:nsid w:val="701B0A32"/>
    <w:multiLevelType w:val="hybridMultilevel"/>
    <w:tmpl w:val="85A69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1FD57DE"/>
    <w:multiLevelType w:val="hybridMultilevel"/>
    <w:tmpl w:val="084A3C90"/>
    <w:lvl w:ilvl="0" w:tplc="CB643126">
      <w:start w:val="1"/>
      <w:numFmt w:val="decimal"/>
      <w:lvlText w:val="[%1]"/>
      <w:lvlJc w:val="left"/>
      <w:pPr>
        <w:ind w:left="644" w:hanging="360"/>
      </w:pPr>
      <w:rPr>
        <w:rFonts w:ascii="Times New Roman" w:hAnsi="Times New Roman" w:hint="default"/>
        <w:b w:val="0"/>
        <w:i w:val="0"/>
        <w:sz w:val="20"/>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15:restartNumberingAfterBreak="0">
    <w:nsid w:val="72643418"/>
    <w:multiLevelType w:val="hybridMultilevel"/>
    <w:tmpl w:val="82404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FC391F"/>
    <w:multiLevelType w:val="multilevel"/>
    <w:tmpl w:val="91EE04F2"/>
    <w:lvl w:ilvl="0">
      <w:start w:val="1"/>
      <w:numFmt w:val="decimal"/>
      <w:pStyle w:val="Heading1"/>
      <w:suff w:val="space"/>
      <w:lvlText w:val="Chapter %1"/>
      <w:lvlJc w:val="left"/>
      <w:pPr>
        <w:ind w:left="0" w:firstLine="0"/>
      </w:pPr>
      <w:rPr>
        <w:rFonts w:hint="eastAsia"/>
      </w:rPr>
    </w:lvl>
    <w:lvl w:ilvl="1">
      <w:start w:val="1"/>
      <w:numFmt w:val="decimal"/>
      <w:pStyle w:val="Heading2"/>
      <w:suff w:val="space"/>
      <w:lvlText w:val="%1.%2"/>
      <w:lvlJc w:val="left"/>
      <w:pPr>
        <w:ind w:left="284"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720" w:firstLine="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270" w:firstLine="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pStyle w:val="Heading5"/>
      <w:suff w:val="nothing"/>
      <w:lvlText w:val=""/>
      <w:lvlJc w:val="left"/>
      <w:pPr>
        <w:ind w:left="0" w:firstLine="0"/>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54" w15:restartNumberingAfterBreak="0">
    <w:nsid w:val="76C417E2"/>
    <w:multiLevelType w:val="hybridMultilevel"/>
    <w:tmpl w:val="E18C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8F44AF"/>
    <w:multiLevelType w:val="hybridMultilevel"/>
    <w:tmpl w:val="7DDA7F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3"/>
  </w:num>
  <w:num w:numId="4">
    <w:abstractNumId w:val="48"/>
  </w:num>
  <w:num w:numId="5">
    <w:abstractNumId w:val="31"/>
  </w:num>
  <w:num w:numId="6">
    <w:abstractNumId w:val="45"/>
  </w:num>
  <w:num w:numId="7">
    <w:abstractNumId w:val="32"/>
  </w:num>
  <w:num w:numId="8">
    <w:abstractNumId w:val="34"/>
  </w:num>
  <w:num w:numId="9">
    <w:abstractNumId w:val="26"/>
  </w:num>
  <w:num w:numId="10">
    <w:abstractNumId w:val="0"/>
  </w:num>
  <w:num w:numId="11">
    <w:abstractNumId w:val="27"/>
  </w:num>
  <w:num w:numId="12">
    <w:abstractNumId w:val="40"/>
  </w:num>
  <w:num w:numId="13">
    <w:abstractNumId w:val="19"/>
  </w:num>
  <w:num w:numId="14">
    <w:abstractNumId w:val="1"/>
    <w:lvlOverride w:ilvl="0">
      <w:lvl w:ilvl="0">
        <w:start w:val="1"/>
        <w:numFmt w:val="bullet"/>
        <w:pStyle w:val="Listbulletnospace"/>
        <w:lvlText w:val=""/>
        <w:legacy w:legacy="1" w:legacySpace="0" w:legacyIndent="360"/>
        <w:lvlJc w:val="left"/>
        <w:pPr>
          <w:ind w:left="360" w:hanging="360"/>
        </w:pPr>
        <w:rPr>
          <w:rFonts w:ascii="Symbol" w:hAnsi="Symbol" w:hint="default"/>
        </w:rPr>
      </w:lvl>
    </w:lvlOverride>
  </w:num>
  <w:num w:numId="15">
    <w:abstractNumId w:val="20"/>
  </w:num>
  <w:num w:numId="16">
    <w:abstractNumId w:val="13"/>
  </w:num>
  <w:num w:numId="17">
    <w:abstractNumId w:val="10"/>
  </w:num>
  <w:num w:numId="18">
    <w:abstractNumId w:val="8"/>
  </w:num>
  <w:num w:numId="19">
    <w:abstractNumId w:val="25"/>
  </w:num>
  <w:num w:numId="20">
    <w:abstractNumId w:val="55"/>
  </w:num>
  <w:num w:numId="21">
    <w:abstractNumId w:val="12"/>
  </w:num>
  <w:num w:numId="22">
    <w:abstractNumId w:val="35"/>
  </w:num>
  <w:num w:numId="23">
    <w:abstractNumId w:val="42"/>
  </w:num>
  <w:num w:numId="24">
    <w:abstractNumId w:val="18"/>
  </w:num>
  <w:num w:numId="25">
    <w:abstractNumId w:val="44"/>
  </w:num>
  <w:num w:numId="26">
    <w:abstractNumId w:val="11"/>
  </w:num>
  <w:num w:numId="27">
    <w:abstractNumId w:val="7"/>
  </w:num>
  <w:num w:numId="28">
    <w:abstractNumId w:val="50"/>
  </w:num>
  <w:num w:numId="29">
    <w:abstractNumId w:val="33"/>
  </w:num>
  <w:num w:numId="30">
    <w:abstractNumId w:val="14"/>
  </w:num>
  <w:num w:numId="31">
    <w:abstractNumId w:val="23"/>
  </w:num>
  <w:num w:numId="32">
    <w:abstractNumId w:val="16"/>
  </w:num>
  <w:num w:numId="33">
    <w:abstractNumId w:val="43"/>
  </w:num>
  <w:num w:numId="34">
    <w:abstractNumId w:val="54"/>
  </w:num>
  <w:num w:numId="35">
    <w:abstractNumId w:val="53"/>
  </w:num>
  <w:num w:numId="36">
    <w:abstractNumId w:val="53"/>
  </w:num>
  <w:num w:numId="37">
    <w:abstractNumId w:val="53"/>
  </w:num>
  <w:num w:numId="38">
    <w:abstractNumId w:val="2"/>
  </w:num>
  <w:num w:numId="39">
    <w:abstractNumId w:val="38"/>
  </w:num>
  <w:num w:numId="40">
    <w:abstractNumId w:val="30"/>
  </w:num>
  <w:num w:numId="41">
    <w:abstractNumId w:val="51"/>
  </w:num>
  <w:num w:numId="42">
    <w:abstractNumId w:val="15"/>
  </w:num>
  <w:num w:numId="43">
    <w:abstractNumId w:val="49"/>
  </w:num>
  <w:num w:numId="44">
    <w:abstractNumId w:val="17"/>
  </w:num>
  <w:num w:numId="45">
    <w:abstractNumId w:val="47"/>
  </w:num>
  <w:num w:numId="46">
    <w:abstractNumId w:val="6"/>
  </w:num>
  <w:num w:numId="47">
    <w:abstractNumId w:val="53"/>
  </w:num>
  <w:num w:numId="48">
    <w:abstractNumId w:val="28"/>
  </w:num>
  <w:num w:numId="49">
    <w:abstractNumId w:val="22"/>
  </w:num>
  <w:num w:numId="50">
    <w:abstractNumId w:val="24"/>
  </w:num>
  <w:num w:numId="51">
    <w:abstractNumId w:val="46"/>
  </w:num>
  <w:num w:numId="52">
    <w:abstractNumId w:val="9"/>
  </w:num>
  <w:num w:numId="53">
    <w:abstractNumId w:val="41"/>
  </w:num>
  <w:num w:numId="54">
    <w:abstractNumId w:val="52"/>
  </w:num>
  <w:num w:numId="5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1"/>
  </w:num>
  <w:num w:numId="57">
    <w:abstractNumId w:val="3"/>
  </w:num>
  <w:num w:numId="58">
    <w:abstractNumId w:val="36"/>
  </w:num>
  <w:num w:numId="59">
    <w:abstractNumId w:val="5"/>
  </w:num>
  <w:num w:numId="60">
    <w:abstractNumId w:val="39"/>
  </w:num>
  <w:num w:numId="61">
    <w:abstractNumId w:val="2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removePersonalInformation/>
  <w:removeDateAndTime/>
  <w:printFractionalCharacterWidth/>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35E"/>
    <w:rsid w:val="00000849"/>
    <w:rsid w:val="00000A95"/>
    <w:rsid w:val="00000C1C"/>
    <w:rsid w:val="000010B2"/>
    <w:rsid w:val="0000114B"/>
    <w:rsid w:val="000017FA"/>
    <w:rsid w:val="00001990"/>
    <w:rsid w:val="00001B6B"/>
    <w:rsid w:val="0000242B"/>
    <w:rsid w:val="000027B9"/>
    <w:rsid w:val="000031B1"/>
    <w:rsid w:val="0000339E"/>
    <w:rsid w:val="00003C9D"/>
    <w:rsid w:val="00003DAB"/>
    <w:rsid w:val="00004174"/>
    <w:rsid w:val="00004764"/>
    <w:rsid w:val="000047F0"/>
    <w:rsid w:val="0000481B"/>
    <w:rsid w:val="0000505D"/>
    <w:rsid w:val="00005272"/>
    <w:rsid w:val="0000528C"/>
    <w:rsid w:val="000055CE"/>
    <w:rsid w:val="00005D24"/>
    <w:rsid w:val="00006563"/>
    <w:rsid w:val="0000679A"/>
    <w:rsid w:val="00006C45"/>
    <w:rsid w:val="00006D46"/>
    <w:rsid w:val="00006E8C"/>
    <w:rsid w:val="00007442"/>
    <w:rsid w:val="00007DCF"/>
    <w:rsid w:val="0001088A"/>
    <w:rsid w:val="00010974"/>
    <w:rsid w:val="000116F1"/>
    <w:rsid w:val="00011A06"/>
    <w:rsid w:val="0001207E"/>
    <w:rsid w:val="000131D1"/>
    <w:rsid w:val="00013BAF"/>
    <w:rsid w:val="00013CDD"/>
    <w:rsid w:val="0001437D"/>
    <w:rsid w:val="0001498B"/>
    <w:rsid w:val="00014A5F"/>
    <w:rsid w:val="00014D7E"/>
    <w:rsid w:val="000150EC"/>
    <w:rsid w:val="000152AC"/>
    <w:rsid w:val="000159CB"/>
    <w:rsid w:val="00015C82"/>
    <w:rsid w:val="00016731"/>
    <w:rsid w:val="00016CCF"/>
    <w:rsid w:val="00016ED7"/>
    <w:rsid w:val="00017573"/>
    <w:rsid w:val="00017725"/>
    <w:rsid w:val="00017733"/>
    <w:rsid w:val="00017A62"/>
    <w:rsid w:val="00020352"/>
    <w:rsid w:val="000211FC"/>
    <w:rsid w:val="00021756"/>
    <w:rsid w:val="00021A07"/>
    <w:rsid w:val="00021FB0"/>
    <w:rsid w:val="000221CE"/>
    <w:rsid w:val="00022F04"/>
    <w:rsid w:val="000232AA"/>
    <w:rsid w:val="00023958"/>
    <w:rsid w:val="00023FB5"/>
    <w:rsid w:val="00024F28"/>
    <w:rsid w:val="000259C3"/>
    <w:rsid w:val="00025C66"/>
    <w:rsid w:val="00026305"/>
    <w:rsid w:val="0002683C"/>
    <w:rsid w:val="00026B5F"/>
    <w:rsid w:val="00027019"/>
    <w:rsid w:val="00027406"/>
    <w:rsid w:val="0002786D"/>
    <w:rsid w:val="000300A6"/>
    <w:rsid w:val="00030BC5"/>
    <w:rsid w:val="00031622"/>
    <w:rsid w:val="00031933"/>
    <w:rsid w:val="00031BA2"/>
    <w:rsid w:val="000320FC"/>
    <w:rsid w:val="000323F2"/>
    <w:rsid w:val="000324F1"/>
    <w:rsid w:val="000328B8"/>
    <w:rsid w:val="00032CBF"/>
    <w:rsid w:val="00032D61"/>
    <w:rsid w:val="00032E2E"/>
    <w:rsid w:val="00033397"/>
    <w:rsid w:val="0003344A"/>
    <w:rsid w:val="0003376E"/>
    <w:rsid w:val="00033F3F"/>
    <w:rsid w:val="0003455B"/>
    <w:rsid w:val="00034971"/>
    <w:rsid w:val="000349F3"/>
    <w:rsid w:val="00034E00"/>
    <w:rsid w:val="0003573D"/>
    <w:rsid w:val="00036295"/>
    <w:rsid w:val="00036CAB"/>
    <w:rsid w:val="00037721"/>
    <w:rsid w:val="00037E87"/>
    <w:rsid w:val="00040095"/>
    <w:rsid w:val="00040C0C"/>
    <w:rsid w:val="00040CE1"/>
    <w:rsid w:val="00041770"/>
    <w:rsid w:val="00041D2A"/>
    <w:rsid w:val="0004213E"/>
    <w:rsid w:val="000421FE"/>
    <w:rsid w:val="00042437"/>
    <w:rsid w:val="00042977"/>
    <w:rsid w:val="00043C34"/>
    <w:rsid w:val="00043CA1"/>
    <w:rsid w:val="00044A2E"/>
    <w:rsid w:val="00044D3C"/>
    <w:rsid w:val="00044FEE"/>
    <w:rsid w:val="0004517F"/>
    <w:rsid w:val="00045617"/>
    <w:rsid w:val="0004605B"/>
    <w:rsid w:val="00046330"/>
    <w:rsid w:val="00046BD2"/>
    <w:rsid w:val="00046D79"/>
    <w:rsid w:val="00046FD7"/>
    <w:rsid w:val="00047057"/>
    <w:rsid w:val="00047B73"/>
    <w:rsid w:val="0005043A"/>
    <w:rsid w:val="00050524"/>
    <w:rsid w:val="00050609"/>
    <w:rsid w:val="00050F3E"/>
    <w:rsid w:val="00051EFD"/>
    <w:rsid w:val="00052057"/>
    <w:rsid w:val="00052803"/>
    <w:rsid w:val="000533E3"/>
    <w:rsid w:val="00053715"/>
    <w:rsid w:val="00053B32"/>
    <w:rsid w:val="00053D00"/>
    <w:rsid w:val="00053D32"/>
    <w:rsid w:val="0005422E"/>
    <w:rsid w:val="000550E6"/>
    <w:rsid w:val="00055448"/>
    <w:rsid w:val="00055492"/>
    <w:rsid w:val="000556F4"/>
    <w:rsid w:val="00055CB0"/>
    <w:rsid w:val="00055E2B"/>
    <w:rsid w:val="00056269"/>
    <w:rsid w:val="00056655"/>
    <w:rsid w:val="00056680"/>
    <w:rsid w:val="000571CE"/>
    <w:rsid w:val="0005722D"/>
    <w:rsid w:val="00057375"/>
    <w:rsid w:val="00057843"/>
    <w:rsid w:val="00057969"/>
    <w:rsid w:val="00057C00"/>
    <w:rsid w:val="000606D0"/>
    <w:rsid w:val="000637DF"/>
    <w:rsid w:val="00063ED3"/>
    <w:rsid w:val="00064288"/>
    <w:rsid w:val="0006485F"/>
    <w:rsid w:val="00064946"/>
    <w:rsid w:val="00064A46"/>
    <w:rsid w:val="00064C94"/>
    <w:rsid w:val="00064CE7"/>
    <w:rsid w:val="00065231"/>
    <w:rsid w:val="000657A7"/>
    <w:rsid w:val="00065B13"/>
    <w:rsid w:val="000663EF"/>
    <w:rsid w:val="000665BC"/>
    <w:rsid w:val="0006669C"/>
    <w:rsid w:val="0006676D"/>
    <w:rsid w:val="00066AE4"/>
    <w:rsid w:val="00067A85"/>
    <w:rsid w:val="00067FA7"/>
    <w:rsid w:val="00070965"/>
    <w:rsid w:val="00070C1A"/>
    <w:rsid w:val="00070CCE"/>
    <w:rsid w:val="00070D47"/>
    <w:rsid w:val="000714C1"/>
    <w:rsid w:val="00071B6E"/>
    <w:rsid w:val="00071D9D"/>
    <w:rsid w:val="00072472"/>
    <w:rsid w:val="000726F7"/>
    <w:rsid w:val="00072761"/>
    <w:rsid w:val="000728C4"/>
    <w:rsid w:val="00072CC3"/>
    <w:rsid w:val="000734D8"/>
    <w:rsid w:val="000735EF"/>
    <w:rsid w:val="00073D56"/>
    <w:rsid w:val="000741AA"/>
    <w:rsid w:val="00074739"/>
    <w:rsid w:val="00074D3B"/>
    <w:rsid w:val="000751EE"/>
    <w:rsid w:val="000762BD"/>
    <w:rsid w:val="00076E5A"/>
    <w:rsid w:val="00076FA3"/>
    <w:rsid w:val="00077398"/>
    <w:rsid w:val="00077438"/>
    <w:rsid w:val="000776C2"/>
    <w:rsid w:val="00077908"/>
    <w:rsid w:val="00077CB6"/>
    <w:rsid w:val="00077FBE"/>
    <w:rsid w:val="00077FE3"/>
    <w:rsid w:val="0008030E"/>
    <w:rsid w:val="00080512"/>
    <w:rsid w:val="00080547"/>
    <w:rsid w:val="00080801"/>
    <w:rsid w:val="00081045"/>
    <w:rsid w:val="000810BE"/>
    <w:rsid w:val="00081910"/>
    <w:rsid w:val="00081923"/>
    <w:rsid w:val="00082D10"/>
    <w:rsid w:val="000833FF"/>
    <w:rsid w:val="0008368B"/>
    <w:rsid w:val="000843B2"/>
    <w:rsid w:val="00084AA2"/>
    <w:rsid w:val="00084DCC"/>
    <w:rsid w:val="00085109"/>
    <w:rsid w:val="00085129"/>
    <w:rsid w:val="00085B41"/>
    <w:rsid w:val="00086CF1"/>
    <w:rsid w:val="00086F61"/>
    <w:rsid w:val="00086FAD"/>
    <w:rsid w:val="00087446"/>
    <w:rsid w:val="000874CA"/>
    <w:rsid w:val="00087B50"/>
    <w:rsid w:val="0009083E"/>
    <w:rsid w:val="0009140F"/>
    <w:rsid w:val="000916AD"/>
    <w:rsid w:val="00091846"/>
    <w:rsid w:val="00091910"/>
    <w:rsid w:val="00092DA5"/>
    <w:rsid w:val="000930F8"/>
    <w:rsid w:val="00093728"/>
    <w:rsid w:val="00093D6B"/>
    <w:rsid w:val="00093D9E"/>
    <w:rsid w:val="00093F96"/>
    <w:rsid w:val="00093FB3"/>
    <w:rsid w:val="00094055"/>
    <w:rsid w:val="00094955"/>
    <w:rsid w:val="00094957"/>
    <w:rsid w:val="00094C90"/>
    <w:rsid w:val="00095052"/>
    <w:rsid w:val="00095808"/>
    <w:rsid w:val="00095B14"/>
    <w:rsid w:val="000962B3"/>
    <w:rsid w:val="00096307"/>
    <w:rsid w:val="00096A99"/>
    <w:rsid w:val="00096C79"/>
    <w:rsid w:val="00097CDF"/>
    <w:rsid w:val="00097D83"/>
    <w:rsid w:val="000A0004"/>
    <w:rsid w:val="000A00DB"/>
    <w:rsid w:val="000A0D0E"/>
    <w:rsid w:val="000A2635"/>
    <w:rsid w:val="000A3414"/>
    <w:rsid w:val="000A3640"/>
    <w:rsid w:val="000A4A3C"/>
    <w:rsid w:val="000A4AB5"/>
    <w:rsid w:val="000A4CFF"/>
    <w:rsid w:val="000A4E62"/>
    <w:rsid w:val="000A540D"/>
    <w:rsid w:val="000A5C0B"/>
    <w:rsid w:val="000A5FF3"/>
    <w:rsid w:val="000A6302"/>
    <w:rsid w:val="000A6477"/>
    <w:rsid w:val="000A6872"/>
    <w:rsid w:val="000A7796"/>
    <w:rsid w:val="000B05D2"/>
    <w:rsid w:val="000B062B"/>
    <w:rsid w:val="000B0ED9"/>
    <w:rsid w:val="000B1044"/>
    <w:rsid w:val="000B12D1"/>
    <w:rsid w:val="000B12E3"/>
    <w:rsid w:val="000B14F4"/>
    <w:rsid w:val="000B166D"/>
    <w:rsid w:val="000B1A29"/>
    <w:rsid w:val="000B1F0A"/>
    <w:rsid w:val="000B29B8"/>
    <w:rsid w:val="000B2F57"/>
    <w:rsid w:val="000B3762"/>
    <w:rsid w:val="000B394E"/>
    <w:rsid w:val="000B3E68"/>
    <w:rsid w:val="000B45B7"/>
    <w:rsid w:val="000B470C"/>
    <w:rsid w:val="000B4CEA"/>
    <w:rsid w:val="000B5603"/>
    <w:rsid w:val="000B57DA"/>
    <w:rsid w:val="000B620D"/>
    <w:rsid w:val="000B6CD3"/>
    <w:rsid w:val="000B72CB"/>
    <w:rsid w:val="000B74A8"/>
    <w:rsid w:val="000B7D4F"/>
    <w:rsid w:val="000C068C"/>
    <w:rsid w:val="000C0BAA"/>
    <w:rsid w:val="000C1418"/>
    <w:rsid w:val="000C18EC"/>
    <w:rsid w:val="000C1A99"/>
    <w:rsid w:val="000C23AC"/>
    <w:rsid w:val="000C24C5"/>
    <w:rsid w:val="000C25B2"/>
    <w:rsid w:val="000C2718"/>
    <w:rsid w:val="000C2725"/>
    <w:rsid w:val="000C2952"/>
    <w:rsid w:val="000C2A2D"/>
    <w:rsid w:val="000C2D99"/>
    <w:rsid w:val="000C2DBC"/>
    <w:rsid w:val="000C3359"/>
    <w:rsid w:val="000C37DA"/>
    <w:rsid w:val="000C45D0"/>
    <w:rsid w:val="000C4AF9"/>
    <w:rsid w:val="000C4C11"/>
    <w:rsid w:val="000C628E"/>
    <w:rsid w:val="000C6381"/>
    <w:rsid w:val="000C6AC9"/>
    <w:rsid w:val="000C6AE6"/>
    <w:rsid w:val="000C6D6F"/>
    <w:rsid w:val="000C6F89"/>
    <w:rsid w:val="000C71FF"/>
    <w:rsid w:val="000C7357"/>
    <w:rsid w:val="000C7A6F"/>
    <w:rsid w:val="000D06B2"/>
    <w:rsid w:val="000D08EF"/>
    <w:rsid w:val="000D09CE"/>
    <w:rsid w:val="000D1357"/>
    <w:rsid w:val="000D13FE"/>
    <w:rsid w:val="000D1607"/>
    <w:rsid w:val="000D1AE1"/>
    <w:rsid w:val="000D2123"/>
    <w:rsid w:val="000D2678"/>
    <w:rsid w:val="000D2E87"/>
    <w:rsid w:val="000D3047"/>
    <w:rsid w:val="000D3071"/>
    <w:rsid w:val="000D36AC"/>
    <w:rsid w:val="000D3C5E"/>
    <w:rsid w:val="000D3F75"/>
    <w:rsid w:val="000D3FEB"/>
    <w:rsid w:val="000D42E6"/>
    <w:rsid w:val="000D4752"/>
    <w:rsid w:val="000D4993"/>
    <w:rsid w:val="000D4A55"/>
    <w:rsid w:val="000D4B38"/>
    <w:rsid w:val="000D5188"/>
    <w:rsid w:val="000D5465"/>
    <w:rsid w:val="000D58AB"/>
    <w:rsid w:val="000D5AE0"/>
    <w:rsid w:val="000D62FA"/>
    <w:rsid w:val="000D7467"/>
    <w:rsid w:val="000D767B"/>
    <w:rsid w:val="000D7BDD"/>
    <w:rsid w:val="000D7D40"/>
    <w:rsid w:val="000D7F8A"/>
    <w:rsid w:val="000E0715"/>
    <w:rsid w:val="000E12C5"/>
    <w:rsid w:val="000E138F"/>
    <w:rsid w:val="000E2354"/>
    <w:rsid w:val="000E2A77"/>
    <w:rsid w:val="000E304E"/>
    <w:rsid w:val="000E32DF"/>
    <w:rsid w:val="000E33E4"/>
    <w:rsid w:val="000E373A"/>
    <w:rsid w:val="000E3C14"/>
    <w:rsid w:val="000E3D07"/>
    <w:rsid w:val="000E47DB"/>
    <w:rsid w:val="000E4C4F"/>
    <w:rsid w:val="000E5200"/>
    <w:rsid w:val="000E5293"/>
    <w:rsid w:val="000E553C"/>
    <w:rsid w:val="000E5E64"/>
    <w:rsid w:val="000E64B7"/>
    <w:rsid w:val="000E6595"/>
    <w:rsid w:val="000E663C"/>
    <w:rsid w:val="000E6A89"/>
    <w:rsid w:val="000E6ED1"/>
    <w:rsid w:val="000E79E1"/>
    <w:rsid w:val="000F0037"/>
    <w:rsid w:val="000F0DA8"/>
    <w:rsid w:val="000F0FB1"/>
    <w:rsid w:val="000F19E9"/>
    <w:rsid w:val="000F2284"/>
    <w:rsid w:val="000F2337"/>
    <w:rsid w:val="000F32E9"/>
    <w:rsid w:val="000F42E0"/>
    <w:rsid w:val="000F595A"/>
    <w:rsid w:val="000F5B42"/>
    <w:rsid w:val="000F6729"/>
    <w:rsid w:val="000F6860"/>
    <w:rsid w:val="000F792D"/>
    <w:rsid w:val="0010032C"/>
    <w:rsid w:val="00101BF7"/>
    <w:rsid w:val="00101D63"/>
    <w:rsid w:val="00101F7D"/>
    <w:rsid w:val="0010209D"/>
    <w:rsid w:val="0010220D"/>
    <w:rsid w:val="00102693"/>
    <w:rsid w:val="00102C58"/>
    <w:rsid w:val="001032A8"/>
    <w:rsid w:val="001033FB"/>
    <w:rsid w:val="00103CB8"/>
    <w:rsid w:val="00104465"/>
    <w:rsid w:val="0010462A"/>
    <w:rsid w:val="001053E0"/>
    <w:rsid w:val="00105843"/>
    <w:rsid w:val="001058C2"/>
    <w:rsid w:val="00105D31"/>
    <w:rsid w:val="00105DEB"/>
    <w:rsid w:val="00105E14"/>
    <w:rsid w:val="00105F9D"/>
    <w:rsid w:val="001067B1"/>
    <w:rsid w:val="00106855"/>
    <w:rsid w:val="001073A5"/>
    <w:rsid w:val="00107C1C"/>
    <w:rsid w:val="00107E20"/>
    <w:rsid w:val="00110012"/>
    <w:rsid w:val="00110F9C"/>
    <w:rsid w:val="001111E7"/>
    <w:rsid w:val="00111223"/>
    <w:rsid w:val="001113CD"/>
    <w:rsid w:val="001114A9"/>
    <w:rsid w:val="001116E0"/>
    <w:rsid w:val="0011179C"/>
    <w:rsid w:val="00111A11"/>
    <w:rsid w:val="00111F2D"/>
    <w:rsid w:val="00113803"/>
    <w:rsid w:val="0011392D"/>
    <w:rsid w:val="00113EC0"/>
    <w:rsid w:val="00114582"/>
    <w:rsid w:val="00114664"/>
    <w:rsid w:val="001146D0"/>
    <w:rsid w:val="0011487C"/>
    <w:rsid w:val="00115FC5"/>
    <w:rsid w:val="0011650A"/>
    <w:rsid w:val="00116602"/>
    <w:rsid w:val="00116604"/>
    <w:rsid w:val="0011673F"/>
    <w:rsid w:val="00116EDA"/>
    <w:rsid w:val="00117252"/>
    <w:rsid w:val="001172DB"/>
    <w:rsid w:val="0011793B"/>
    <w:rsid w:val="00117B86"/>
    <w:rsid w:val="00117EF0"/>
    <w:rsid w:val="00117FE9"/>
    <w:rsid w:val="001204B9"/>
    <w:rsid w:val="00121486"/>
    <w:rsid w:val="001216A4"/>
    <w:rsid w:val="00121E3E"/>
    <w:rsid w:val="00122B3B"/>
    <w:rsid w:val="0012385D"/>
    <w:rsid w:val="00123C2F"/>
    <w:rsid w:val="00124940"/>
    <w:rsid w:val="00124A3F"/>
    <w:rsid w:val="001250A9"/>
    <w:rsid w:val="001250B8"/>
    <w:rsid w:val="00125467"/>
    <w:rsid w:val="001254A8"/>
    <w:rsid w:val="00125DB3"/>
    <w:rsid w:val="00125F47"/>
    <w:rsid w:val="00126567"/>
    <w:rsid w:val="0012775D"/>
    <w:rsid w:val="00127D98"/>
    <w:rsid w:val="00127EF5"/>
    <w:rsid w:val="001300C4"/>
    <w:rsid w:val="001302BA"/>
    <w:rsid w:val="001311AF"/>
    <w:rsid w:val="001312FF"/>
    <w:rsid w:val="0013282B"/>
    <w:rsid w:val="0013291A"/>
    <w:rsid w:val="00132B05"/>
    <w:rsid w:val="00132BB9"/>
    <w:rsid w:val="00132E94"/>
    <w:rsid w:val="001330AF"/>
    <w:rsid w:val="00133847"/>
    <w:rsid w:val="00134155"/>
    <w:rsid w:val="00134494"/>
    <w:rsid w:val="00134DB6"/>
    <w:rsid w:val="00135B96"/>
    <w:rsid w:val="00135BA3"/>
    <w:rsid w:val="00135DB6"/>
    <w:rsid w:val="00136A92"/>
    <w:rsid w:val="00136CAD"/>
    <w:rsid w:val="001370CD"/>
    <w:rsid w:val="00137280"/>
    <w:rsid w:val="00137358"/>
    <w:rsid w:val="00137ACA"/>
    <w:rsid w:val="00137D85"/>
    <w:rsid w:val="00137DB8"/>
    <w:rsid w:val="00140085"/>
    <w:rsid w:val="00140F17"/>
    <w:rsid w:val="00141183"/>
    <w:rsid w:val="001412A3"/>
    <w:rsid w:val="001417A9"/>
    <w:rsid w:val="00141BC9"/>
    <w:rsid w:val="00141DC4"/>
    <w:rsid w:val="00141EF2"/>
    <w:rsid w:val="00142DC6"/>
    <w:rsid w:val="001436BB"/>
    <w:rsid w:val="00144504"/>
    <w:rsid w:val="001445CA"/>
    <w:rsid w:val="00144F82"/>
    <w:rsid w:val="001451A9"/>
    <w:rsid w:val="001452EA"/>
    <w:rsid w:val="001453A3"/>
    <w:rsid w:val="00145590"/>
    <w:rsid w:val="00145CFA"/>
    <w:rsid w:val="00145E74"/>
    <w:rsid w:val="001462D4"/>
    <w:rsid w:val="0014633C"/>
    <w:rsid w:val="0014680C"/>
    <w:rsid w:val="00146DFC"/>
    <w:rsid w:val="00146EC1"/>
    <w:rsid w:val="001473EA"/>
    <w:rsid w:val="00147551"/>
    <w:rsid w:val="0014790B"/>
    <w:rsid w:val="00150FBB"/>
    <w:rsid w:val="0015119C"/>
    <w:rsid w:val="0015122C"/>
    <w:rsid w:val="0015181A"/>
    <w:rsid w:val="00151B71"/>
    <w:rsid w:val="00151BCE"/>
    <w:rsid w:val="00151D78"/>
    <w:rsid w:val="001521F6"/>
    <w:rsid w:val="00152A10"/>
    <w:rsid w:val="00152BB7"/>
    <w:rsid w:val="00153658"/>
    <w:rsid w:val="0015384F"/>
    <w:rsid w:val="00153936"/>
    <w:rsid w:val="00154074"/>
    <w:rsid w:val="0015415A"/>
    <w:rsid w:val="0015435A"/>
    <w:rsid w:val="00154CC9"/>
    <w:rsid w:val="00154F0C"/>
    <w:rsid w:val="001556B4"/>
    <w:rsid w:val="001559FF"/>
    <w:rsid w:val="00155B3F"/>
    <w:rsid w:val="00155D64"/>
    <w:rsid w:val="00156251"/>
    <w:rsid w:val="00156651"/>
    <w:rsid w:val="00156F3A"/>
    <w:rsid w:val="00157C6F"/>
    <w:rsid w:val="001607A1"/>
    <w:rsid w:val="001607A7"/>
    <w:rsid w:val="00160995"/>
    <w:rsid w:val="00162264"/>
    <w:rsid w:val="001627AF"/>
    <w:rsid w:val="00162A32"/>
    <w:rsid w:val="0016301A"/>
    <w:rsid w:val="00163ACB"/>
    <w:rsid w:val="00163B6D"/>
    <w:rsid w:val="001646DC"/>
    <w:rsid w:val="001646FE"/>
    <w:rsid w:val="00164BEF"/>
    <w:rsid w:val="00165EE5"/>
    <w:rsid w:val="001667E4"/>
    <w:rsid w:val="00166D2E"/>
    <w:rsid w:val="00166FDA"/>
    <w:rsid w:val="00167548"/>
    <w:rsid w:val="001679E0"/>
    <w:rsid w:val="001703A1"/>
    <w:rsid w:val="001717E0"/>
    <w:rsid w:val="00172713"/>
    <w:rsid w:val="00172CA4"/>
    <w:rsid w:val="00173944"/>
    <w:rsid w:val="00173CDB"/>
    <w:rsid w:val="00175177"/>
    <w:rsid w:val="00175401"/>
    <w:rsid w:val="0017560F"/>
    <w:rsid w:val="00175BBE"/>
    <w:rsid w:val="00175ECE"/>
    <w:rsid w:val="001764D2"/>
    <w:rsid w:val="00176973"/>
    <w:rsid w:val="00176B84"/>
    <w:rsid w:val="00176E77"/>
    <w:rsid w:val="0017740C"/>
    <w:rsid w:val="00177DA1"/>
    <w:rsid w:val="00180202"/>
    <w:rsid w:val="00180266"/>
    <w:rsid w:val="001802CA"/>
    <w:rsid w:val="00180454"/>
    <w:rsid w:val="0018047A"/>
    <w:rsid w:val="0018097D"/>
    <w:rsid w:val="00180B92"/>
    <w:rsid w:val="00180DBD"/>
    <w:rsid w:val="00181A54"/>
    <w:rsid w:val="00182A41"/>
    <w:rsid w:val="001833F9"/>
    <w:rsid w:val="00183542"/>
    <w:rsid w:val="00183AE3"/>
    <w:rsid w:val="00184ADC"/>
    <w:rsid w:val="00184F88"/>
    <w:rsid w:val="00185215"/>
    <w:rsid w:val="001859FF"/>
    <w:rsid w:val="001864B9"/>
    <w:rsid w:val="001869AC"/>
    <w:rsid w:val="0018744B"/>
    <w:rsid w:val="00190B13"/>
    <w:rsid w:val="00191158"/>
    <w:rsid w:val="00191BF6"/>
    <w:rsid w:val="00191E75"/>
    <w:rsid w:val="001923BE"/>
    <w:rsid w:val="0019272D"/>
    <w:rsid w:val="00192C2C"/>
    <w:rsid w:val="00193076"/>
    <w:rsid w:val="00193470"/>
    <w:rsid w:val="0019367D"/>
    <w:rsid w:val="0019376A"/>
    <w:rsid w:val="001937FC"/>
    <w:rsid w:val="00193F2B"/>
    <w:rsid w:val="00193F9F"/>
    <w:rsid w:val="00194E74"/>
    <w:rsid w:val="00194FB0"/>
    <w:rsid w:val="00194FB1"/>
    <w:rsid w:val="00195687"/>
    <w:rsid w:val="00196770"/>
    <w:rsid w:val="00196CC6"/>
    <w:rsid w:val="00197AF7"/>
    <w:rsid w:val="00197B24"/>
    <w:rsid w:val="00197CE2"/>
    <w:rsid w:val="001A0C40"/>
    <w:rsid w:val="001A0E1B"/>
    <w:rsid w:val="001A1A54"/>
    <w:rsid w:val="001A2298"/>
    <w:rsid w:val="001A245D"/>
    <w:rsid w:val="001A2472"/>
    <w:rsid w:val="001A271A"/>
    <w:rsid w:val="001A2C92"/>
    <w:rsid w:val="001A2D1F"/>
    <w:rsid w:val="001A3266"/>
    <w:rsid w:val="001A367A"/>
    <w:rsid w:val="001A3A95"/>
    <w:rsid w:val="001A3D61"/>
    <w:rsid w:val="001A3EC3"/>
    <w:rsid w:val="001A4936"/>
    <w:rsid w:val="001A5253"/>
    <w:rsid w:val="001A5716"/>
    <w:rsid w:val="001A5E60"/>
    <w:rsid w:val="001A66D8"/>
    <w:rsid w:val="001A6CB4"/>
    <w:rsid w:val="001A6E55"/>
    <w:rsid w:val="001A77CC"/>
    <w:rsid w:val="001A7810"/>
    <w:rsid w:val="001A7A38"/>
    <w:rsid w:val="001B0850"/>
    <w:rsid w:val="001B152B"/>
    <w:rsid w:val="001B1914"/>
    <w:rsid w:val="001B1AA7"/>
    <w:rsid w:val="001B1CCD"/>
    <w:rsid w:val="001B1FE2"/>
    <w:rsid w:val="001B2A5B"/>
    <w:rsid w:val="001B2B95"/>
    <w:rsid w:val="001B309F"/>
    <w:rsid w:val="001B388E"/>
    <w:rsid w:val="001B3D59"/>
    <w:rsid w:val="001B4105"/>
    <w:rsid w:val="001B41B3"/>
    <w:rsid w:val="001B4506"/>
    <w:rsid w:val="001B49C2"/>
    <w:rsid w:val="001B4B6E"/>
    <w:rsid w:val="001B5D91"/>
    <w:rsid w:val="001B5E89"/>
    <w:rsid w:val="001B6109"/>
    <w:rsid w:val="001B6A09"/>
    <w:rsid w:val="001B6AEF"/>
    <w:rsid w:val="001B7237"/>
    <w:rsid w:val="001B7A0C"/>
    <w:rsid w:val="001B7B75"/>
    <w:rsid w:val="001C0268"/>
    <w:rsid w:val="001C02C9"/>
    <w:rsid w:val="001C06F8"/>
    <w:rsid w:val="001C0D3A"/>
    <w:rsid w:val="001C0E8B"/>
    <w:rsid w:val="001C1305"/>
    <w:rsid w:val="001C16A9"/>
    <w:rsid w:val="001C181E"/>
    <w:rsid w:val="001C3359"/>
    <w:rsid w:val="001C4249"/>
    <w:rsid w:val="001C4404"/>
    <w:rsid w:val="001C4D05"/>
    <w:rsid w:val="001C4F87"/>
    <w:rsid w:val="001C55DB"/>
    <w:rsid w:val="001C58CB"/>
    <w:rsid w:val="001C5ACB"/>
    <w:rsid w:val="001C5FA4"/>
    <w:rsid w:val="001C68FE"/>
    <w:rsid w:val="001C7088"/>
    <w:rsid w:val="001D02E2"/>
    <w:rsid w:val="001D04B7"/>
    <w:rsid w:val="001D11A9"/>
    <w:rsid w:val="001D1228"/>
    <w:rsid w:val="001D1864"/>
    <w:rsid w:val="001D2236"/>
    <w:rsid w:val="001D27FC"/>
    <w:rsid w:val="001D2EDB"/>
    <w:rsid w:val="001D3261"/>
    <w:rsid w:val="001D3D81"/>
    <w:rsid w:val="001D44FA"/>
    <w:rsid w:val="001D5343"/>
    <w:rsid w:val="001D6117"/>
    <w:rsid w:val="001D6F6F"/>
    <w:rsid w:val="001D70AA"/>
    <w:rsid w:val="001D70C6"/>
    <w:rsid w:val="001D7355"/>
    <w:rsid w:val="001D74D1"/>
    <w:rsid w:val="001D74F4"/>
    <w:rsid w:val="001D7670"/>
    <w:rsid w:val="001D789F"/>
    <w:rsid w:val="001D7A14"/>
    <w:rsid w:val="001E00FB"/>
    <w:rsid w:val="001E072C"/>
    <w:rsid w:val="001E0A77"/>
    <w:rsid w:val="001E0DDE"/>
    <w:rsid w:val="001E1117"/>
    <w:rsid w:val="001E148C"/>
    <w:rsid w:val="001E1B0C"/>
    <w:rsid w:val="001E1D4F"/>
    <w:rsid w:val="001E2274"/>
    <w:rsid w:val="001E31F6"/>
    <w:rsid w:val="001E36C1"/>
    <w:rsid w:val="001E3988"/>
    <w:rsid w:val="001E481C"/>
    <w:rsid w:val="001E5061"/>
    <w:rsid w:val="001E51EC"/>
    <w:rsid w:val="001E521C"/>
    <w:rsid w:val="001E560B"/>
    <w:rsid w:val="001E593D"/>
    <w:rsid w:val="001E59CF"/>
    <w:rsid w:val="001E5D52"/>
    <w:rsid w:val="001E67CA"/>
    <w:rsid w:val="001E754C"/>
    <w:rsid w:val="001E7894"/>
    <w:rsid w:val="001F0238"/>
    <w:rsid w:val="001F03B9"/>
    <w:rsid w:val="001F0A19"/>
    <w:rsid w:val="001F1398"/>
    <w:rsid w:val="001F168B"/>
    <w:rsid w:val="001F1A0E"/>
    <w:rsid w:val="001F2196"/>
    <w:rsid w:val="001F258C"/>
    <w:rsid w:val="001F2B3E"/>
    <w:rsid w:val="001F3133"/>
    <w:rsid w:val="001F371A"/>
    <w:rsid w:val="001F3AB3"/>
    <w:rsid w:val="001F3F66"/>
    <w:rsid w:val="001F4719"/>
    <w:rsid w:val="001F4B66"/>
    <w:rsid w:val="001F526F"/>
    <w:rsid w:val="001F689D"/>
    <w:rsid w:val="001F6BA0"/>
    <w:rsid w:val="001F6D42"/>
    <w:rsid w:val="001F6E5E"/>
    <w:rsid w:val="001F7B4A"/>
    <w:rsid w:val="001F7E35"/>
    <w:rsid w:val="00200065"/>
    <w:rsid w:val="00200A26"/>
    <w:rsid w:val="00201850"/>
    <w:rsid w:val="00201C8A"/>
    <w:rsid w:val="0020240D"/>
    <w:rsid w:val="002024F6"/>
    <w:rsid w:val="002027C9"/>
    <w:rsid w:val="00204B4D"/>
    <w:rsid w:val="00204F95"/>
    <w:rsid w:val="0020547B"/>
    <w:rsid w:val="0020558E"/>
    <w:rsid w:val="00205CFA"/>
    <w:rsid w:val="00206C01"/>
    <w:rsid w:val="00206CC5"/>
    <w:rsid w:val="0020711F"/>
    <w:rsid w:val="002071CF"/>
    <w:rsid w:val="002074BA"/>
    <w:rsid w:val="0020793B"/>
    <w:rsid w:val="00207BAF"/>
    <w:rsid w:val="0021035E"/>
    <w:rsid w:val="002104FE"/>
    <w:rsid w:val="0021085C"/>
    <w:rsid w:val="002109FD"/>
    <w:rsid w:val="00210D1C"/>
    <w:rsid w:val="00210FDD"/>
    <w:rsid w:val="00211893"/>
    <w:rsid w:val="00212157"/>
    <w:rsid w:val="00212CB2"/>
    <w:rsid w:val="00212F5A"/>
    <w:rsid w:val="00212F6A"/>
    <w:rsid w:val="002132F8"/>
    <w:rsid w:val="0021339F"/>
    <w:rsid w:val="0021357F"/>
    <w:rsid w:val="002136AB"/>
    <w:rsid w:val="00213EF7"/>
    <w:rsid w:val="00213F7F"/>
    <w:rsid w:val="0021429F"/>
    <w:rsid w:val="00214D44"/>
    <w:rsid w:val="002150E0"/>
    <w:rsid w:val="002160BF"/>
    <w:rsid w:val="00216121"/>
    <w:rsid w:val="002164E5"/>
    <w:rsid w:val="00216C86"/>
    <w:rsid w:val="0021715B"/>
    <w:rsid w:val="00217D6F"/>
    <w:rsid w:val="00217E3A"/>
    <w:rsid w:val="00220DB2"/>
    <w:rsid w:val="00220F71"/>
    <w:rsid w:val="0022112A"/>
    <w:rsid w:val="002217B9"/>
    <w:rsid w:val="00221AE8"/>
    <w:rsid w:val="00221C32"/>
    <w:rsid w:val="00222494"/>
    <w:rsid w:val="0022494D"/>
    <w:rsid w:val="00224D17"/>
    <w:rsid w:val="00224D92"/>
    <w:rsid w:val="00225152"/>
    <w:rsid w:val="00225500"/>
    <w:rsid w:val="00225980"/>
    <w:rsid w:val="00226254"/>
    <w:rsid w:val="00226723"/>
    <w:rsid w:val="002268C4"/>
    <w:rsid w:val="00227531"/>
    <w:rsid w:val="002275D5"/>
    <w:rsid w:val="002303EF"/>
    <w:rsid w:val="0023073B"/>
    <w:rsid w:val="00230912"/>
    <w:rsid w:val="00230BAB"/>
    <w:rsid w:val="00230CD2"/>
    <w:rsid w:val="002310A6"/>
    <w:rsid w:val="00231786"/>
    <w:rsid w:val="00231C80"/>
    <w:rsid w:val="00232212"/>
    <w:rsid w:val="00232543"/>
    <w:rsid w:val="00233290"/>
    <w:rsid w:val="002334D2"/>
    <w:rsid w:val="00233E48"/>
    <w:rsid w:val="0023404C"/>
    <w:rsid w:val="00235325"/>
    <w:rsid w:val="00235849"/>
    <w:rsid w:val="00235A28"/>
    <w:rsid w:val="00236160"/>
    <w:rsid w:val="00236289"/>
    <w:rsid w:val="002363F3"/>
    <w:rsid w:val="00236686"/>
    <w:rsid w:val="00236D77"/>
    <w:rsid w:val="0023712D"/>
    <w:rsid w:val="002373F6"/>
    <w:rsid w:val="00237814"/>
    <w:rsid w:val="00237D1D"/>
    <w:rsid w:val="002416C3"/>
    <w:rsid w:val="00241A9E"/>
    <w:rsid w:val="00241AF2"/>
    <w:rsid w:val="00241F69"/>
    <w:rsid w:val="00242EF3"/>
    <w:rsid w:val="00242FE7"/>
    <w:rsid w:val="002436BA"/>
    <w:rsid w:val="00243A14"/>
    <w:rsid w:val="00243C1E"/>
    <w:rsid w:val="002440D0"/>
    <w:rsid w:val="0024444F"/>
    <w:rsid w:val="00244D4E"/>
    <w:rsid w:val="002452AC"/>
    <w:rsid w:val="00245A15"/>
    <w:rsid w:val="00245A40"/>
    <w:rsid w:val="002468E4"/>
    <w:rsid w:val="00246DE7"/>
    <w:rsid w:val="00246FEE"/>
    <w:rsid w:val="002501B8"/>
    <w:rsid w:val="002504ED"/>
    <w:rsid w:val="00250712"/>
    <w:rsid w:val="00250BB9"/>
    <w:rsid w:val="00250D0D"/>
    <w:rsid w:val="00250DD2"/>
    <w:rsid w:val="002517C9"/>
    <w:rsid w:val="0025222C"/>
    <w:rsid w:val="00252E85"/>
    <w:rsid w:val="00252EE4"/>
    <w:rsid w:val="0025399F"/>
    <w:rsid w:val="0025496E"/>
    <w:rsid w:val="0025641A"/>
    <w:rsid w:val="0025668E"/>
    <w:rsid w:val="00257838"/>
    <w:rsid w:val="00257896"/>
    <w:rsid w:val="00257A43"/>
    <w:rsid w:val="00257A9A"/>
    <w:rsid w:val="00257ECA"/>
    <w:rsid w:val="002609A7"/>
    <w:rsid w:val="0026145E"/>
    <w:rsid w:val="00261AA2"/>
    <w:rsid w:val="0026205C"/>
    <w:rsid w:val="00262ECD"/>
    <w:rsid w:val="00263588"/>
    <w:rsid w:val="00263A7D"/>
    <w:rsid w:val="002645B3"/>
    <w:rsid w:val="00264A2F"/>
    <w:rsid w:val="00264B44"/>
    <w:rsid w:val="0026567C"/>
    <w:rsid w:val="002658EC"/>
    <w:rsid w:val="00265E8D"/>
    <w:rsid w:val="00265ECA"/>
    <w:rsid w:val="00266E2E"/>
    <w:rsid w:val="00266FCA"/>
    <w:rsid w:val="0026700D"/>
    <w:rsid w:val="00267CB3"/>
    <w:rsid w:val="0027048E"/>
    <w:rsid w:val="00270DB4"/>
    <w:rsid w:val="00273BBA"/>
    <w:rsid w:val="00273FAB"/>
    <w:rsid w:val="00274B27"/>
    <w:rsid w:val="00274BB2"/>
    <w:rsid w:val="00274FBF"/>
    <w:rsid w:val="00275567"/>
    <w:rsid w:val="00275636"/>
    <w:rsid w:val="002760E5"/>
    <w:rsid w:val="002769C1"/>
    <w:rsid w:val="00277F01"/>
    <w:rsid w:val="00280F10"/>
    <w:rsid w:val="0028154A"/>
    <w:rsid w:val="002817F8"/>
    <w:rsid w:val="00281C81"/>
    <w:rsid w:val="00282770"/>
    <w:rsid w:val="0028283D"/>
    <w:rsid w:val="0028323A"/>
    <w:rsid w:val="002835BD"/>
    <w:rsid w:val="002835D8"/>
    <w:rsid w:val="0028368A"/>
    <w:rsid w:val="00283910"/>
    <w:rsid w:val="00283B7E"/>
    <w:rsid w:val="002846E9"/>
    <w:rsid w:val="0028494E"/>
    <w:rsid w:val="00285216"/>
    <w:rsid w:val="0028643D"/>
    <w:rsid w:val="00286492"/>
    <w:rsid w:val="00286C53"/>
    <w:rsid w:val="00286D1E"/>
    <w:rsid w:val="00287AC8"/>
    <w:rsid w:val="00287E37"/>
    <w:rsid w:val="00290342"/>
    <w:rsid w:val="002905C0"/>
    <w:rsid w:val="002909B3"/>
    <w:rsid w:val="00290AC0"/>
    <w:rsid w:val="00290FA2"/>
    <w:rsid w:val="00291D06"/>
    <w:rsid w:val="00292005"/>
    <w:rsid w:val="00292EDA"/>
    <w:rsid w:val="002930CF"/>
    <w:rsid w:val="002932F4"/>
    <w:rsid w:val="002940B3"/>
    <w:rsid w:val="00294ED0"/>
    <w:rsid w:val="002951FB"/>
    <w:rsid w:val="0029550F"/>
    <w:rsid w:val="0029552C"/>
    <w:rsid w:val="00295806"/>
    <w:rsid w:val="00295DA3"/>
    <w:rsid w:val="00296223"/>
    <w:rsid w:val="00296860"/>
    <w:rsid w:val="00296CAF"/>
    <w:rsid w:val="00296F01"/>
    <w:rsid w:val="002976F2"/>
    <w:rsid w:val="002A02A2"/>
    <w:rsid w:val="002A03C7"/>
    <w:rsid w:val="002A046E"/>
    <w:rsid w:val="002A09F5"/>
    <w:rsid w:val="002A14C6"/>
    <w:rsid w:val="002A19CA"/>
    <w:rsid w:val="002A223A"/>
    <w:rsid w:val="002A23AB"/>
    <w:rsid w:val="002A25E7"/>
    <w:rsid w:val="002A2DD4"/>
    <w:rsid w:val="002A3623"/>
    <w:rsid w:val="002A3BCD"/>
    <w:rsid w:val="002A4BFB"/>
    <w:rsid w:val="002A5468"/>
    <w:rsid w:val="002A5BDD"/>
    <w:rsid w:val="002A5D7C"/>
    <w:rsid w:val="002A6F05"/>
    <w:rsid w:val="002A7C16"/>
    <w:rsid w:val="002A7E37"/>
    <w:rsid w:val="002A7F6E"/>
    <w:rsid w:val="002B0981"/>
    <w:rsid w:val="002B0A1A"/>
    <w:rsid w:val="002B1195"/>
    <w:rsid w:val="002B18A2"/>
    <w:rsid w:val="002B1B71"/>
    <w:rsid w:val="002B2522"/>
    <w:rsid w:val="002B2AD9"/>
    <w:rsid w:val="002B318E"/>
    <w:rsid w:val="002B3318"/>
    <w:rsid w:val="002B48B8"/>
    <w:rsid w:val="002B4A44"/>
    <w:rsid w:val="002B4A7C"/>
    <w:rsid w:val="002B4B26"/>
    <w:rsid w:val="002B51AC"/>
    <w:rsid w:val="002B52AC"/>
    <w:rsid w:val="002B56E1"/>
    <w:rsid w:val="002B689A"/>
    <w:rsid w:val="002C00F0"/>
    <w:rsid w:val="002C0140"/>
    <w:rsid w:val="002C0202"/>
    <w:rsid w:val="002C04F7"/>
    <w:rsid w:val="002C0D02"/>
    <w:rsid w:val="002C0D6E"/>
    <w:rsid w:val="002C0DF9"/>
    <w:rsid w:val="002C0E7B"/>
    <w:rsid w:val="002C1395"/>
    <w:rsid w:val="002C1649"/>
    <w:rsid w:val="002C1BE8"/>
    <w:rsid w:val="002C23C0"/>
    <w:rsid w:val="002C25BB"/>
    <w:rsid w:val="002C25E8"/>
    <w:rsid w:val="002C4026"/>
    <w:rsid w:val="002C4604"/>
    <w:rsid w:val="002C4A81"/>
    <w:rsid w:val="002C5423"/>
    <w:rsid w:val="002C5B95"/>
    <w:rsid w:val="002C5EE2"/>
    <w:rsid w:val="002C5EF2"/>
    <w:rsid w:val="002C6B39"/>
    <w:rsid w:val="002C6B42"/>
    <w:rsid w:val="002C77D3"/>
    <w:rsid w:val="002C7996"/>
    <w:rsid w:val="002D087D"/>
    <w:rsid w:val="002D09AF"/>
    <w:rsid w:val="002D0FB3"/>
    <w:rsid w:val="002D1150"/>
    <w:rsid w:val="002D1C64"/>
    <w:rsid w:val="002D1CFE"/>
    <w:rsid w:val="002D294E"/>
    <w:rsid w:val="002D3077"/>
    <w:rsid w:val="002D332D"/>
    <w:rsid w:val="002D3DD0"/>
    <w:rsid w:val="002D434C"/>
    <w:rsid w:val="002D4A08"/>
    <w:rsid w:val="002D5099"/>
    <w:rsid w:val="002D5860"/>
    <w:rsid w:val="002D5C16"/>
    <w:rsid w:val="002D5F5B"/>
    <w:rsid w:val="002D62D8"/>
    <w:rsid w:val="002D6353"/>
    <w:rsid w:val="002D6466"/>
    <w:rsid w:val="002D66B5"/>
    <w:rsid w:val="002D68AC"/>
    <w:rsid w:val="002D6A82"/>
    <w:rsid w:val="002D7267"/>
    <w:rsid w:val="002D72E9"/>
    <w:rsid w:val="002D77AD"/>
    <w:rsid w:val="002D7F1E"/>
    <w:rsid w:val="002E044C"/>
    <w:rsid w:val="002E078B"/>
    <w:rsid w:val="002E0EAA"/>
    <w:rsid w:val="002E1DA2"/>
    <w:rsid w:val="002E1EEE"/>
    <w:rsid w:val="002E1FAE"/>
    <w:rsid w:val="002E1FBE"/>
    <w:rsid w:val="002E2804"/>
    <w:rsid w:val="002E2ACC"/>
    <w:rsid w:val="002E2C08"/>
    <w:rsid w:val="002E2C9D"/>
    <w:rsid w:val="002E2E6C"/>
    <w:rsid w:val="002E3117"/>
    <w:rsid w:val="002E34E9"/>
    <w:rsid w:val="002E3BAE"/>
    <w:rsid w:val="002E3D9F"/>
    <w:rsid w:val="002E4054"/>
    <w:rsid w:val="002E543D"/>
    <w:rsid w:val="002E568B"/>
    <w:rsid w:val="002E60D1"/>
    <w:rsid w:val="002E6143"/>
    <w:rsid w:val="002E6267"/>
    <w:rsid w:val="002E64D3"/>
    <w:rsid w:val="002E699A"/>
    <w:rsid w:val="002E705B"/>
    <w:rsid w:val="002E73D8"/>
    <w:rsid w:val="002F06A9"/>
    <w:rsid w:val="002F0B22"/>
    <w:rsid w:val="002F15AC"/>
    <w:rsid w:val="002F16F2"/>
    <w:rsid w:val="002F1733"/>
    <w:rsid w:val="002F19A1"/>
    <w:rsid w:val="002F28DC"/>
    <w:rsid w:val="002F2EE3"/>
    <w:rsid w:val="002F3129"/>
    <w:rsid w:val="002F332D"/>
    <w:rsid w:val="002F35F8"/>
    <w:rsid w:val="002F3A97"/>
    <w:rsid w:val="002F4586"/>
    <w:rsid w:val="002F4F78"/>
    <w:rsid w:val="002F5207"/>
    <w:rsid w:val="002F606B"/>
    <w:rsid w:val="002F6FA5"/>
    <w:rsid w:val="002F6FD8"/>
    <w:rsid w:val="002F761D"/>
    <w:rsid w:val="00300287"/>
    <w:rsid w:val="0030034A"/>
    <w:rsid w:val="003004C5"/>
    <w:rsid w:val="00300614"/>
    <w:rsid w:val="00300884"/>
    <w:rsid w:val="00300999"/>
    <w:rsid w:val="00300A86"/>
    <w:rsid w:val="00301288"/>
    <w:rsid w:val="00301784"/>
    <w:rsid w:val="00301CA2"/>
    <w:rsid w:val="00302AA5"/>
    <w:rsid w:val="003031C5"/>
    <w:rsid w:val="00303254"/>
    <w:rsid w:val="0030344F"/>
    <w:rsid w:val="003034ED"/>
    <w:rsid w:val="00303C08"/>
    <w:rsid w:val="003045DD"/>
    <w:rsid w:val="003054AF"/>
    <w:rsid w:val="00305885"/>
    <w:rsid w:val="003058AB"/>
    <w:rsid w:val="00305F55"/>
    <w:rsid w:val="00305FC2"/>
    <w:rsid w:val="00307238"/>
    <w:rsid w:val="00307304"/>
    <w:rsid w:val="003077A7"/>
    <w:rsid w:val="00307A19"/>
    <w:rsid w:val="00310567"/>
    <w:rsid w:val="003111CD"/>
    <w:rsid w:val="003118CB"/>
    <w:rsid w:val="00312E88"/>
    <w:rsid w:val="00312F6A"/>
    <w:rsid w:val="00312FFA"/>
    <w:rsid w:val="003148D5"/>
    <w:rsid w:val="00314C0C"/>
    <w:rsid w:val="00315409"/>
    <w:rsid w:val="00315821"/>
    <w:rsid w:val="00315AE3"/>
    <w:rsid w:val="0031640D"/>
    <w:rsid w:val="0031645E"/>
    <w:rsid w:val="003164A8"/>
    <w:rsid w:val="00316788"/>
    <w:rsid w:val="0031694C"/>
    <w:rsid w:val="00316C00"/>
    <w:rsid w:val="00316CC5"/>
    <w:rsid w:val="00317217"/>
    <w:rsid w:val="0031727F"/>
    <w:rsid w:val="003172DC"/>
    <w:rsid w:val="00317785"/>
    <w:rsid w:val="00317788"/>
    <w:rsid w:val="00317B5B"/>
    <w:rsid w:val="003203E8"/>
    <w:rsid w:val="00320995"/>
    <w:rsid w:val="00320C45"/>
    <w:rsid w:val="00320E51"/>
    <w:rsid w:val="00320EB6"/>
    <w:rsid w:val="003210DC"/>
    <w:rsid w:val="00321330"/>
    <w:rsid w:val="00321A04"/>
    <w:rsid w:val="0032201F"/>
    <w:rsid w:val="00322804"/>
    <w:rsid w:val="00322C10"/>
    <w:rsid w:val="00322E9D"/>
    <w:rsid w:val="00322ED8"/>
    <w:rsid w:val="00324196"/>
    <w:rsid w:val="00324239"/>
    <w:rsid w:val="003247A9"/>
    <w:rsid w:val="00324A47"/>
    <w:rsid w:val="00324B6E"/>
    <w:rsid w:val="00324FF0"/>
    <w:rsid w:val="00325888"/>
    <w:rsid w:val="003263F6"/>
    <w:rsid w:val="00326B27"/>
    <w:rsid w:val="00326C48"/>
    <w:rsid w:val="00327149"/>
    <w:rsid w:val="00327411"/>
    <w:rsid w:val="003302E0"/>
    <w:rsid w:val="00330DF3"/>
    <w:rsid w:val="0033130E"/>
    <w:rsid w:val="00331D9A"/>
    <w:rsid w:val="003324DA"/>
    <w:rsid w:val="0033284B"/>
    <w:rsid w:val="00332ACF"/>
    <w:rsid w:val="00333642"/>
    <w:rsid w:val="00333E20"/>
    <w:rsid w:val="003340C8"/>
    <w:rsid w:val="00334FC1"/>
    <w:rsid w:val="00335AD9"/>
    <w:rsid w:val="00335ADB"/>
    <w:rsid w:val="00335BB1"/>
    <w:rsid w:val="0033727E"/>
    <w:rsid w:val="00337390"/>
    <w:rsid w:val="00337679"/>
    <w:rsid w:val="00337A6C"/>
    <w:rsid w:val="00340695"/>
    <w:rsid w:val="00340BB6"/>
    <w:rsid w:val="00340CB1"/>
    <w:rsid w:val="00340FDA"/>
    <w:rsid w:val="003426F2"/>
    <w:rsid w:val="00342BAC"/>
    <w:rsid w:val="00343169"/>
    <w:rsid w:val="0034318E"/>
    <w:rsid w:val="003432F1"/>
    <w:rsid w:val="00343980"/>
    <w:rsid w:val="00344082"/>
    <w:rsid w:val="00344194"/>
    <w:rsid w:val="00344D5E"/>
    <w:rsid w:val="0034512C"/>
    <w:rsid w:val="00345259"/>
    <w:rsid w:val="003463CC"/>
    <w:rsid w:val="0034649B"/>
    <w:rsid w:val="00346A85"/>
    <w:rsid w:val="00346DC5"/>
    <w:rsid w:val="00347079"/>
    <w:rsid w:val="00347130"/>
    <w:rsid w:val="0034789F"/>
    <w:rsid w:val="00347AD2"/>
    <w:rsid w:val="00350C46"/>
    <w:rsid w:val="00351096"/>
    <w:rsid w:val="003511BA"/>
    <w:rsid w:val="0035161B"/>
    <w:rsid w:val="00351984"/>
    <w:rsid w:val="00351ADC"/>
    <w:rsid w:val="00351B6B"/>
    <w:rsid w:val="00352624"/>
    <w:rsid w:val="00352EFC"/>
    <w:rsid w:val="003531B7"/>
    <w:rsid w:val="00353390"/>
    <w:rsid w:val="003536B3"/>
    <w:rsid w:val="00353C20"/>
    <w:rsid w:val="00354400"/>
    <w:rsid w:val="00354451"/>
    <w:rsid w:val="0035462D"/>
    <w:rsid w:val="003559A3"/>
    <w:rsid w:val="00355B08"/>
    <w:rsid w:val="00355C80"/>
    <w:rsid w:val="00355CE5"/>
    <w:rsid w:val="00355ECF"/>
    <w:rsid w:val="00355F6A"/>
    <w:rsid w:val="00355F84"/>
    <w:rsid w:val="0035697C"/>
    <w:rsid w:val="003603B4"/>
    <w:rsid w:val="003609C8"/>
    <w:rsid w:val="00361301"/>
    <w:rsid w:val="003613D6"/>
    <w:rsid w:val="003614C7"/>
    <w:rsid w:val="003615D3"/>
    <w:rsid w:val="0036160D"/>
    <w:rsid w:val="0036183C"/>
    <w:rsid w:val="0036193C"/>
    <w:rsid w:val="0036231F"/>
    <w:rsid w:val="00363B94"/>
    <w:rsid w:val="00364129"/>
    <w:rsid w:val="003659E6"/>
    <w:rsid w:val="00365C5F"/>
    <w:rsid w:val="00366097"/>
    <w:rsid w:val="0036615D"/>
    <w:rsid w:val="003668D2"/>
    <w:rsid w:val="00366B30"/>
    <w:rsid w:val="00366B96"/>
    <w:rsid w:val="00366F6A"/>
    <w:rsid w:val="00367389"/>
    <w:rsid w:val="003675F4"/>
    <w:rsid w:val="00367D91"/>
    <w:rsid w:val="003701A7"/>
    <w:rsid w:val="003702AC"/>
    <w:rsid w:val="00370B5B"/>
    <w:rsid w:val="003714CF"/>
    <w:rsid w:val="003719A8"/>
    <w:rsid w:val="003721B3"/>
    <w:rsid w:val="0037281D"/>
    <w:rsid w:val="00372863"/>
    <w:rsid w:val="0037288A"/>
    <w:rsid w:val="00372E4C"/>
    <w:rsid w:val="00373CB8"/>
    <w:rsid w:val="0037450A"/>
    <w:rsid w:val="00374AA9"/>
    <w:rsid w:val="003750B5"/>
    <w:rsid w:val="0037574B"/>
    <w:rsid w:val="003758FA"/>
    <w:rsid w:val="00375A52"/>
    <w:rsid w:val="00375C3A"/>
    <w:rsid w:val="00375C89"/>
    <w:rsid w:val="003762A5"/>
    <w:rsid w:val="00376FEE"/>
    <w:rsid w:val="003770E3"/>
    <w:rsid w:val="003771F7"/>
    <w:rsid w:val="00380755"/>
    <w:rsid w:val="00380B57"/>
    <w:rsid w:val="003812B5"/>
    <w:rsid w:val="003818A0"/>
    <w:rsid w:val="00381A9D"/>
    <w:rsid w:val="00381D27"/>
    <w:rsid w:val="00382655"/>
    <w:rsid w:val="00382A7C"/>
    <w:rsid w:val="00382D3B"/>
    <w:rsid w:val="003830BF"/>
    <w:rsid w:val="003837D5"/>
    <w:rsid w:val="00383A56"/>
    <w:rsid w:val="00383EDD"/>
    <w:rsid w:val="00384060"/>
    <w:rsid w:val="003840F3"/>
    <w:rsid w:val="003841A4"/>
    <w:rsid w:val="00384895"/>
    <w:rsid w:val="00384C9F"/>
    <w:rsid w:val="00384CB0"/>
    <w:rsid w:val="00385447"/>
    <w:rsid w:val="00385653"/>
    <w:rsid w:val="003863EF"/>
    <w:rsid w:val="00386C38"/>
    <w:rsid w:val="003878F7"/>
    <w:rsid w:val="00387C9D"/>
    <w:rsid w:val="0039057F"/>
    <w:rsid w:val="003905E1"/>
    <w:rsid w:val="00390ABC"/>
    <w:rsid w:val="00390C96"/>
    <w:rsid w:val="0039228A"/>
    <w:rsid w:val="00392516"/>
    <w:rsid w:val="00392A80"/>
    <w:rsid w:val="00392D7B"/>
    <w:rsid w:val="00392DF4"/>
    <w:rsid w:val="0039352C"/>
    <w:rsid w:val="0039357F"/>
    <w:rsid w:val="00393772"/>
    <w:rsid w:val="00393907"/>
    <w:rsid w:val="00393B31"/>
    <w:rsid w:val="00393BD3"/>
    <w:rsid w:val="00393EBF"/>
    <w:rsid w:val="003945C5"/>
    <w:rsid w:val="00395431"/>
    <w:rsid w:val="003954C4"/>
    <w:rsid w:val="00395847"/>
    <w:rsid w:val="003976D4"/>
    <w:rsid w:val="00397F52"/>
    <w:rsid w:val="003A03A0"/>
    <w:rsid w:val="003A08CC"/>
    <w:rsid w:val="003A09E1"/>
    <w:rsid w:val="003A1375"/>
    <w:rsid w:val="003A1570"/>
    <w:rsid w:val="003A203D"/>
    <w:rsid w:val="003A2116"/>
    <w:rsid w:val="003A24FA"/>
    <w:rsid w:val="003A2523"/>
    <w:rsid w:val="003A27BB"/>
    <w:rsid w:val="003A3534"/>
    <w:rsid w:val="003A35E6"/>
    <w:rsid w:val="003A3C86"/>
    <w:rsid w:val="003A443B"/>
    <w:rsid w:val="003A453D"/>
    <w:rsid w:val="003A4B46"/>
    <w:rsid w:val="003A4ED0"/>
    <w:rsid w:val="003A4F0D"/>
    <w:rsid w:val="003A5340"/>
    <w:rsid w:val="003A59A9"/>
    <w:rsid w:val="003A5CBB"/>
    <w:rsid w:val="003A5F80"/>
    <w:rsid w:val="003A605E"/>
    <w:rsid w:val="003A6066"/>
    <w:rsid w:val="003A627A"/>
    <w:rsid w:val="003A63B6"/>
    <w:rsid w:val="003A67E7"/>
    <w:rsid w:val="003A6913"/>
    <w:rsid w:val="003A6F4C"/>
    <w:rsid w:val="003A7012"/>
    <w:rsid w:val="003A7500"/>
    <w:rsid w:val="003A75B6"/>
    <w:rsid w:val="003A7D4E"/>
    <w:rsid w:val="003B01C9"/>
    <w:rsid w:val="003B033F"/>
    <w:rsid w:val="003B09B3"/>
    <w:rsid w:val="003B0C89"/>
    <w:rsid w:val="003B0D24"/>
    <w:rsid w:val="003B1BDC"/>
    <w:rsid w:val="003B2874"/>
    <w:rsid w:val="003B2C04"/>
    <w:rsid w:val="003B2C56"/>
    <w:rsid w:val="003B30E5"/>
    <w:rsid w:val="003B3BC6"/>
    <w:rsid w:val="003B43E6"/>
    <w:rsid w:val="003B4C87"/>
    <w:rsid w:val="003B51EF"/>
    <w:rsid w:val="003B639E"/>
    <w:rsid w:val="003B6766"/>
    <w:rsid w:val="003B6864"/>
    <w:rsid w:val="003B6DAF"/>
    <w:rsid w:val="003B7759"/>
    <w:rsid w:val="003C0756"/>
    <w:rsid w:val="003C140C"/>
    <w:rsid w:val="003C1975"/>
    <w:rsid w:val="003C1E7C"/>
    <w:rsid w:val="003C285E"/>
    <w:rsid w:val="003C2860"/>
    <w:rsid w:val="003C2A81"/>
    <w:rsid w:val="003C2CE8"/>
    <w:rsid w:val="003C32F6"/>
    <w:rsid w:val="003C366A"/>
    <w:rsid w:val="003C393D"/>
    <w:rsid w:val="003C3AFB"/>
    <w:rsid w:val="003C4762"/>
    <w:rsid w:val="003C4A8B"/>
    <w:rsid w:val="003C4C5C"/>
    <w:rsid w:val="003C4FA3"/>
    <w:rsid w:val="003C50B3"/>
    <w:rsid w:val="003C563F"/>
    <w:rsid w:val="003C5C73"/>
    <w:rsid w:val="003C5EB2"/>
    <w:rsid w:val="003C7548"/>
    <w:rsid w:val="003C77BF"/>
    <w:rsid w:val="003C7C27"/>
    <w:rsid w:val="003D028F"/>
    <w:rsid w:val="003D0624"/>
    <w:rsid w:val="003D0F1F"/>
    <w:rsid w:val="003D1008"/>
    <w:rsid w:val="003D1ED5"/>
    <w:rsid w:val="003D2C1D"/>
    <w:rsid w:val="003D34AA"/>
    <w:rsid w:val="003D3CAC"/>
    <w:rsid w:val="003D3D30"/>
    <w:rsid w:val="003D40E3"/>
    <w:rsid w:val="003D40F2"/>
    <w:rsid w:val="003D41FA"/>
    <w:rsid w:val="003D4F5E"/>
    <w:rsid w:val="003D512E"/>
    <w:rsid w:val="003D527D"/>
    <w:rsid w:val="003D573A"/>
    <w:rsid w:val="003D6500"/>
    <w:rsid w:val="003D6C32"/>
    <w:rsid w:val="003D7121"/>
    <w:rsid w:val="003D7A18"/>
    <w:rsid w:val="003D7AE9"/>
    <w:rsid w:val="003E08DC"/>
    <w:rsid w:val="003E09A4"/>
    <w:rsid w:val="003E0A2B"/>
    <w:rsid w:val="003E0B77"/>
    <w:rsid w:val="003E0FE7"/>
    <w:rsid w:val="003E1582"/>
    <w:rsid w:val="003E3439"/>
    <w:rsid w:val="003E3536"/>
    <w:rsid w:val="003E4D67"/>
    <w:rsid w:val="003E540C"/>
    <w:rsid w:val="003E58F1"/>
    <w:rsid w:val="003E59EF"/>
    <w:rsid w:val="003E5A2F"/>
    <w:rsid w:val="003E6685"/>
    <w:rsid w:val="003E6ED5"/>
    <w:rsid w:val="003E7E4E"/>
    <w:rsid w:val="003F005D"/>
    <w:rsid w:val="003F0B25"/>
    <w:rsid w:val="003F0C3C"/>
    <w:rsid w:val="003F200B"/>
    <w:rsid w:val="003F2D9C"/>
    <w:rsid w:val="003F33ED"/>
    <w:rsid w:val="003F3559"/>
    <w:rsid w:val="003F3D83"/>
    <w:rsid w:val="003F4483"/>
    <w:rsid w:val="003F4BCB"/>
    <w:rsid w:val="003F5380"/>
    <w:rsid w:val="003F5BEC"/>
    <w:rsid w:val="003F61CE"/>
    <w:rsid w:val="003F6562"/>
    <w:rsid w:val="003F6597"/>
    <w:rsid w:val="003F669C"/>
    <w:rsid w:val="003F66B0"/>
    <w:rsid w:val="003F6ABE"/>
    <w:rsid w:val="003F6D1A"/>
    <w:rsid w:val="003F78DD"/>
    <w:rsid w:val="003F7B3D"/>
    <w:rsid w:val="00400079"/>
    <w:rsid w:val="00400591"/>
    <w:rsid w:val="004008AC"/>
    <w:rsid w:val="00400962"/>
    <w:rsid w:val="00402042"/>
    <w:rsid w:val="0040238C"/>
    <w:rsid w:val="0040371F"/>
    <w:rsid w:val="0040396C"/>
    <w:rsid w:val="004040FC"/>
    <w:rsid w:val="0040435D"/>
    <w:rsid w:val="004047B4"/>
    <w:rsid w:val="00405027"/>
    <w:rsid w:val="00405202"/>
    <w:rsid w:val="00405541"/>
    <w:rsid w:val="0040559C"/>
    <w:rsid w:val="004055CD"/>
    <w:rsid w:val="00405F63"/>
    <w:rsid w:val="00406192"/>
    <w:rsid w:val="004069E0"/>
    <w:rsid w:val="004075E5"/>
    <w:rsid w:val="00407A93"/>
    <w:rsid w:val="00410E1B"/>
    <w:rsid w:val="00411A1C"/>
    <w:rsid w:val="00411A88"/>
    <w:rsid w:val="00411B24"/>
    <w:rsid w:val="004124A2"/>
    <w:rsid w:val="00412A64"/>
    <w:rsid w:val="00412FF9"/>
    <w:rsid w:val="004133DA"/>
    <w:rsid w:val="004134D0"/>
    <w:rsid w:val="0041353A"/>
    <w:rsid w:val="0041379E"/>
    <w:rsid w:val="00413C5A"/>
    <w:rsid w:val="00413ECD"/>
    <w:rsid w:val="00414F39"/>
    <w:rsid w:val="00416A9C"/>
    <w:rsid w:val="00417620"/>
    <w:rsid w:val="00417798"/>
    <w:rsid w:val="00417A94"/>
    <w:rsid w:val="00417B25"/>
    <w:rsid w:val="004206C0"/>
    <w:rsid w:val="00420E8E"/>
    <w:rsid w:val="0042173C"/>
    <w:rsid w:val="00421BC8"/>
    <w:rsid w:val="00421D56"/>
    <w:rsid w:val="00422230"/>
    <w:rsid w:val="00422EB0"/>
    <w:rsid w:val="004232EF"/>
    <w:rsid w:val="0042396F"/>
    <w:rsid w:val="00425515"/>
    <w:rsid w:val="00425544"/>
    <w:rsid w:val="00425C9A"/>
    <w:rsid w:val="00425E0D"/>
    <w:rsid w:val="004266F4"/>
    <w:rsid w:val="00426E3E"/>
    <w:rsid w:val="0042706D"/>
    <w:rsid w:val="004271C3"/>
    <w:rsid w:val="004273D1"/>
    <w:rsid w:val="0042774E"/>
    <w:rsid w:val="00427BB2"/>
    <w:rsid w:val="00430149"/>
    <w:rsid w:val="004303DB"/>
    <w:rsid w:val="00430803"/>
    <w:rsid w:val="004310CF"/>
    <w:rsid w:val="004312EA"/>
    <w:rsid w:val="00431A0E"/>
    <w:rsid w:val="00431A42"/>
    <w:rsid w:val="004325DC"/>
    <w:rsid w:val="00432734"/>
    <w:rsid w:val="004329FC"/>
    <w:rsid w:val="00432D19"/>
    <w:rsid w:val="00432FB2"/>
    <w:rsid w:val="00433858"/>
    <w:rsid w:val="00433B90"/>
    <w:rsid w:val="004343F7"/>
    <w:rsid w:val="00434679"/>
    <w:rsid w:val="004348BB"/>
    <w:rsid w:val="00434984"/>
    <w:rsid w:val="00434C24"/>
    <w:rsid w:val="00434D38"/>
    <w:rsid w:val="00434E4B"/>
    <w:rsid w:val="00434F4F"/>
    <w:rsid w:val="00435208"/>
    <w:rsid w:val="004358FE"/>
    <w:rsid w:val="00435C01"/>
    <w:rsid w:val="00436E34"/>
    <w:rsid w:val="0043702B"/>
    <w:rsid w:val="00437C2E"/>
    <w:rsid w:val="00437E60"/>
    <w:rsid w:val="00437F2D"/>
    <w:rsid w:val="0044042F"/>
    <w:rsid w:val="00440825"/>
    <w:rsid w:val="00441147"/>
    <w:rsid w:val="0044139C"/>
    <w:rsid w:val="0044169F"/>
    <w:rsid w:val="004416D0"/>
    <w:rsid w:val="004419C5"/>
    <w:rsid w:val="00441E98"/>
    <w:rsid w:val="00442267"/>
    <w:rsid w:val="00442E05"/>
    <w:rsid w:val="00442F83"/>
    <w:rsid w:val="0044353F"/>
    <w:rsid w:val="0044365F"/>
    <w:rsid w:val="00444223"/>
    <w:rsid w:val="00445041"/>
    <w:rsid w:val="004453C6"/>
    <w:rsid w:val="00446F6D"/>
    <w:rsid w:val="00446FAF"/>
    <w:rsid w:val="004479BC"/>
    <w:rsid w:val="004502B2"/>
    <w:rsid w:val="00450568"/>
    <w:rsid w:val="00450645"/>
    <w:rsid w:val="00450988"/>
    <w:rsid w:val="00451918"/>
    <w:rsid w:val="00451A17"/>
    <w:rsid w:val="004524D2"/>
    <w:rsid w:val="00452B60"/>
    <w:rsid w:val="004532FA"/>
    <w:rsid w:val="00453FA4"/>
    <w:rsid w:val="00454457"/>
    <w:rsid w:val="00454741"/>
    <w:rsid w:val="00454803"/>
    <w:rsid w:val="00454B21"/>
    <w:rsid w:val="00454F9B"/>
    <w:rsid w:val="0045530E"/>
    <w:rsid w:val="004558AE"/>
    <w:rsid w:val="004559CD"/>
    <w:rsid w:val="00455BD5"/>
    <w:rsid w:val="0045635E"/>
    <w:rsid w:val="00456C66"/>
    <w:rsid w:val="00456D79"/>
    <w:rsid w:val="00457103"/>
    <w:rsid w:val="004577B5"/>
    <w:rsid w:val="00460E81"/>
    <w:rsid w:val="004613F2"/>
    <w:rsid w:val="00461E1A"/>
    <w:rsid w:val="00463236"/>
    <w:rsid w:val="004639A4"/>
    <w:rsid w:val="00463D30"/>
    <w:rsid w:val="00464243"/>
    <w:rsid w:val="0046454D"/>
    <w:rsid w:val="004646D1"/>
    <w:rsid w:val="00464C5F"/>
    <w:rsid w:val="00465010"/>
    <w:rsid w:val="004654A8"/>
    <w:rsid w:val="004658E1"/>
    <w:rsid w:val="00466075"/>
    <w:rsid w:val="00466E5C"/>
    <w:rsid w:val="00466EDA"/>
    <w:rsid w:val="0047031A"/>
    <w:rsid w:val="004709AE"/>
    <w:rsid w:val="0047145F"/>
    <w:rsid w:val="00471895"/>
    <w:rsid w:val="00471DF2"/>
    <w:rsid w:val="00471E00"/>
    <w:rsid w:val="00471F9B"/>
    <w:rsid w:val="004750C7"/>
    <w:rsid w:val="0047518E"/>
    <w:rsid w:val="004754CA"/>
    <w:rsid w:val="00475B72"/>
    <w:rsid w:val="004761E7"/>
    <w:rsid w:val="004765A3"/>
    <w:rsid w:val="00476CC1"/>
    <w:rsid w:val="00477067"/>
    <w:rsid w:val="00477144"/>
    <w:rsid w:val="0048076D"/>
    <w:rsid w:val="00480D98"/>
    <w:rsid w:val="004811EF"/>
    <w:rsid w:val="00481F93"/>
    <w:rsid w:val="00482B0F"/>
    <w:rsid w:val="00483B30"/>
    <w:rsid w:val="004847FB"/>
    <w:rsid w:val="004851CF"/>
    <w:rsid w:val="00485892"/>
    <w:rsid w:val="004858C8"/>
    <w:rsid w:val="00485D47"/>
    <w:rsid w:val="00485EE8"/>
    <w:rsid w:val="0048645A"/>
    <w:rsid w:val="0048655D"/>
    <w:rsid w:val="004865C1"/>
    <w:rsid w:val="004866D9"/>
    <w:rsid w:val="00486CD1"/>
    <w:rsid w:val="004874D8"/>
    <w:rsid w:val="00487CC6"/>
    <w:rsid w:val="00490B21"/>
    <w:rsid w:val="00490DAF"/>
    <w:rsid w:val="00491171"/>
    <w:rsid w:val="00491E90"/>
    <w:rsid w:val="00491F88"/>
    <w:rsid w:val="00492C36"/>
    <w:rsid w:val="00492C5E"/>
    <w:rsid w:val="0049346B"/>
    <w:rsid w:val="004934C1"/>
    <w:rsid w:val="0049483B"/>
    <w:rsid w:val="004949CA"/>
    <w:rsid w:val="004952A7"/>
    <w:rsid w:val="004954F7"/>
    <w:rsid w:val="00495FE2"/>
    <w:rsid w:val="00496A4F"/>
    <w:rsid w:val="00496AF6"/>
    <w:rsid w:val="00496B0C"/>
    <w:rsid w:val="00497350"/>
    <w:rsid w:val="004977DC"/>
    <w:rsid w:val="00497CB9"/>
    <w:rsid w:val="00497F34"/>
    <w:rsid w:val="00497F96"/>
    <w:rsid w:val="004A07C1"/>
    <w:rsid w:val="004A0A64"/>
    <w:rsid w:val="004A0DF4"/>
    <w:rsid w:val="004A12B8"/>
    <w:rsid w:val="004A21D2"/>
    <w:rsid w:val="004A23F3"/>
    <w:rsid w:val="004A2658"/>
    <w:rsid w:val="004A2EE4"/>
    <w:rsid w:val="004A377E"/>
    <w:rsid w:val="004A388A"/>
    <w:rsid w:val="004A393D"/>
    <w:rsid w:val="004A3DDE"/>
    <w:rsid w:val="004A4233"/>
    <w:rsid w:val="004A451B"/>
    <w:rsid w:val="004A49C6"/>
    <w:rsid w:val="004A4A85"/>
    <w:rsid w:val="004A50CC"/>
    <w:rsid w:val="004A517C"/>
    <w:rsid w:val="004A56FB"/>
    <w:rsid w:val="004A57D5"/>
    <w:rsid w:val="004A6E73"/>
    <w:rsid w:val="004A7E3F"/>
    <w:rsid w:val="004A7FAC"/>
    <w:rsid w:val="004B0268"/>
    <w:rsid w:val="004B0D10"/>
    <w:rsid w:val="004B0FA5"/>
    <w:rsid w:val="004B1487"/>
    <w:rsid w:val="004B1488"/>
    <w:rsid w:val="004B1A12"/>
    <w:rsid w:val="004B25E9"/>
    <w:rsid w:val="004B30A2"/>
    <w:rsid w:val="004B4942"/>
    <w:rsid w:val="004B4ADC"/>
    <w:rsid w:val="004B50C0"/>
    <w:rsid w:val="004B58AF"/>
    <w:rsid w:val="004B598A"/>
    <w:rsid w:val="004B5FC6"/>
    <w:rsid w:val="004B68F4"/>
    <w:rsid w:val="004B6F9F"/>
    <w:rsid w:val="004B7ABB"/>
    <w:rsid w:val="004C0FF0"/>
    <w:rsid w:val="004C1CB7"/>
    <w:rsid w:val="004C265F"/>
    <w:rsid w:val="004C2B03"/>
    <w:rsid w:val="004C32E0"/>
    <w:rsid w:val="004C3DB6"/>
    <w:rsid w:val="004C43C3"/>
    <w:rsid w:val="004C4793"/>
    <w:rsid w:val="004C4A90"/>
    <w:rsid w:val="004C4CF6"/>
    <w:rsid w:val="004C4F43"/>
    <w:rsid w:val="004C5BF1"/>
    <w:rsid w:val="004C5D49"/>
    <w:rsid w:val="004C682D"/>
    <w:rsid w:val="004C7001"/>
    <w:rsid w:val="004C74E2"/>
    <w:rsid w:val="004D020D"/>
    <w:rsid w:val="004D06DB"/>
    <w:rsid w:val="004D0CA9"/>
    <w:rsid w:val="004D1154"/>
    <w:rsid w:val="004D12F5"/>
    <w:rsid w:val="004D1D6A"/>
    <w:rsid w:val="004D2A4B"/>
    <w:rsid w:val="004D2BAF"/>
    <w:rsid w:val="004D2CC8"/>
    <w:rsid w:val="004D3356"/>
    <w:rsid w:val="004D3578"/>
    <w:rsid w:val="004D3586"/>
    <w:rsid w:val="004D36AA"/>
    <w:rsid w:val="004D4221"/>
    <w:rsid w:val="004D454D"/>
    <w:rsid w:val="004D4661"/>
    <w:rsid w:val="004D47A1"/>
    <w:rsid w:val="004D5A5B"/>
    <w:rsid w:val="004D5D4E"/>
    <w:rsid w:val="004D5DEE"/>
    <w:rsid w:val="004D6417"/>
    <w:rsid w:val="004D6A7C"/>
    <w:rsid w:val="004E01A1"/>
    <w:rsid w:val="004E026A"/>
    <w:rsid w:val="004E026B"/>
    <w:rsid w:val="004E0BC2"/>
    <w:rsid w:val="004E16C3"/>
    <w:rsid w:val="004E18A1"/>
    <w:rsid w:val="004E18AC"/>
    <w:rsid w:val="004E2061"/>
    <w:rsid w:val="004E213A"/>
    <w:rsid w:val="004E2159"/>
    <w:rsid w:val="004E333E"/>
    <w:rsid w:val="004E3B65"/>
    <w:rsid w:val="004E3C1B"/>
    <w:rsid w:val="004E3EF1"/>
    <w:rsid w:val="004E3FF2"/>
    <w:rsid w:val="004E4A16"/>
    <w:rsid w:val="004E4CC8"/>
    <w:rsid w:val="004E5950"/>
    <w:rsid w:val="004E71D4"/>
    <w:rsid w:val="004F0017"/>
    <w:rsid w:val="004F0964"/>
    <w:rsid w:val="004F0D11"/>
    <w:rsid w:val="004F1745"/>
    <w:rsid w:val="004F19EC"/>
    <w:rsid w:val="004F2065"/>
    <w:rsid w:val="004F27C0"/>
    <w:rsid w:val="004F4192"/>
    <w:rsid w:val="004F425A"/>
    <w:rsid w:val="004F5022"/>
    <w:rsid w:val="004F5886"/>
    <w:rsid w:val="004F636A"/>
    <w:rsid w:val="004F65E3"/>
    <w:rsid w:val="004F676C"/>
    <w:rsid w:val="004F6AAB"/>
    <w:rsid w:val="004F6FD5"/>
    <w:rsid w:val="004F7A59"/>
    <w:rsid w:val="004F7F1F"/>
    <w:rsid w:val="00500122"/>
    <w:rsid w:val="00500415"/>
    <w:rsid w:val="00500AD3"/>
    <w:rsid w:val="00501C1C"/>
    <w:rsid w:val="0050206D"/>
    <w:rsid w:val="0050222D"/>
    <w:rsid w:val="00502624"/>
    <w:rsid w:val="005032E1"/>
    <w:rsid w:val="00503996"/>
    <w:rsid w:val="00503A4A"/>
    <w:rsid w:val="005046C7"/>
    <w:rsid w:val="00504A6A"/>
    <w:rsid w:val="00504E32"/>
    <w:rsid w:val="00504E4D"/>
    <w:rsid w:val="0050527B"/>
    <w:rsid w:val="00506BE0"/>
    <w:rsid w:val="0050701C"/>
    <w:rsid w:val="0050725D"/>
    <w:rsid w:val="005074B9"/>
    <w:rsid w:val="00507513"/>
    <w:rsid w:val="005078DD"/>
    <w:rsid w:val="00507E4A"/>
    <w:rsid w:val="00510802"/>
    <w:rsid w:val="005113FC"/>
    <w:rsid w:val="00511AA3"/>
    <w:rsid w:val="00511EFD"/>
    <w:rsid w:val="0051281D"/>
    <w:rsid w:val="005131F5"/>
    <w:rsid w:val="0051348F"/>
    <w:rsid w:val="00513B5C"/>
    <w:rsid w:val="00513D0F"/>
    <w:rsid w:val="005144D8"/>
    <w:rsid w:val="00514701"/>
    <w:rsid w:val="00514D80"/>
    <w:rsid w:val="00514DCA"/>
    <w:rsid w:val="005154D8"/>
    <w:rsid w:val="00515577"/>
    <w:rsid w:val="00515861"/>
    <w:rsid w:val="00515C3F"/>
    <w:rsid w:val="00515DAE"/>
    <w:rsid w:val="0051621B"/>
    <w:rsid w:val="00516A1E"/>
    <w:rsid w:val="005171FD"/>
    <w:rsid w:val="0051727F"/>
    <w:rsid w:val="005173E1"/>
    <w:rsid w:val="005176F7"/>
    <w:rsid w:val="00517FA1"/>
    <w:rsid w:val="005203BC"/>
    <w:rsid w:val="0052053D"/>
    <w:rsid w:val="00520BFC"/>
    <w:rsid w:val="00520CB6"/>
    <w:rsid w:val="005210A6"/>
    <w:rsid w:val="005222DD"/>
    <w:rsid w:val="00522524"/>
    <w:rsid w:val="00522C6B"/>
    <w:rsid w:val="0052322A"/>
    <w:rsid w:val="0052371D"/>
    <w:rsid w:val="00523A89"/>
    <w:rsid w:val="00524119"/>
    <w:rsid w:val="0052428F"/>
    <w:rsid w:val="00524D5C"/>
    <w:rsid w:val="00525414"/>
    <w:rsid w:val="00525CC4"/>
    <w:rsid w:val="00525FA7"/>
    <w:rsid w:val="00525FB8"/>
    <w:rsid w:val="00525FDA"/>
    <w:rsid w:val="0052621E"/>
    <w:rsid w:val="00526D6A"/>
    <w:rsid w:val="00526E31"/>
    <w:rsid w:val="00530A0E"/>
    <w:rsid w:val="00531586"/>
    <w:rsid w:val="00531B07"/>
    <w:rsid w:val="00531B0E"/>
    <w:rsid w:val="005324AB"/>
    <w:rsid w:val="00532844"/>
    <w:rsid w:val="00532F4D"/>
    <w:rsid w:val="00533109"/>
    <w:rsid w:val="005336D6"/>
    <w:rsid w:val="00533A7D"/>
    <w:rsid w:val="00533B66"/>
    <w:rsid w:val="00533C08"/>
    <w:rsid w:val="00534309"/>
    <w:rsid w:val="00535110"/>
    <w:rsid w:val="00535440"/>
    <w:rsid w:val="00536FCA"/>
    <w:rsid w:val="005371E8"/>
    <w:rsid w:val="0053763E"/>
    <w:rsid w:val="00537B5C"/>
    <w:rsid w:val="005401D4"/>
    <w:rsid w:val="00540FAF"/>
    <w:rsid w:val="00540FEB"/>
    <w:rsid w:val="005412D5"/>
    <w:rsid w:val="00541595"/>
    <w:rsid w:val="005424AB"/>
    <w:rsid w:val="0054366A"/>
    <w:rsid w:val="00543D5F"/>
    <w:rsid w:val="00543E6C"/>
    <w:rsid w:val="00543F7A"/>
    <w:rsid w:val="00544079"/>
    <w:rsid w:val="00544169"/>
    <w:rsid w:val="0054448D"/>
    <w:rsid w:val="00544A40"/>
    <w:rsid w:val="005458C6"/>
    <w:rsid w:val="00545B1D"/>
    <w:rsid w:val="00545F03"/>
    <w:rsid w:val="00546526"/>
    <w:rsid w:val="00546E0D"/>
    <w:rsid w:val="00547321"/>
    <w:rsid w:val="005477F6"/>
    <w:rsid w:val="00550023"/>
    <w:rsid w:val="0055026E"/>
    <w:rsid w:val="005503ED"/>
    <w:rsid w:val="00550968"/>
    <w:rsid w:val="00551035"/>
    <w:rsid w:val="005518AB"/>
    <w:rsid w:val="005518F6"/>
    <w:rsid w:val="00552D20"/>
    <w:rsid w:val="00552D34"/>
    <w:rsid w:val="00553215"/>
    <w:rsid w:val="00553341"/>
    <w:rsid w:val="00554F70"/>
    <w:rsid w:val="005550AE"/>
    <w:rsid w:val="005558A9"/>
    <w:rsid w:val="00555A50"/>
    <w:rsid w:val="00555FE6"/>
    <w:rsid w:val="00556490"/>
    <w:rsid w:val="00556818"/>
    <w:rsid w:val="00556E2F"/>
    <w:rsid w:val="0055712E"/>
    <w:rsid w:val="005579B5"/>
    <w:rsid w:val="00557CF6"/>
    <w:rsid w:val="00557EF2"/>
    <w:rsid w:val="0056030E"/>
    <w:rsid w:val="0056042F"/>
    <w:rsid w:val="005614F8"/>
    <w:rsid w:val="005617D7"/>
    <w:rsid w:val="00561ECD"/>
    <w:rsid w:val="00562110"/>
    <w:rsid w:val="0056274D"/>
    <w:rsid w:val="005628F9"/>
    <w:rsid w:val="005630A9"/>
    <w:rsid w:val="005634B7"/>
    <w:rsid w:val="00563934"/>
    <w:rsid w:val="00563CD8"/>
    <w:rsid w:val="00563D4F"/>
    <w:rsid w:val="00565087"/>
    <w:rsid w:val="005653EA"/>
    <w:rsid w:val="00565537"/>
    <w:rsid w:val="00565702"/>
    <w:rsid w:val="005657B1"/>
    <w:rsid w:val="00565E24"/>
    <w:rsid w:val="00565F4B"/>
    <w:rsid w:val="005666D9"/>
    <w:rsid w:val="00566C0D"/>
    <w:rsid w:val="00566F52"/>
    <w:rsid w:val="00566F59"/>
    <w:rsid w:val="0056795C"/>
    <w:rsid w:val="00567C60"/>
    <w:rsid w:val="00567CCC"/>
    <w:rsid w:val="00567FF3"/>
    <w:rsid w:val="00570540"/>
    <w:rsid w:val="005706F1"/>
    <w:rsid w:val="00570C6F"/>
    <w:rsid w:val="00570F15"/>
    <w:rsid w:val="00571D81"/>
    <w:rsid w:val="00571DAD"/>
    <w:rsid w:val="00572207"/>
    <w:rsid w:val="00572430"/>
    <w:rsid w:val="00572845"/>
    <w:rsid w:val="00572B93"/>
    <w:rsid w:val="00573A1C"/>
    <w:rsid w:val="005750E4"/>
    <w:rsid w:val="00575412"/>
    <w:rsid w:val="0057547A"/>
    <w:rsid w:val="00575AE2"/>
    <w:rsid w:val="00575EE0"/>
    <w:rsid w:val="005761E3"/>
    <w:rsid w:val="0057636A"/>
    <w:rsid w:val="0057641F"/>
    <w:rsid w:val="00577055"/>
    <w:rsid w:val="005775D7"/>
    <w:rsid w:val="0057786A"/>
    <w:rsid w:val="00577A4D"/>
    <w:rsid w:val="00580BF6"/>
    <w:rsid w:val="00581223"/>
    <w:rsid w:val="00581363"/>
    <w:rsid w:val="00581CF7"/>
    <w:rsid w:val="00581EE2"/>
    <w:rsid w:val="005830D5"/>
    <w:rsid w:val="005831DE"/>
    <w:rsid w:val="005833D3"/>
    <w:rsid w:val="005837D4"/>
    <w:rsid w:val="005838C3"/>
    <w:rsid w:val="00583D3E"/>
    <w:rsid w:val="005841CD"/>
    <w:rsid w:val="00584DDC"/>
    <w:rsid w:val="0058561B"/>
    <w:rsid w:val="00585FA7"/>
    <w:rsid w:val="005869B7"/>
    <w:rsid w:val="00587AB3"/>
    <w:rsid w:val="00587DEC"/>
    <w:rsid w:val="00590795"/>
    <w:rsid w:val="00591151"/>
    <w:rsid w:val="0059130A"/>
    <w:rsid w:val="0059229A"/>
    <w:rsid w:val="00592747"/>
    <w:rsid w:val="00592E9E"/>
    <w:rsid w:val="00593B90"/>
    <w:rsid w:val="00593E3E"/>
    <w:rsid w:val="00593FF8"/>
    <w:rsid w:val="0059400B"/>
    <w:rsid w:val="005948E2"/>
    <w:rsid w:val="00595A5D"/>
    <w:rsid w:val="00595B41"/>
    <w:rsid w:val="005960E0"/>
    <w:rsid w:val="00597C95"/>
    <w:rsid w:val="00597F15"/>
    <w:rsid w:val="005A0278"/>
    <w:rsid w:val="005A05D1"/>
    <w:rsid w:val="005A0EC6"/>
    <w:rsid w:val="005A0F17"/>
    <w:rsid w:val="005A1164"/>
    <w:rsid w:val="005A1511"/>
    <w:rsid w:val="005A1875"/>
    <w:rsid w:val="005A190C"/>
    <w:rsid w:val="005A1CA2"/>
    <w:rsid w:val="005A1CD3"/>
    <w:rsid w:val="005A219B"/>
    <w:rsid w:val="005A292F"/>
    <w:rsid w:val="005A32C1"/>
    <w:rsid w:val="005A3534"/>
    <w:rsid w:val="005A3DC1"/>
    <w:rsid w:val="005A40F2"/>
    <w:rsid w:val="005A4105"/>
    <w:rsid w:val="005A4E05"/>
    <w:rsid w:val="005A6004"/>
    <w:rsid w:val="005A673C"/>
    <w:rsid w:val="005A6BA9"/>
    <w:rsid w:val="005A7688"/>
    <w:rsid w:val="005A7A3B"/>
    <w:rsid w:val="005A7CD0"/>
    <w:rsid w:val="005B007C"/>
    <w:rsid w:val="005B036A"/>
    <w:rsid w:val="005B0F9D"/>
    <w:rsid w:val="005B1979"/>
    <w:rsid w:val="005B1C9B"/>
    <w:rsid w:val="005B305C"/>
    <w:rsid w:val="005B3184"/>
    <w:rsid w:val="005B337D"/>
    <w:rsid w:val="005B35E7"/>
    <w:rsid w:val="005B369F"/>
    <w:rsid w:val="005B457A"/>
    <w:rsid w:val="005B4D4A"/>
    <w:rsid w:val="005B544A"/>
    <w:rsid w:val="005B5A9C"/>
    <w:rsid w:val="005B5E22"/>
    <w:rsid w:val="005B60B1"/>
    <w:rsid w:val="005B69D4"/>
    <w:rsid w:val="005B7A7E"/>
    <w:rsid w:val="005B7C9B"/>
    <w:rsid w:val="005B7E89"/>
    <w:rsid w:val="005C0627"/>
    <w:rsid w:val="005C13EA"/>
    <w:rsid w:val="005C15DA"/>
    <w:rsid w:val="005C2974"/>
    <w:rsid w:val="005C298A"/>
    <w:rsid w:val="005C2B21"/>
    <w:rsid w:val="005C3423"/>
    <w:rsid w:val="005C439E"/>
    <w:rsid w:val="005C46FE"/>
    <w:rsid w:val="005C477F"/>
    <w:rsid w:val="005C4FF4"/>
    <w:rsid w:val="005C5AB6"/>
    <w:rsid w:val="005C6882"/>
    <w:rsid w:val="005C7132"/>
    <w:rsid w:val="005C75A3"/>
    <w:rsid w:val="005C793C"/>
    <w:rsid w:val="005C7B00"/>
    <w:rsid w:val="005D09CC"/>
    <w:rsid w:val="005D2D8F"/>
    <w:rsid w:val="005D31A1"/>
    <w:rsid w:val="005D37F5"/>
    <w:rsid w:val="005D4201"/>
    <w:rsid w:val="005D433C"/>
    <w:rsid w:val="005D43D7"/>
    <w:rsid w:val="005D487C"/>
    <w:rsid w:val="005D5219"/>
    <w:rsid w:val="005D5684"/>
    <w:rsid w:val="005D5CFF"/>
    <w:rsid w:val="005D66C0"/>
    <w:rsid w:val="005D6926"/>
    <w:rsid w:val="005D709A"/>
    <w:rsid w:val="005D735D"/>
    <w:rsid w:val="005D73D9"/>
    <w:rsid w:val="005D741E"/>
    <w:rsid w:val="005E0804"/>
    <w:rsid w:val="005E09D9"/>
    <w:rsid w:val="005E0F01"/>
    <w:rsid w:val="005E1282"/>
    <w:rsid w:val="005E1593"/>
    <w:rsid w:val="005E175B"/>
    <w:rsid w:val="005E27D7"/>
    <w:rsid w:val="005E282D"/>
    <w:rsid w:val="005E2FD7"/>
    <w:rsid w:val="005E39C3"/>
    <w:rsid w:val="005E3BD1"/>
    <w:rsid w:val="005E433F"/>
    <w:rsid w:val="005E4606"/>
    <w:rsid w:val="005E4BAF"/>
    <w:rsid w:val="005E529C"/>
    <w:rsid w:val="005E5939"/>
    <w:rsid w:val="005E5973"/>
    <w:rsid w:val="005E5985"/>
    <w:rsid w:val="005E5DF2"/>
    <w:rsid w:val="005E63D2"/>
    <w:rsid w:val="005E6AA6"/>
    <w:rsid w:val="005F036A"/>
    <w:rsid w:val="005F05FC"/>
    <w:rsid w:val="005F0D63"/>
    <w:rsid w:val="005F1263"/>
    <w:rsid w:val="005F1363"/>
    <w:rsid w:val="005F14B5"/>
    <w:rsid w:val="005F1661"/>
    <w:rsid w:val="005F2445"/>
    <w:rsid w:val="005F2842"/>
    <w:rsid w:val="005F2CEB"/>
    <w:rsid w:val="005F39FD"/>
    <w:rsid w:val="005F3A3D"/>
    <w:rsid w:val="005F3BCF"/>
    <w:rsid w:val="005F4637"/>
    <w:rsid w:val="005F5CA1"/>
    <w:rsid w:val="005F6275"/>
    <w:rsid w:val="005F6DA1"/>
    <w:rsid w:val="005F702F"/>
    <w:rsid w:val="005F7926"/>
    <w:rsid w:val="005F792E"/>
    <w:rsid w:val="005F7AED"/>
    <w:rsid w:val="00600AEF"/>
    <w:rsid w:val="00600D59"/>
    <w:rsid w:val="006010FD"/>
    <w:rsid w:val="006017CB"/>
    <w:rsid w:val="00601A86"/>
    <w:rsid w:val="00601B90"/>
    <w:rsid w:val="0060210D"/>
    <w:rsid w:val="006029DA"/>
    <w:rsid w:val="00602FCC"/>
    <w:rsid w:val="006033B6"/>
    <w:rsid w:val="00603579"/>
    <w:rsid w:val="006038C3"/>
    <w:rsid w:val="00603B02"/>
    <w:rsid w:val="00603F88"/>
    <w:rsid w:val="006066E1"/>
    <w:rsid w:val="00607167"/>
    <w:rsid w:val="0060758D"/>
    <w:rsid w:val="006105F0"/>
    <w:rsid w:val="00610719"/>
    <w:rsid w:val="00610D4B"/>
    <w:rsid w:val="00611E56"/>
    <w:rsid w:val="00612458"/>
    <w:rsid w:val="00612CCE"/>
    <w:rsid w:val="00612D10"/>
    <w:rsid w:val="00613224"/>
    <w:rsid w:val="00613A10"/>
    <w:rsid w:val="00613A5F"/>
    <w:rsid w:val="00614329"/>
    <w:rsid w:val="00614B3A"/>
    <w:rsid w:val="00615162"/>
    <w:rsid w:val="00615796"/>
    <w:rsid w:val="006163FF"/>
    <w:rsid w:val="0061680F"/>
    <w:rsid w:val="00617241"/>
    <w:rsid w:val="00617F9B"/>
    <w:rsid w:val="0062004E"/>
    <w:rsid w:val="006202C3"/>
    <w:rsid w:val="00620843"/>
    <w:rsid w:val="00620EE8"/>
    <w:rsid w:val="00621188"/>
    <w:rsid w:val="006215E6"/>
    <w:rsid w:val="00621632"/>
    <w:rsid w:val="006219B0"/>
    <w:rsid w:val="00621DCD"/>
    <w:rsid w:val="00621EF5"/>
    <w:rsid w:val="00622687"/>
    <w:rsid w:val="00622B5D"/>
    <w:rsid w:val="00622D96"/>
    <w:rsid w:val="00623B0D"/>
    <w:rsid w:val="006242E4"/>
    <w:rsid w:val="006243ED"/>
    <w:rsid w:val="00624539"/>
    <w:rsid w:val="00625150"/>
    <w:rsid w:val="006252F8"/>
    <w:rsid w:val="006254C4"/>
    <w:rsid w:val="0062578E"/>
    <w:rsid w:val="00626497"/>
    <w:rsid w:val="00626A2A"/>
    <w:rsid w:val="00626D5C"/>
    <w:rsid w:val="00626D9E"/>
    <w:rsid w:val="00626E69"/>
    <w:rsid w:val="006271F0"/>
    <w:rsid w:val="0062720B"/>
    <w:rsid w:val="00630C60"/>
    <w:rsid w:val="00630E14"/>
    <w:rsid w:val="00630FAC"/>
    <w:rsid w:val="006310E1"/>
    <w:rsid w:val="00631285"/>
    <w:rsid w:val="00631A3C"/>
    <w:rsid w:val="00631AB2"/>
    <w:rsid w:val="00631F15"/>
    <w:rsid w:val="00632596"/>
    <w:rsid w:val="00633099"/>
    <w:rsid w:val="006336DF"/>
    <w:rsid w:val="00633932"/>
    <w:rsid w:val="00634EFC"/>
    <w:rsid w:val="006351FE"/>
    <w:rsid w:val="006353B4"/>
    <w:rsid w:val="00635722"/>
    <w:rsid w:val="00635AAB"/>
    <w:rsid w:val="00635EF2"/>
    <w:rsid w:val="00636940"/>
    <w:rsid w:val="00636C27"/>
    <w:rsid w:val="00637075"/>
    <w:rsid w:val="0063713F"/>
    <w:rsid w:val="00637D72"/>
    <w:rsid w:val="006402EE"/>
    <w:rsid w:val="006405C1"/>
    <w:rsid w:val="00640658"/>
    <w:rsid w:val="006406A7"/>
    <w:rsid w:val="00640E67"/>
    <w:rsid w:val="00641603"/>
    <w:rsid w:val="006426D4"/>
    <w:rsid w:val="0064315F"/>
    <w:rsid w:val="0064380A"/>
    <w:rsid w:val="0064439A"/>
    <w:rsid w:val="00644849"/>
    <w:rsid w:val="006450B0"/>
    <w:rsid w:val="006451D3"/>
    <w:rsid w:val="006451F6"/>
    <w:rsid w:val="00645A57"/>
    <w:rsid w:val="0064602B"/>
    <w:rsid w:val="006463AE"/>
    <w:rsid w:val="00646903"/>
    <w:rsid w:val="00646CEA"/>
    <w:rsid w:val="00647034"/>
    <w:rsid w:val="006472CA"/>
    <w:rsid w:val="00647EE6"/>
    <w:rsid w:val="006500F1"/>
    <w:rsid w:val="0065039F"/>
    <w:rsid w:val="00650435"/>
    <w:rsid w:val="00650915"/>
    <w:rsid w:val="00650B2A"/>
    <w:rsid w:val="006511D7"/>
    <w:rsid w:val="00651764"/>
    <w:rsid w:val="00651E4F"/>
    <w:rsid w:val="00652960"/>
    <w:rsid w:val="00652A98"/>
    <w:rsid w:val="00652EE6"/>
    <w:rsid w:val="00652F62"/>
    <w:rsid w:val="00653BE4"/>
    <w:rsid w:val="00654D21"/>
    <w:rsid w:val="006550A1"/>
    <w:rsid w:val="006554B1"/>
    <w:rsid w:val="006555D1"/>
    <w:rsid w:val="00655681"/>
    <w:rsid w:val="006564CA"/>
    <w:rsid w:val="00656A22"/>
    <w:rsid w:val="00657124"/>
    <w:rsid w:val="006574A1"/>
    <w:rsid w:val="0065765D"/>
    <w:rsid w:val="00657BFB"/>
    <w:rsid w:val="00657F54"/>
    <w:rsid w:val="00660019"/>
    <w:rsid w:val="0066025A"/>
    <w:rsid w:val="00660760"/>
    <w:rsid w:val="00660C54"/>
    <w:rsid w:val="0066118B"/>
    <w:rsid w:val="00661960"/>
    <w:rsid w:val="00662AAF"/>
    <w:rsid w:val="0066392D"/>
    <w:rsid w:val="00664156"/>
    <w:rsid w:val="00664956"/>
    <w:rsid w:val="00664FC3"/>
    <w:rsid w:val="0066543D"/>
    <w:rsid w:val="00665C6D"/>
    <w:rsid w:val="00665ED1"/>
    <w:rsid w:val="00666270"/>
    <w:rsid w:val="00666793"/>
    <w:rsid w:val="00666DDB"/>
    <w:rsid w:val="0066726C"/>
    <w:rsid w:val="00667527"/>
    <w:rsid w:val="00667666"/>
    <w:rsid w:val="006700FF"/>
    <w:rsid w:val="00670133"/>
    <w:rsid w:val="00670CF5"/>
    <w:rsid w:val="00670ED9"/>
    <w:rsid w:val="0067106B"/>
    <w:rsid w:val="006716E4"/>
    <w:rsid w:val="0067199E"/>
    <w:rsid w:val="00671B51"/>
    <w:rsid w:val="00672BF0"/>
    <w:rsid w:val="00672BF5"/>
    <w:rsid w:val="00672DEF"/>
    <w:rsid w:val="0067328B"/>
    <w:rsid w:val="00673A3E"/>
    <w:rsid w:val="00673EE2"/>
    <w:rsid w:val="00674536"/>
    <w:rsid w:val="00674699"/>
    <w:rsid w:val="006747C5"/>
    <w:rsid w:val="00674AD4"/>
    <w:rsid w:val="00674DF6"/>
    <w:rsid w:val="00674E0A"/>
    <w:rsid w:val="00675244"/>
    <w:rsid w:val="0067535E"/>
    <w:rsid w:val="006755EF"/>
    <w:rsid w:val="00675802"/>
    <w:rsid w:val="00675F67"/>
    <w:rsid w:val="00676179"/>
    <w:rsid w:val="0067717F"/>
    <w:rsid w:val="006778B7"/>
    <w:rsid w:val="00677C7D"/>
    <w:rsid w:val="0068000F"/>
    <w:rsid w:val="006807A3"/>
    <w:rsid w:val="00680C37"/>
    <w:rsid w:val="00681627"/>
    <w:rsid w:val="006816C2"/>
    <w:rsid w:val="00681780"/>
    <w:rsid w:val="00681A25"/>
    <w:rsid w:val="00682098"/>
    <w:rsid w:val="00682117"/>
    <w:rsid w:val="00682164"/>
    <w:rsid w:val="006830D2"/>
    <w:rsid w:val="0068373D"/>
    <w:rsid w:val="006839FD"/>
    <w:rsid w:val="00683C43"/>
    <w:rsid w:val="0068401A"/>
    <w:rsid w:val="00684245"/>
    <w:rsid w:val="00684521"/>
    <w:rsid w:val="006845F9"/>
    <w:rsid w:val="006848C8"/>
    <w:rsid w:val="00684BFA"/>
    <w:rsid w:val="00685008"/>
    <w:rsid w:val="006851FF"/>
    <w:rsid w:val="0068567C"/>
    <w:rsid w:val="00685CEB"/>
    <w:rsid w:val="0068605B"/>
    <w:rsid w:val="006860FB"/>
    <w:rsid w:val="00686604"/>
    <w:rsid w:val="00686D2C"/>
    <w:rsid w:val="00687069"/>
    <w:rsid w:val="00687FC7"/>
    <w:rsid w:val="00690590"/>
    <w:rsid w:val="00690931"/>
    <w:rsid w:val="00691753"/>
    <w:rsid w:val="00692FD7"/>
    <w:rsid w:val="00692FE2"/>
    <w:rsid w:val="00694247"/>
    <w:rsid w:val="006945F7"/>
    <w:rsid w:val="00694834"/>
    <w:rsid w:val="006948B4"/>
    <w:rsid w:val="00694EAB"/>
    <w:rsid w:val="00695A8E"/>
    <w:rsid w:val="00696285"/>
    <w:rsid w:val="0069650D"/>
    <w:rsid w:val="00697652"/>
    <w:rsid w:val="00697E95"/>
    <w:rsid w:val="006A04B6"/>
    <w:rsid w:val="006A0F34"/>
    <w:rsid w:val="006A1AD5"/>
    <w:rsid w:val="006A220D"/>
    <w:rsid w:val="006A22E4"/>
    <w:rsid w:val="006A2391"/>
    <w:rsid w:val="006A269D"/>
    <w:rsid w:val="006A3097"/>
    <w:rsid w:val="006A322B"/>
    <w:rsid w:val="006A3560"/>
    <w:rsid w:val="006A38F0"/>
    <w:rsid w:val="006A3C6E"/>
    <w:rsid w:val="006A4CC6"/>
    <w:rsid w:val="006A5C8D"/>
    <w:rsid w:val="006A5D89"/>
    <w:rsid w:val="006A62C9"/>
    <w:rsid w:val="006A65D9"/>
    <w:rsid w:val="006A714C"/>
    <w:rsid w:val="006A72F9"/>
    <w:rsid w:val="006B0023"/>
    <w:rsid w:val="006B064E"/>
    <w:rsid w:val="006B0723"/>
    <w:rsid w:val="006B0CD0"/>
    <w:rsid w:val="006B0D4A"/>
    <w:rsid w:val="006B0DD1"/>
    <w:rsid w:val="006B1831"/>
    <w:rsid w:val="006B1B3B"/>
    <w:rsid w:val="006B2111"/>
    <w:rsid w:val="006B21FD"/>
    <w:rsid w:val="006B28AC"/>
    <w:rsid w:val="006B3B1F"/>
    <w:rsid w:val="006B3B48"/>
    <w:rsid w:val="006B4112"/>
    <w:rsid w:val="006B514B"/>
    <w:rsid w:val="006B51D0"/>
    <w:rsid w:val="006B5895"/>
    <w:rsid w:val="006B654E"/>
    <w:rsid w:val="006B6824"/>
    <w:rsid w:val="006B7386"/>
    <w:rsid w:val="006B747B"/>
    <w:rsid w:val="006B774A"/>
    <w:rsid w:val="006B7A9F"/>
    <w:rsid w:val="006C078E"/>
    <w:rsid w:val="006C0923"/>
    <w:rsid w:val="006C126B"/>
    <w:rsid w:val="006C1917"/>
    <w:rsid w:val="006C1997"/>
    <w:rsid w:val="006C19D9"/>
    <w:rsid w:val="006C1A9C"/>
    <w:rsid w:val="006C1E44"/>
    <w:rsid w:val="006C27C9"/>
    <w:rsid w:val="006C3338"/>
    <w:rsid w:val="006C348C"/>
    <w:rsid w:val="006C3655"/>
    <w:rsid w:val="006C4017"/>
    <w:rsid w:val="006C4F37"/>
    <w:rsid w:val="006C52F4"/>
    <w:rsid w:val="006C56BD"/>
    <w:rsid w:val="006C690C"/>
    <w:rsid w:val="006C727A"/>
    <w:rsid w:val="006D092D"/>
    <w:rsid w:val="006D0C32"/>
    <w:rsid w:val="006D0E96"/>
    <w:rsid w:val="006D0F63"/>
    <w:rsid w:val="006D12E7"/>
    <w:rsid w:val="006D18E2"/>
    <w:rsid w:val="006D2079"/>
    <w:rsid w:val="006D22F4"/>
    <w:rsid w:val="006D24EB"/>
    <w:rsid w:val="006D385E"/>
    <w:rsid w:val="006D3A7E"/>
    <w:rsid w:val="006D423C"/>
    <w:rsid w:val="006D462F"/>
    <w:rsid w:val="006D48EF"/>
    <w:rsid w:val="006D4D23"/>
    <w:rsid w:val="006D5BD3"/>
    <w:rsid w:val="006D63D2"/>
    <w:rsid w:val="006D65FC"/>
    <w:rsid w:val="006D661F"/>
    <w:rsid w:val="006D6727"/>
    <w:rsid w:val="006D6989"/>
    <w:rsid w:val="006D6A35"/>
    <w:rsid w:val="006D6DFC"/>
    <w:rsid w:val="006D6EA3"/>
    <w:rsid w:val="006D72C1"/>
    <w:rsid w:val="006D7417"/>
    <w:rsid w:val="006D7F07"/>
    <w:rsid w:val="006E149D"/>
    <w:rsid w:val="006E1BDF"/>
    <w:rsid w:val="006E1C30"/>
    <w:rsid w:val="006E1D7A"/>
    <w:rsid w:val="006E1FE5"/>
    <w:rsid w:val="006E237D"/>
    <w:rsid w:val="006E2F81"/>
    <w:rsid w:val="006E4759"/>
    <w:rsid w:val="006E503F"/>
    <w:rsid w:val="006E50CB"/>
    <w:rsid w:val="006E615F"/>
    <w:rsid w:val="006E645C"/>
    <w:rsid w:val="006E6F2E"/>
    <w:rsid w:val="006E78A0"/>
    <w:rsid w:val="006E7CA1"/>
    <w:rsid w:val="006F012B"/>
    <w:rsid w:val="006F0CE9"/>
    <w:rsid w:val="006F0D89"/>
    <w:rsid w:val="006F0DE9"/>
    <w:rsid w:val="006F1102"/>
    <w:rsid w:val="006F124D"/>
    <w:rsid w:val="006F1D39"/>
    <w:rsid w:val="006F2AC3"/>
    <w:rsid w:val="006F2F08"/>
    <w:rsid w:val="006F2F6B"/>
    <w:rsid w:val="006F341A"/>
    <w:rsid w:val="006F3777"/>
    <w:rsid w:val="006F3AF7"/>
    <w:rsid w:val="006F3C10"/>
    <w:rsid w:val="006F3DF7"/>
    <w:rsid w:val="006F3EF4"/>
    <w:rsid w:val="006F4C12"/>
    <w:rsid w:val="006F4DC8"/>
    <w:rsid w:val="006F514A"/>
    <w:rsid w:val="006F5631"/>
    <w:rsid w:val="006F5E83"/>
    <w:rsid w:val="006F694C"/>
    <w:rsid w:val="006F6F0B"/>
    <w:rsid w:val="006F7843"/>
    <w:rsid w:val="006F7BF4"/>
    <w:rsid w:val="007004CC"/>
    <w:rsid w:val="0070053B"/>
    <w:rsid w:val="00700944"/>
    <w:rsid w:val="007017F9"/>
    <w:rsid w:val="00701BCB"/>
    <w:rsid w:val="0070224A"/>
    <w:rsid w:val="007025DA"/>
    <w:rsid w:val="0070319D"/>
    <w:rsid w:val="007037D0"/>
    <w:rsid w:val="00703811"/>
    <w:rsid w:val="0070384E"/>
    <w:rsid w:val="007039CE"/>
    <w:rsid w:val="00703A11"/>
    <w:rsid w:val="00703B6F"/>
    <w:rsid w:val="00704AD0"/>
    <w:rsid w:val="00704C01"/>
    <w:rsid w:val="00704D30"/>
    <w:rsid w:val="007050EB"/>
    <w:rsid w:val="0070680A"/>
    <w:rsid w:val="007072B0"/>
    <w:rsid w:val="007073C8"/>
    <w:rsid w:val="00707492"/>
    <w:rsid w:val="00707DCD"/>
    <w:rsid w:val="00707E12"/>
    <w:rsid w:val="00711B3E"/>
    <w:rsid w:val="00711D6F"/>
    <w:rsid w:val="00712008"/>
    <w:rsid w:val="00712078"/>
    <w:rsid w:val="0071242F"/>
    <w:rsid w:val="007129CC"/>
    <w:rsid w:val="00712AA7"/>
    <w:rsid w:val="00713B2F"/>
    <w:rsid w:val="00713BD0"/>
    <w:rsid w:val="007152ED"/>
    <w:rsid w:val="00715BA5"/>
    <w:rsid w:val="00715CDA"/>
    <w:rsid w:val="007165CA"/>
    <w:rsid w:val="00716C2B"/>
    <w:rsid w:val="00716E98"/>
    <w:rsid w:val="0071708D"/>
    <w:rsid w:val="00717B79"/>
    <w:rsid w:val="00717F12"/>
    <w:rsid w:val="00720B6D"/>
    <w:rsid w:val="0072144C"/>
    <w:rsid w:val="00721BFB"/>
    <w:rsid w:val="00721FC1"/>
    <w:rsid w:val="00722752"/>
    <w:rsid w:val="007233E7"/>
    <w:rsid w:val="007236D7"/>
    <w:rsid w:val="007244EF"/>
    <w:rsid w:val="00724629"/>
    <w:rsid w:val="007249C8"/>
    <w:rsid w:val="00724C8C"/>
    <w:rsid w:val="007256EC"/>
    <w:rsid w:val="0072584E"/>
    <w:rsid w:val="007262EF"/>
    <w:rsid w:val="007266B5"/>
    <w:rsid w:val="00726989"/>
    <w:rsid w:val="00726E4A"/>
    <w:rsid w:val="00727BD6"/>
    <w:rsid w:val="00727FCF"/>
    <w:rsid w:val="00730192"/>
    <w:rsid w:val="00730347"/>
    <w:rsid w:val="007308A4"/>
    <w:rsid w:val="00730A55"/>
    <w:rsid w:val="00731D81"/>
    <w:rsid w:val="00732122"/>
    <w:rsid w:val="00732182"/>
    <w:rsid w:val="0073269B"/>
    <w:rsid w:val="007326D8"/>
    <w:rsid w:val="00732A61"/>
    <w:rsid w:val="00732C06"/>
    <w:rsid w:val="00732C2F"/>
    <w:rsid w:val="00733116"/>
    <w:rsid w:val="00734A5B"/>
    <w:rsid w:val="00734E80"/>
    <w:rsid w:val="00735286"/>
    <w:rsid w:val="007354E4"/>
    <w:rsid w:val="007356F5"/>
    <w:rsid w:val="0073594C"/>
    <w:rsid w:val="00735AB4"/>
    <w:rsid w:val="00735D19"/>
    <w:rsid w:val="00736E87"/>
    <w:rsid w:val="00737829"/>
    <w:rsid w:val="00737DE0"/>
    <w:rsid w:val="00740227"/>
    <w:rsid w:val="00740484"/>
    <w:rsid w:val="00740612"/>
    <w:rsid w:val="00740EF3"/>
    <w:rsid w:val="0074168C"/>
    <w:rsid w:val="007426AE"/>
    <w:rsid w:val="00742729"/>
    <w:rsid w:val="00742A31"/>
    <w:rsid w:val="00743477"/>
    <w:rsid w:val="007435CC"/>
    <w:rsid w:val="00743829"/>
    <w:rsid w:val="007438E8"/>
    <w:rsid w:val="00743A1E"/>
    <w:rsid w:val="00744E76"/>
    <w:rsid w:val="00745499"/>
    <w:rsid w:val="007461A4"/>
    <w:rsid w:val="007463C2"/>
    <w:rsid w:val="00746C60"/>
    <w:rsid w:val="00747768"/>
    <w:rsid w:val="00747982"/>
    <w:rsid w:val="00747E5A"/>
    <w:rsid w:val="007501F1"/>
    <w:rsid w:val="007508DF"/>
    <w:rsid w:val="00750CF2"/>
    <w:rsid w:val="00750F37"/>
    <w:rsid w:val="0075136C"/>
    <w:rsid w:val="00751654"/>
    <w:rsid w:val="00751CBA"/>
    <w:rsid w:val="007521D8"/>
    <w:rsid w:val="007522C9"/>
    <w:rsid w:val="007532AC"/>
    <w:rsid w:val="00754E2D"/>
    <w:rsid w:val="0075575F"/>
    <w:rsid w:val="0075604C"/>
    <w:rsid w:val="00756330"/>
    <w:rsid w:val="0075673B"/>
    <w:rsid w:val="00756B0B"/>
    <w:rsid w:val="007575EE"/>
    <w:rsid w:val="00757CE2"/>
    <w:rsid w:val="00760CE1"/>
    <w:rsid w:val="00761438"/>
    <w:rsid w:val="00761EE2"/>
    <w:rsid w:val="00761F1A"/>
    <w:rsid w:val="007629CD"/>
    <w:rsid w:val="00762FAB"/>
    <w:rsid w:val="007632FE"/>
    <w:rsid w:val="007637FA"/>
    <w:rsid w:val="0076443E"/>
    <w:rsid w:val="00764931"/>
    <w:rsid w:val="00764C70"/>
    <w:rsid w:val="007656E1"/>
    <w:rsid w:val="00765C94"/>
    <w:rsid w:val="00766342"/>
    <w:rsid w:val="007669D3"/>
    <w:rsid w:val="00766A5B"/>
    <w:rsid w:val="007671A5"/>
    <w:rsid w:val="0076739E"/>
    <w:rsid w:val="00767998"/>
    <w:rsid w:val="0077066D"/>
    <w:rsid w:val="007712A5"/>
    <w:rsid w:val="0077168B"/>
    <w:rsid w:val="00771927"/>
    <w:rsid w:val="00772240"/>
    <w:rsid w:val="007722A7"/>
    <w:rsid w:val="00772776"/>
    <w:rsid w:val="00772A7E"/>
    <w:rsid w:val="00772D54"/>
    <w:rsid w:val="00772DE3"/>
    <w:rsid w:val="00772EF2"/>
    <w:rsid w:val="00773063"/>
    <w:rsid w:val="007733DD"/>
    <w:rsid w:val="00773C33"/>
    <w:rsid w:val="007744EA"/>
    <w:rsid w:val="00774D3B"/>
    <w:rsid w:val="00775142"/>
    <w:rsid w:val="0077555A"/>
    <w:rsid w:val="007757E1"/>
    <w:rsid w:val="00775D4A"/>
    <w:rsid w:val="00776445"/>
    <w:rsid w:val="00776589"/>
    <w:rsid w:val="00777610"/>
    <w:rsid w:val="007803ED"/>
    <w:rsid w:val="0078081D"/>
    <w:rsid w:val="00780A2C"/>
    <w:rsid w:val="00781571"/>
    <w:rsid w:val="007816A7"/>
    <w:rsid w:val="00781F0F"/>
    <w:rsid w:val="00782159"/>
    <w:rsid w:val="00782BF2"/>
    <w:rsid w:val="00783BDF"/>
    <w:rsid w:val="00783D30"/>
    <w:rsid w:val="00784555"/>
    <w:rsid w:val="00784C1D"/>
    <w:rsid w:val="007850F3"/>
    <w:rsid w:val="00785E93"/>
    <w:rsid w:val="00786984"/>
    <w:rsid w:val="007875C0"/>
    <w:rsid w:val="007906CE"/>
    <w:rsid w:val="00790D19"/>
    <w:rsid w:val="00790EEE"/>
    <w:rsid w:val="0079105D"/>
    <w:rsid w:val="007911CC"/>
    <w:rsid w:val="00791F71"/>
    <w:rsid w:val="00792405"/>
    <w:rsid w:val="00792A39"/>
    <w:rsid w:val="00792C52"/>
    <w:rsid w:val="007936A4"/>
    <w:rsid w:val="00793BA6"/>
    <w:rsid w:val="007940D8"/>
    <w:rsid w:val="00794530"/>
    <w:rsid w:val="007947C3"/>
    <w:rsid w:val="00794839"/>
    <w:rsid w:val="00794F31"/>
    <w:rsid w:val="007952FC"/>
    <w:rsid w:val="00795536"/>
    <w:rsid w:val="00795FB4"/>
    <w:rsid w:val="0079626F"/>
    <w:rsid w:val="007962C8"/>
    <w:rsid w:val="00796406"/>
    <w:rsid w:val="00796831"/>
    <w:rsid w:val="00796982"/>
    <w:rsid w:val="00796E4D"/>
    <w:rsid w:val="00797D34"/>
    <w:rsid w:val="007A029C"/>
    <w:rsid w:val="007A07AC"/>
    <w:rsid w:val="007A0872"/>
    <w:rsid w:val="007A1665"/>
    <w:rsid w:val="007A1B24"/>
    <w:rsid w:val="007A2689"/>
    <w:rsid w:val="007A28E1"/>
    <w:rsid w:val="007A2BD3"/>
    <w:rsid w:val="007A2E61"/>
    <w:rsid w:val="007A3528"/>
    <w:rsid w:val="007A36DE"/>
    <w:rsid w:val="007A38DF"/>
    <w:rsid w:val="007A4E9C"/>
    <w:rsid w:val="007A4FB3"/>
    <w:rsid w:val="007A5E86"/>
    <w:rsid w:val="007A7C94"/>
    <w:rsid w:val="007B0087"/>
    <w:rsid w:val="007B0AD0"/>
    <w:rsid w:val="007B11F1"/>
    <w:rsid w:val="007B184B"/>
    <w:rsid w:val="007B1A0A"/>
    <w:rsid w:val="007B1B50"/>
    <w:rsid w:val="007B1D1B"/>
    <w:rsid w:val="007B2239"/>
    <w:rsid w:val="007B3154"/>
    <w:rsid w:val="007B3532"/>
    <w:rsid w:val="007B45D9"/>
    <w:rsid w:val="007B465B"/>
    <w:rsid w:val="007B4AA6"/>
    <w:rsid w:val="007B51E7"/>
    <w:rsid w:val="007B58AC"/>
    <w:rsid w:val="007B6A9E"/>
    <w:rsid w:val="007B77F0"/>
    <w:rsid w:val="007B7A4D"/>
    <w:rsid w:val="007C0164"/>
    <w:rsid w:val="007C0849"/>
    <w:rsid w:val="007C0A94"/>
    <w:rsid w:val="007C0EE4"/>
    <w:rsid w:val="007C0F22"/>
    <w:rsid w:val="007C1363"/>
    <w:rsid w:val="007C1591"/>
    <w:rsid w:val="007C161E"/>
    <w:rsid w:val="007C18B3"/>
    <w:rsid w:val="007C21DF"/>
    <w:rsid w:val="007C260C"/>
    <w:rsid w:val="007C272F"/>
    <w:rsid w:val="007C2D2C"/>
    <w:rsid w:val="007C33A3"/>
    <w:rsid w:val="007C4454"/>
    <w:rsid w:val="007C533D"/>
    <w:rsid w:val="007C5378"/>
    <w:rsid w:val="007C5AD9"/>
    <w:rsid w:val="007C630C"/>
    <w:rsid w:val="007C6C1C"/>
    <w:rsid w:val="007C73F7"/>
    <w:rsid w:val="007C7886"/>
    <w:rsid w:val="007C7C33"/>
    <w:rsid w:val="007C7D1B"/>
    <w:rsid w:val="007C7F35"/>
    <w:rsid w:val="007D0050"/>
    <w:rsid w:val="007D0EF2"/>
    <w:rsid w:val="007D133E"/>
    <w:rsid w:val="007D197A"/>
    <w:rsid w:val="007D27F3"/>
    <w:rsid w:val="007D29B6"/>
    <w:rsid w:val="007D2DDC"/>
    <w:rsid w:val="007D3713"/>
    <w:rsid w:val="007D45E0"/>
    <w:rsid w:val="007D4607"/>
    <w:rsid w:val="007D46EC"/>
    <w:rsid w:val="007D5011"/>
    <w:rsid w:val="007D54B7"/>
    <w:rsid w:val="007D5F41"/>
    <w:rsid w:val="007D62B2"/>
    <w:rsid w:val="007D650D"/>
    <w:rsid w:val="007D69EE"/>
    <w:rsid w:val="007D7F24"/>
    <w:rsid w:val="007E0136"/>
    <w:rsid w:val="007E01B5"/>
    <w:rsid w:val="007E0298"/>
    <w:rsid w:val="007E03D7"/>
    <w:rsid w:val="007E04EF"/>
    <w:rsid w:val="007E09BB"/>
    <w:rsid w:val="007E0AA0"/>
    <w:rsid w:val="007E107B"/>
    <w:rsid w:val="007E1332"/>
    <w:rsid w:val="007E1749"/>
    <w:rsid w:val="007E1C57"/>
    <w:rsid w:val="007E1DCD"/>
    <w:rsid w:val="007E1E95"/>
    <w:rsid w:val="007E2558"/>
    <w:rsid w:val="007E2898"/>
    <w:rsid w:val="007E2A04"/>
    <w:rsid w:val="007E3763"/>
    <w:rsid w:val="007E41C3"/>
    <w:rsid w:val="007E444F"/>
    <w:rsid w:val="007E44E1"/>
    <w:rsid w:val="007E4D1D"/>
    <w:rsid w:val="007E57B4"/>
    <w:rsid w:val="007E5C7F"/>
    <w:rsid w:val="007E5F38"/>
    <w:rsid w:val="007E6470"/>
    <w:rsid w:val="007E6BAB"/>
    <w:rsid w:val="007E6E74"/>
    <w:rsid w:val="007E7335"/>
    <w:rsid w:val="007E74CC"/>
    <w:rsid w:val="007E7659"/>
    <w:rsid w:val="007E770B"/>
    <w:rsid w:val="007E79E4"/>
    <w:rsid w:val="007F03FB"/>
    <w:rsid w:val="007F0430"/>
    <w:rsid w:val="007F10E4"/>
    <w:rsid w:val="007F118B"/>
    <w:rsid w:val="007F19C7"/>
    <w:rsid w:val="007F204B"/>
    <w:rsid w:val="007F24CC"/>
    <w:rsid w:val="007F2678"/>
    <w:rsid w:val="007F2759"/>
    <w:rsid w:val="007F3375"/>
    <w:rsid w:val="007F37D1"/>
    <w:rsid w:val="007F45A5"/>
    <w:rsid w:val="007F4A5B"/>
    <w:rsid w:val="007F4E2F"/>
    <w:rsid w:val="007F4F1D"/>
    <w:rsid w:val="007F53A0"/>
    <w:rsid w:val="007F5E0E"/>
    <w:rsid w:val="007F61BF"/>
    <w:rsid w:val="007F6411"/>
    <w:rsid w:val="007F6C92"/>
    <w:rsid w:val="007F6EFA"/>
    <w:rsid w:val="007F739E"/>
    <w:rsid w:val="007F7B31"/>
    <w:rsid w:val="008000DF"/>
    <w:rsid w:val="00800402"/>
    <w:rsid w:val="00800CFA"/>
    <w:rsid w:val="00802194"/>
    <w:rsid w:val="008028A4"/>
    <w:rsid w:val="00802BF4"/>
    <w:rsid w:val="00802EDD"/>
    <w:rsid w:val="00803472"/>
    <w:rsid w:val="00803AED"/>
    <w:rsid w:val="00803C07"/>
    <w:rsid w:val="00804048"/>
    <w:rsid w:val="00804656"/>
    <w:rsid w:val="008046F0"/>
    <w:rsid w:val="0080481A"/>
    <w:rsid w:val="00804FDD"/>
    <w:rsid w:val="00805DF4"/>
    <w:rsid w:val="00805EC5"/>
    <w:rsid w:val="00805EF6"/>
    <w:rsid w:val="008062A6"/>
    <w:rsid w:val="00807A48"/>
    <w:rsid w:val="0081076F"/>
    <w:rsid w:val="00810EB0"/>
    <w:rsid w:val="00810EBE"/>
    <w:rsid w:val="008116A6"/>
    <w:rsid w:val="008118A4"/>
    <w:rsid w:val="00811A0A"/>
    <w:rsid w:val="008125AC"/>
    <w:rsid w:val="00812827"/>
    <w:rsid w:val="00812928"/>
    <w:rsid w:val="00812E56"/>
    <w:rsid w:val="00813206"/>
    <w:rsid w:val="00813251"/>
    <w:rsid w:val="00813541"/>
    <w:rsid w:val="008139E1"/>
    <w:rsid w:val="00813A8D"/>
    <w:rsid w:val="00813E78"/>
    <w:rsid w:val="0081461E"/>
    <w:rsid w:val="008157D8"/>
    <w:rsid w:val="00815908"/>
    <w:rsid w:val="008165A3"/>
    <w:rsid w:val="00816705"/>
    <w:rsid w:val="00816E94"/>
    <w:rsid w:val="00817A29"/>
    <w:rsid w:val="00817C40"/>
    <w:rsid w:val="00817F2C"/>
    <w:rsid w:val="00820063"/>
    <w:rsid w:val="00820245"/>
    <w:rsid w:val="00820A3C"/>
    <w:rsid w:val="00820AB5"/>
    <w:rsid w:val="00820DD8"/>
    <w:rsid w:val="00820F7B"/>
    <w:rsid w:val="008219F2"/>
    <w:rsid w:val="00821AD3"/>
    <w:rsid w:val="00822A7F"/>
    <w:rsid w:val="008231DD"/>
    <w:rsid w:val="00823354"/>
    <w:rsid w:val="00823AA2"/>
    <w:rsid w:val="00823D8A"/>
    <w:rsid w:val="00823F04"/>
    <w:rsid w:val="00823F44"/>
    <w:rsid w:val="008244EE"/>
    <w:rsid w:val="008248A4"/>
    <w:rsid w:val="00824D5F"/>
    <w:rsid w:val="008251B3"/>
    <w:rsid w:val="00825337"/>
    <w:rsid w:val="00825922"/>
    <w:rsid w:val="00825AE4"/>
    <w:rsid w:val="00825B88"/>
    <w:rsid w:val="00826507"/>
    <w:rsid w:val="00826829"/>
    <w:rsid w:val="008278CD"/>
    <w:rsid w:val="0082798F"/>
    <w:rsid w:val="008301A2"/>
    <w:rsid w:val="0083025D"/>
    <w:rsid w:val="00830949"/>
    <w:rsid w:val="00831B2A"/>
    <w:rsid w:val="00831E33"/>
    <w:rsid w:val="00831FA6"/>
    <w:rsid w:val="00832112"/>
    <w:rsid w:val="00832294"/>
    <w:rsid w:val="008323BA"/>
    <w:rsid w:val="0083276E"/>
    <w:rsid w:val="00832AB7"/>
    <w:rsid w:val="00832BD5"/>
    <w:rsid w:val="0083313E"/>
    <w:rsid w:val="00833666"/>
    <w:rsid w:val="008337D7"/>
    <w:rsid w:val="00833AA0"/>
    <w:rsid w:val="00833DD6"/>
    <w:rsid w:val="008348DD"/>
    <w:rsid w:val="0083490E"/>
    <w:rsid w:val="00834965"/>
    <w:rsid w:val="008349BA"/>
    <w:rsid w:val="00834E1C"/>
    <w:rsid w:val="00835019"/>
    <w:rsid w:val="0083698A"/>
    <w:rsid w:val="00836A04"/>
    <w:rsid w:val="00836D0D"/>
    <w:rsid w:val="0083741B"/>
    <w:rsid w:val="00840F25"/>
    <w:rsid w:val="0084171E"/>
    <w:rsid w:val="00841792"/>
    <w:rsid w:val="00842009"/>
    <w:rsid w:val="00842472"/>
    <w:rsid w:val="0084264B"/>
    <w:rsid w:val="00842678"/>
    <w:rsid w:val="008426C5"/>
    <w:rsid w:val="008428D2"/>
    <w:rsid w:val="00843355"/>
    <w:rsid w:val="0084360F"/>
    <w:rsid w:val="00843A7F"/>
    <w:rsid w:val="00843DD2"/>
    <w:rsid w:val="00843F62"/>
    <w:rsid w:val="008447BA"/>
    <w:rsid w:val="00844A47"/>
    <w:rsid w:val="00845AE3"/>
    <w:rsid w:val="008460A6"/>
    <w:rsid w:val="0084629C"/>
    <w:rsid w:val="008464FA"/>
    <w:rsid w:val="008466DB"/>
    <w:rsid w:val="0084682D"/>
    <w:rsid w:val="00846C67"/>
    <w:rsid w:val="00847355"/>
    <w:rsid w:val="00850574"/>
    <w:rsid w:val="00850F09"/>
    <w:rsid w:val="00851E76"/>
    <w:rsid w:val="00851F16"/>
    <w:rsid w:val="00852192"/>
    <w:rsid w:val="00852763"/>
    <w:rsid w:val="00852EBB"/>
    <w:rsid w:val="00853287"/>
    <w:rsid w:val="008533CE"/>
    <w:rsid w:val="00853676"/>
    <w:rsid w:val="008541E8"/>
    <w:rsid w:val="0085486D"/>
    <w:rsid w:val="008548B2"/>
    <w:rsid w:val="00854EC3"/>
    <w:rsid w:val="00855135"/>
    <w:rsid w:val="008555BC"/>
    <w:rsid w:val="0085625E"/>
    <w:rsid w:val="0085696A"/>
    <w:rsid w:val="00856B8F"/>
    <w:rsid w:val="00856CC1"/>
    <w:rsid w:val="00857B60"/>
    <w:rsid w:val="0086013E"/>
    <w:rsid w:val="00860163"/>
    <w:rsid w:val="008602F4"/>
    <w:rsid w:val="00860396"/>
    <w:rsid w:val="00860ACC"/>
    <w:rsid w:val="00860DB9"/>
    <w:rsid w:val="008619C7"/>
    <w:rsid w:val="00861B96"/>
    <w:rsid w:val="00862613"/>
    <w:rsid w:val="00862A9E"/>
    <w:rsid w:val="0086352E"/>
    <w:rsid w:val="00863619"/>
    <w:rsid w:val="00863AB1"/>
    <w:rsid w:val="00863ACC"/>
    <w:rsid w:val="0086481B"/>
    <w:rsid w:val="008650DB"/>
    <w:rsid w:val="008651A7"/>
    <w:rsid w:val="0086562B"/>
    <w:rsid w:val="00865674"/>
    <w:rsid w:val="00865757"/>
    <w:rsid w:val="00865D84"/>
    <w:rsid w:val="00866018"/>
    <w:rsid w:val="008663FD"/>
    <w:rsid w:val="00866B58"/>
    <w:rsid w:val="008704E3"/>
    <w:rsid w:val="00870BFE"/>
    <w:rsid w:val="00870C94"/>
    <w:rsid w:val="00871881"/>
    <w:rsid w:val="00872029"/>
    <w:rsid w:val="0087293E"/>
    <w:rsid w:val="008729F3"/>
    <w:rsid w:val="00872EC4"/>
    <w:rsid w:val="00873059"/>
    <w:rsid w:val="0087334F"/>
    <w:rsid w:val="00873F31"/>
    <w:rsid w:val="00874924"/>
    <w:rsid w:val="00874E10"/>
    <w:rsid w:val="00874EBA"/>
    <w:rsid w:val="0087537B"/>
    <w:rsid w:val="00875450"/>
    <w:rsid w:val="008767F9"/>
    <w:rsid w:val="008768CA"/>
    <w:rsid w:val="00876BA3"/>
    <w:rsid w:val="00876DCD"/>
    <w:rsid w:val="00877909"/>
    <w:rsid w:val="00877C05"/>
    <w:rsid w:val="008823D0"/>
    <w:rsid w:val="00882920"/>
    <w:rsid w:val="00882BFC"/>
    <w:rsid w:val="00882D70"/>
    <w:rsid w:val="00883C4C"/>
    <w:rsid w:val="00883F28"/>
    <w:rsid w:val="00884E69"/>
    <w:rsid w:val="00885404"/>
    <w:rsid w:val="0088575B"/>
    <w:rsid w:val="00885BE1"/>
    <w:rsid w:val="00885E18"/>
    <w:rsid w:val="008863AF"/>
    <w:rsid w:val="00886598"/>
    <w:rsid w:val="008867D8"/>
    <w:rsid w:val="00886F54"/>
    <w:rsid w:val="0089064D"/>
    <w:rsid w:val="008909F6"/>
    <w:rsid w:val="00890EDC"/>
    <w:rsid w:val="008918CF"/>
    <w:rsid w:val="00891C8C"/>
    <w:rsid w:val="00892161"/>
    <w:rsid w:val="008928EB"/>
    <w:rsid w:val="008933C6"/>
    <w:rsid w:val="0089346E"/>
    <w:rsid w:val="00893931"/>
    <w:rsid w:val="00893ABB"/>
    <w:rsid w:val="00893D03"/>
    <w:rsid w:val="00893DA3"/>
    <w:rsid w:val="00894316"/>
    <w:rsid w:val="0089445E"/>
    <w:rsid w:val="0089491F"/>
    <w:rsid w:val="00895823"/>
    <w:rsid w:val="00895F60"/>
    <w:rsid w:val="00896108"/>
    <w:rsid w:val="008963FA"/>
    <w:rsid w:val="00896B1A"/>
    <w:rsid w:val="00897278"/>
    <w:rsid w:val="00897B53"/>
    <w:rsid w:val="00897CC4"/>
    <w:rsid w:val="00897F93"/>
    <w:rsid w:val="008A13D0"/>
    <w:rsid w:val="008A1522"/>
    <w:rsid w:val="008A166D"/>
    <w:rsid w:val="008A17FC"/>
    <w:rsid w:val="008A1A6C"/>
    <w:rsid w:val="008A1EB1"/>
    <w:rsid w:val="008A1EE9"/>
    <w:rsid w:val="008A2FE1"/>
    <w:rsid w:val="008A3273"/>
    <w:rsid w:val="008A34EC"/>
    <w:rsid w:val="008A3541"/>
    <w:rsid w:val="008A37E9"/>
    <w:rsid w:val="008A3A50"/>
    <w:rsid w:val="008A3EF0"/>
    <w:rsid w:val="008A410F"/>
    <w:rsid w:val="008A4362"/>
    <w:rsid w:val="008A4AC0"/>
    <w:rsid w:val="008A5010"/>
    <w:rsid w:val="008A5A22"/>
    <w:rsid w:val="008A625B"/>
    <w:rsid w:val="008A6729"/>
    <w:rsid w:val="008A6D6F"/>
    <w:rsid w:val="008A6EDE"/>
    <w:rsid w:val="008B04F7"/>
    <w:rsid w:val="008B181E"/>
    <w:rsid w:val="008B3662"/>
    <w:rsid w:val="008B3A99"/>
    <w:rsid w:val="008B4833"/>
    <w:rsid w:val="008B484E"/>
    <w:rsid w:val="008B48A1"/>
    <w:rsid w:val="008B48DC"/>
    <w:rsid w:val="008B525C"/>
    <w:rsid w:val="008B5936"/>
    <w:rsid w:val="008B601A"/>
    <w:rsid w:val="008B62B2"/>
    <w:rsid w:val="008B6620"/>
    <w:rsid w:val="008B6696"/>
    <w:rsid w:val="008B6A06"/>
    <w:rsid w:val="008B6F2D"/>
    <w:rsid w:val="008B7AE6"/>
    <w:rsid w:val="008B7FA4"/>
    <w:rsid w:val="008C0BDC"/>
    <w:rsid w:val="008C0DFC"/>
    <w:rsid w:val="008C1367"/>
    <w:rsid w:val="008C21F5"/>
    <w:rsid w:val="008C2320"/>
    <w:rsid w:val="008C24FF"/>
    <w:rsid w:val="008C271C"/>
    <w:rsid w:val="008C27F5"/>
    <w:rsid w:val="008C2917"/>
    <w:rsid w:val="008C2A55"/>
    <w:rsid w:val="008C2E27"/>
    <w:rsid w:val="008C3A27"/>
    <w:rsid w:val="008C4966"/>
    <w:rsid w:val="008C53F7"/>
    <w:rsid w:val="008C55F5"/>
    <w:rsid w:val="008C5F12"/>
    <w:rsid w:val="008C5F4E"/>
    <w:rsid w:val="008C618A"/>
    <w:rsid w:val="008C6634"/>
    <w:rsid w:val="008C6B88"/>
    <w:rsid w:val="008C7B29"/>
    <w:rsid w:val="008D04D2"/>
    <w:rsid w:val="008D0F60"/>
    <w:rsid w:val="008D1660"/>
    <w:rsid w:val="008D24CD"/>
    <w:rsid w:val="008D250F"/>
    <w:rsid w:val="008D2F5D"/>
    <w:rsid w:val="008D3A2E"/>
    <w:rsid w:val="008D413E"/>
    <w:rsid w:val="008D505A"/>
    <w:rsid w:val="008D5591"/>
    <w:rsid w:val="008D62E1"/>
    <w:rsid w:val="008D667E"/>
    <w:rsid w:val="008D6DF9"/>
    <w:rsid w:val="008D70A2"/>
    <w:rsid w:val="008D7C36"/>
    <w:rsid w:val="008E069C"/>
    <w:rsid w:val="008E0B5F"/>
    <w:rsid w:val="008E0C48"/>
    <w:rsid w:val="008E10E4"/>
    <w:rsid w:val="008E215A"/>
    <w:rsid w:val="008E2D16"/>
    <w:rsid w:val="008E2FFD"/>
    <w:rsid w:val="008E363D"/>
    <w:rsid w:val="008E3F4C"/>
    <w:rsid w:val="008E4948"/>
    <w:rsid w:val="008E527F"/>
    <w:rsid w:val="008E55DA"/>
    <w:rsid w:val="008E5C27"/>
    <w:rsid w:val="008E64BF"/>
    <w:rsid w:val="008E6D22"/>
    <w:rsid w:val="008E6DF3"/>
    <w:rsid w:val="008E7775"/>
    <w:rsid w:val="008E782C"/>
    <w:rsid w:val="008E7F7D"/>
    <w:rsid w:val="008F0245"/>
    <w:rsid w:val="008F140E"/>
    <w:rsid w:val="008F164E"/>
    <w:rsid w:val="008F18E5"/>
    <w:rsid w:val="008F1C02"/>
    <w:rsid w:val="008F2463"/>
    <w:rsid w:val="008F26D2"/>
    <w:rsid w:val="008F2816"/>
    <w:rsid w:val="008F3B89"/>
    <w:rsid w:val="008F4072"/>
    <w:rsid w:val="008F4464"/>
    <w:rsid w:val="008F4FE9"/>
    <w:rsid w:val="008F5538"/>
    <w:rsid w:val="008F55AF"/>
    <w:rsid w:val="008F56D7"/>
    <w:rsid w:val="008F6259"/>
    <w:rsid w:val="008F67C9"/>
    <w:rsid w:val="008F726E"/>
    <w:rsid w:val="008F739B"/>
    <w:rsid w:val="008F74BA"/>
    <w:rsid w:val="008F762C"/>
    <w:rsid w:val="008F7779"/>
    <w:rsid w:val="00900755"/>
    <w:rsid w:val="00900B6F"/>
    <w:rsid w:val="00901B57"/>
    <w:rsid w:val="00901E7A"/>
    <w:rsid w:val="009020B5"/>
    <w:rsid w:val="009025CA"/>
    <w:rsid w:val="0090271F"/>
    <w:rsid w:val="00902994"/>
    <w:rsid w:val="00903481"/>
    <w:rsid w:val="0090365C"/>
    <w:rsid w:val="00903954"/>
    <w:rsid w:val="00903EE7"/>
    <w:rsid w:val="00904D13"/>
    <w:rsid w:val="00904E4F"/>
    <w:rsid w:val="00904F79"/>
    <w:rsid w:val="00905AD7"/>
    <w:rsid w:val="00907CD0"/>
    <w:rsid w:val="00907DFE"/>
    <w:rsid w:val="009100DE"/>
    <w:rsid w:val="009110CF"/>
    <w:rsid w:val="009114E3"/>
    <w:rsid w:val="00911C04"/>
    <w:rsid w:val="00911D11"/>
    <w:rsid w:val="00912028"/>
    <w:rsid w:val="009126DE"/>
    <w:rsid w:val="0091273C"/>
    <w:rsid w:val="00913BE8"/>
    <w:rsid w:val="00913CB8"/>
    <w:rsid w:val="0091462A"/>
    <w:rsid w:val="009153A6"/>
    <w:rsid w:val="00915638"/>
    <w:rsid w:val="009156D9"/>
    <w:rsid w:val="00915DE7"/>
    <w:rsid w:val="00916058"/>
    <w:rsid w:val="00916099"/>
    <w:rsid w:val="00917E00"/>
    <w:rsid w:val="0092034D"/>
    <w:rsid w:val="0092128C"/>
    <w:rsid w:val="00921508"/>
    <w:rsid w:val="009217B2"/>
    <w:rsid w:val="00921C96"/>
    <w:rsid w:val="009227C6"/>
    <w:rsid w:val="00922AC5"/>
    <w:rsid w:val="009238AA"/>
    <w:rsid w:val="00923BB8"/>
    <w:rsid w:val="00923EC9"/>
    <w:rsid w:val="009244F9"/>
    <w:rsid w:val="009248AD"/>
    <w:rsid w:val="00924DA0"/>
    <w:rsid w:val="00924DB8"/>
    <w:rsid w:val="009258BE"/>
    <w:rsid w:val="00925903"/>
    <w:rsid w:val="00925B93"/>
    <w:rsid w:val="00925ED3"/>
    <w:rsid w:val="0092600E"/>
    <w:rsid w:val="009264A4"/>
    <w:rsid w:val="00926946"/>
    <w:rsid w:val="0092724C"/>
    <w:rsid w:val="009277B0"/>
    <w:rsid w:val="009314AE"/>
    <w:rsid w:val="00931B7C"/>
    <w:rsid w:val="00932377"/>
    <w:rsid w:val="009323E2"/>
    <w:rsid w:val="009333F1"/>
    <w:rsid w:val="0093394B"/>
    <w:rsid w:val="00933B36"/>
    <w:rsid w:val="00934597"/>
    <w:rsid w:val="00934D35"/>
    <w:rsid w:val="00934D86"/>
    <w:rsid w:val="00935076"/>
    <w:rsid w:val="00935197"/>
    <w:rsid w:val="00936073"/>
    <w:rsid w:val="00936116"/>
    <w:rsid w:val="00936B4F"/>
    <w:rsid w:val="00936C57"/>
    <w:rsid w:val="00936C70"/>
    <w:rsid w:val="00936E61"/>
    <w:rsid w:val="00937201"/>
    <w:rsid w:val="00937956"/>
    <w:rsid w:val="0094020F"/>
    <w:rsid w:val="00940CB0"/>
    <w:rsid w:val="00941554"/>
    <w:rsid w:val="00941C0F"/>
    <w:rsid w:val="00941FDC"/>
    <w:rsid w:val="0094222E"/>
    <w:rsid w:val="00942EC2"/>
    <w:rsid w:val="00943E57"/>
    <w:rsid w:val="00943FC3"/>
    <w:rsid w:val="00944101"/>
    <w:rsid w:val="00944A12"/>
    <w:rsid w:val="00946330"/>
    <w:rsid w:val="00946BCA"/>
    <w:rsid w:val="00946BF0"/>
    <w:rsid w:val="00946CEE"/>
    <w:rsid w:val="00946ECE"/>
    <w:rsid w:val="009474CD"/>
    <w:rsid w:val="00947979"/>
    <w:rsid w:val="009479D6"/>
    <w:rsid w:val="00950342"/>
    <w:rsid w:val="009507B9"/>
    <w:rsid w:val="0095091E"/>
    <w:rsid w:val="00950A4D"/>
    <w:rsid w:val="00950C4B"/>
    <w:rsid w:val="00951461"/>
    <w:rsid w:val="009514B4"/>
    <w:rsid w:val="00951894"/>
    <w:rsid w:val="00951CD0"/>
    <w:rsid w:val="00952A1F"/>
    <w:rsid w:val="00952DF5"/>
    <w:rsid w:val="00952F65"/>
    <w:rsid w:val="009530AE"/>
    <w:rsid w:val="0095385C"/>
    <w:rsid w:val="00953CD9"/>
    <w:rsid w:val="0095410A"/>
    <w:rsid w:val="009545D3"/>
    <w:rsid w:val="00954D70"/>
    <w:rsid w:val="00955692"/>
    <w:rsid w:val="00955914"/>
    <w:rsid w:val="00955A8E"/>
    <w:rsid w:val="0095615B"/>
    <w:rsid w:val="009564C5"/>
    <w:rsid w:val="0095666C"/>
    <w:rsid w:val="00956DD0"/>
    <w:rsid w:val="009601CE"/>
    <w:rsid w:val="009602CB"/>
    <w:rsid w:val="00960ADF"/>
    <w:rsid w:val="00960CED"/>
    <w:rsid w:val="009610C1"/>
    <w:rsid w:val="009612FD"/>
    <w:rsid w:val="00962B0E"/>
    <w:rsid w:val="00962BB9"/>
    <w:rsid w:val="0096328D"/>
    <w:rsid w:val="009635AB"/>
    <w:rsid w:val="009637C4"/>
    <w:rsid w:val="00963E97"/>
    <w:rsid w:val="009640D6"/>
    <w:rsid w:val="009642EA"/>
    <w:rsid w:val="00964A2D"/>
    <w:rsid w:val="00964CD2"/>
    <w:rsid w:val="00964D2F"/>
    <w:rsid w:val="0096521E"/>
    <w:rsid w:val="009655E9"/>
    <w:rsid w:val="00965693"/>
    <w:rsid w:val="009666F9"/>
    <w:rsid w:val="009669F5"/>
    <w:rsid w:val="00966D86"/>
    <w:rsid w:val="0096761B"/>
    <w:rsid w:val="00967FBE"/>
    <w:rsid w:val="009709E6"/>
    <w:rsid w:val="00971570"/>
    <w:rsid w:val="00971684"/>
    <w:rsid w:val="00972C3E"/>
    <w:rsid w:val="009730A3"/>
    <w:rsid w:val="00973DBC"/>
    <w:rsid w:val="00974C1B"/>
    <w:rsid w:val="00975489"/>
    <w:rsid w:val="009755DD"/>
    <w:rsid w:val="009755E3"/>
    <w:rsid w:val="0097588D"/>
    <w:rsid w:val="009766F3"/>
    <w:rsid w:val="00976976"/>
    <w:rsid w:val="0097749C"/>
    <w:rsid w:val="00977B83"/>
    <w:rsid w:val="0098054D"/>
    <w:rsid w:val="00981865"/>
    <w:rsid w:val="009830CF"/>
    <w:rsid w:val="00983581"/>
    <w:rsid w:val="009837F5"/>
    <w:rsid w:val="00983962"/>
    <w:rsid w:val="009841E1"/>
    <w:rsid w:val="0098594F"/>
    <w:rsid w:val="00985D0D"/>
    <w:rsid w:val="0098678E"/>
    <w:rsid w:val="00987788"/>
    <w:rsid w:val="009878C1"/>
    <w:rsid w:val="00987C8E"/>
    <w:rsid w:val="00987EE8"/>
    <w:rsid w:val="00987F0F"/>
    <w:rsid w:val="0099027C"/>
    <w:rsid w:val="00990811"/>
    <w:rsid w:val="009910DB"/>
    <w:rsid w:val="00991873"/>
    <w:rsid w:val="00991F3E"/>
    <w:rsid w:val="00992637"/>
    <w:rsid w:val="009931A0"/>
    <w:rsid w:val="00993689"/>
    <w:rsid w:val="009936BC"/>
    <w:rsid w:val="009937B3"/>
    <w:rsid w:val="009938C2"/>
    <w:rsid w:val="00993B9C"/>
    <w:rsid w:val="00994B83"/>
    <w:rsid w:val="00994E0C"/>
    <w:rsid w:val="00994FD8"/>
    <w:rsid w:val="009960A6"/>
    <w:rsid w:val="00996C89"/>
    <w:rsid w:val="0099749C"/>
    <w:rsid w:val="009975CE"/>
    <w:rsid w:val="009A02F4"/>
    <w:rsid w:val="009A05CE"/>
    <w:rsid w:val="009A0966"/>
    <w:rsid w:val="009A0CED"/>
    <w:rsid w:val="009A158E"/>
    <w:rsid w:val="009A15D6"/>
    <w:rsid w:val="009A1949"/>
    <w:rsid w:val="009A1AC0"/>
    <w:rsid w:val="009A1E19"/>
    <w:rsid w:val="009A2C1C"/>
    <w:rsid w:val="009A2F43"/>
    <w:rsid w:val="009A3071"/>
    <w:rsid w:val="009A3389"/>
    <w:rsid w:val="009A3697"/>
    <w:rsid w:val="009A3E83"/>
    <w:rsid w:val="009A3F37"/>
    <w:rsid w:val="009A424C"/>
    <w:rsid w:val="009A55ED"/>
    <w:rsid w:val="009A61B3"/>
    <w:rsid w:val="009A645A"/>
    <w:rsid w:val="009A6725"/>
    <w:rsid w:val="009A6947"/>
    <w:rsid w:val="009A69B2"/>
    <w:rsid w:val="009A6D0B"/>
    <w:rsid w:val="009A784A"/>
    <w:rsid w:val="009B0047"/>
    <w:rsid w:val="009B01A6"/>
    <w:rsid w:val="009B044F"/>
    <w:rsid w:val="009B1D45"/>
    <w:rsid w:val="009B293F"/>
    <w:rsid w:val="009B3C57"/>
    <w:rsid w:val="009B3D3D"/>
    <w:rsid w:val="009B3F78"/>
    <w:rsid w:val="009B414B"/>
    <w:rsid w:val="009B4190"/>
    <w:rsid w:val="009B494A"/>
    <w:rsid w:val="009B4E38"/>
    <w:rsid w:val="009B527D"/>
    <w:rsid w:val="009B6186"/>
    <w:rsid w:val="009B6384"/>
    <w:rsid w:val="009B63E3"/>
    <w:rsid w:val="009B657C"/>
    <w:rsid w:val="009B6C80"/>
    <w:rsid w:val="009B76B2"/>
    <w:rsid w:val="009B7824"/>
    <w:rsid w:val="009B78D4"/>
    <w:rsid w:val="009B78F2"/>
    <w:rsid w:val="009C00B0"/>
    <w:rsid w:val="009C104C"/>
    <w:rsid w:val="009C110F"/>
    <w:rsid w:val="009C1171"/>
    <w:rsid w:val="009C157D"/>
    <w:rsid w:val="009C1949"/>
    <w:rsid w:val="009C2312"/>
    <w:rsid w:val="009C2528"/>
    <w:rsid w:val="009C2DC5"/>
    <w:rsid w:val="009C2E4A"/>
    <w:rsid w:val="009C48FD"/>
    <w:rsid w:val="009C64E7"/>
    <w:rsid w:val="009C6549"/>
    <w:rsid w:val="009C7DAE"/>
    <w:rsid w:val="009C7F20"/>
    <w:rsid w:val="009D0571"/>
    <w:rsid w:val="009D0885"/>
    <w:rsid w:val="009D0A9C"/>
    <w:rsid w:val="009D1AD6"/>
    <w:rsid w:val="009D2070"/>
    <w:rsid w:val="009D2761"/>
    <w:rsid w:val="009D2B10"/>
    <w:rsid w:val="009D2B45"/>
    <w:rsid w:val="009D2E1E"/>
    <w:rsid w:val="009D3912"/>
    <w:rsid w:val="009D3B16"/>
    <w:rsid w:val="009D42FA"/>
    <w:rsid w:val="009D437C"/>
    <w:rsid w:val="009D445D"/>
    <w:rsid w:val="009D44D6"/>
    <w:rsid w:val="009D6444"/>
    <w:rsid w:val="009D6462"/>
    <w:rsid w:val="009D681B"/>
    <w:rsid w:val="009D6C33"/>
    <w:rsid w:val="009D6F79"/>
    <w:rsid w:val="009D76FE"/>
    <w:rsid w:val="009D7D54"/>
    <w:rsid w:val="009D7D55"/>
    <w:rsid w:val="009E043A"/>
    <w:rsid w:val="009E0AF4"/>
    <w:rsid w:val="009E1060"/>
    <w:rsid w:val="009E1076"/>
    <w:rsid w:val="009E1490"/>
    <w:rsid w:val="009E14B1"/>
    <w:rsid w:val="009E1E1F"/>
    <w:rsid w:val="009E2934"/>
    <w:rsid w:val="009E2B6F"/>
    <w:rsid w:val="009E38FE"/>
    <w:rsid w:val="009E39CA"/>
    <w:rsid w:val="009E4199"/>
    <w:rsid w:val="009E446E"/>
    <w:rsid w:val="009E478C"/>
    <w:rsid w:val="009E5098"/>
    <w:rsid w:val="009E510A"/>
    <w:rsid w:val="009E60EF"/>
    <w:rsid w:val="009E6270"/>
    <w:rsid w:val="009E64D2"/>
    <w:rsid w:val="009E6975"/>
    <w:rsid w:val="009E6B5F"/>
    <w:rsid w:val="009E6DBA"/>
    <w:rsid w:val="009E6DEF"/>
    <w:rsid w:val="009E6FBF"/>
    <w:rsid w:val="009E758F"/>
    <w:rsid w:val="009E7916"/>
    <w:rsid w:val="009E7DD5"/>
    <w:rsid w:val="009F0BF7"/>
    <w:rsid w:val="009F1647"/>
    <w:rsid w:val="009F1ADA"/>
    <w:rsid w:val="009F1DCF"/>
    <w:rsid w:val="009F2053"/>
    <w:rsid w:val="009F2266"/>
    <w:rsid w:val="009F28B2"/>
    <w:rsid w:val="009F2935"/>
    <w:rsid w:val="009F2E26"/>
    <w:rsid w:val="009F3086"/>
    <w:rsid w:val="009F3581"/>
    <w:rsid w:val="009F3C6B"/>
    <w:rsid w:val="009F3E92"/>
    <w:rsid w:val="009F5299"/>
    <w:rsid w:val="009F56E8"/>
    <w:rsid w:val="009F6345"/>
    <w:rsid w:val="009F642C"/>
    <w:rsid w:val="009F6CD4"/>
    <w:rsid w:val="009F6D95"/>
    <w:rsid w:val="009F6F7D"/>
    <w:rsid w:val="009F7194"/>
    <w:rsid w:val="009F7384"/>
    <w:rsid w:val="009F7847"/>
    <w:rsid w:val="009F7C61"/>
    <w:rsid w:val="009F7E0F"/>
    <w:rsid w:val="00A003A5"/>
    <w:rsid w:val="00A01D83"/>
    <w:rsid w:val="00A01EDA"/>
    <w:rsid w:val="00A01F0C"/>
    <w:rsid w:val="00A024AD"/>
    <w:rsid w:val="00A02BCE"/>
    <w:rsid w:val="00A02DB0"/>
    <w:rsid w:val="00A03117"/>
    <w:rsid w:val="00A03423"/>
    <w:rsid w:val="00A03A98"/>
    <w:rsid w:val="00A04E19"/>
    <w:rsid w:val="00A05422"/>
    <w:rsid w:val="00A057BC"/>
    <w:rsid w:val="00A05A38"/>
    <w:rsid w:val="00A05DA7"/>
    <w:rsid w:val="00A05DCA"/>
    <w:rsid w:val="00A065B8"/>
    <w:rsid w:val="00A06829"/>
    <w:rsid w:val="00A06C29"/>
    <w:rsid w:val="00A07BF2"/>
    <w:rsid w:val="00A10985"/>
    <w:rsid w:val="00A10C4A"/>
    <w:rsid w:val="00A10C8B"/>
    <w:rsid w:val="00A10F02"/>
    <w:rsid w:val="00A10F17"/>
    <w:rsid w:val="00A11C67"/>
    <w:rsid w:val="00A11DDB"/>
    <w:rsid w:val="00A12554"/>
    <w:rsid w:val="00A12843"/>
    <w:rsid w:val="00A129B0"/>
    <w:rsid w:val="00A1320A"/>
    <w:rsid w:val="00A13307"/>
    <w:rsid w:val="00A13884"/>
    <w:rsid w:val="00A13A38"/>
    <w:rsid w:val="00A1444F"/>
    <w:rsid w:val="00A14E56"/>
    <w:rsid w:val="00A1552B"/>
    <w:rsid w:val="00A1698B"/>
    <w:rsid w:val="00A172ED"/>
    <w:rsid w:val="00A200B7"/>
    <w:rsid w:val="00A20CB8"/>
    <w:rsid w:val="00A20F40"/>
    <w:rsid w:val="00A20FEF"/>
    <w:rsid w:val="00A21082"/>
    <w:rsid w:val="00A21538"/>
    <w:rsid w:val="00A22CE9"/>
    <w:rsid w:val="00A22D3F"/>
    <w:rsid w:val="00A2494A"/>
    <w:rsid w:val="00A25954"/>
    <w:rsid w:val="00A25B4F"/>
    <w:rsid w:val="00A25CFE"/>
    <w:rsid w:val="00A27AD1"/>
    <w:rsid w:val="00A27E06"/>
    <w:rsid w:val="00A30C1E"/>
    <w:rsid w:val="00A30D59"/>
    <w:rsid w:val="00A31050"/>
    <w:rsid w:val="00A31245"/>
    <w:rsid w:val="00A31271"/>
    <w:rsid w:val="00A314B4"/>
    <w:rsid w:val="00A32DEB"/>
    <w:rsid w:val="00A32EA9"/>
    <w:rsid w:val="00A3382F"/>
    <w:rsid w:val="00A3398C"/>
    <w:rsid w:val="00A33CF1"/>
    <w:rsid w:val="00A3424A"/>
    <w:rsid w:val="00A34AB8"/>
    <w:rsid w:val="00A35355"/>
    <w:rsid w:val="00A3566C"/>
    <w:rsid w:val="00A35C8B"/>
    <w:rsid w:val="00A367F3"/>
    <w:rsid w:val="00A37272"/>
    <w:rsid w:val="00A37D91"/>
    <w:rsid w:val="00A41B36"/>
    <w:rsid w:val="00A41FDC"/>
    <w:rsid w:val="00A42360"/>
    <w:rsid w:val="00A42A30"/>
    <w:rsid w:val="00A42B4A"/>
    <w:rsid w:val="00A42B9B"/>
    <w:rsid w:val="00A434A2"/>
    <w:rsid w:val="00A44669"/>
    <w:rsid w:val="00A44EDA"/>
    <w:rsid w:val="00A44FDD"/>
    <w:rsid w:val="00A4521A"/>
    <w:rsid w:val="00A452C9"/>
    <w:rsid w:val="00A45F2A"/>
    <w:rsid w:val="00A4603A"/>
    <w:rsid w:val="00A462F8"/>
    <w:rsid w:val="00A464F8"/>
    <w:rsid w:val="00A46B2C"/>
    <w:rsid w:val="00A4779A"/>
    <w:rsid w:val="00A47929"/>
    <w:rsid w:val="00A47F08"/>
    <w:rsid w:val="00A50649"/>
    <w:rsid w:val="00A50981"/>
    <w:rsid w:val="00A50BC0"/>
    <w:rsid w:val="00A513A4"/>
    <w:rsid w:val="00A51CD4"/>
    <w:rsid w:val="00A53391"/>
    <w:rsid w:val="00A53724"/>
    <w:rsid w:val="00A54B39"/>
    <w:rsid w:val="00A54EEB"/>
    <w:rsid w:val="00A55286"/>
    <w:rsid w:val="00A55504"/>
    <w:rsid w:val="00A5597E"/>
    <w:rsid w:val="00A55C1C"/>
    <w:rsid w:val="00A5653C"/>
    <w:rsid w:val="00A56DC6"/>
    <w:rsid w:val="00A56E8B"/>
    <w:rsid w:val="00A571F8"/>
    <w:rsid w:val="00A57385"/>
    <w:rsid w:val="00A57BC0"/>
    <w:rsid w:val="00A602D5"/>
    <w:rsid w:val="00A6060C"/>
    <w:rsid w:val="00A60838"/>
    <w:rsid w:val="00A60F2B"/>
    <w:rsid w:val="00A6167C"/>
    <w:rsid w:val="00A61A3C"/>
    <w:rsid w:val="00A623BF"/>
    <w:rsid w:val="00A62CCB"/>
    <w:rsid w:val="00A63333"/>
    <w:rsid w:val="00A63343"/>
    <w:rsid w:val="00A6350D"/>
    <w:rsid w:val="00A635AF"/>
    <w:rsid w:val="00A63F41"/>
    <w:rsid w:val="00A645D3"/>
    <w:rsid w:val="00A64C80"/>
    <w:rsid w:val="00A67330"/>
    <w:rsid w:val="00A676AA"/>
    <w:rsid w:val="00A7030B"/>
    <w:rsid w:val="00A70A40"/>
    <w:rsid w:val="00A70BC2"/>
    <w:rsid w:val="00A70DBF"/>
    <w:rsid w:val="00A72DEA"/>
    <w:rsid w:val="00A7466E"/>
    <w:rsid w:val="00A74FDB"/>
    <w:rsid w:val="00A75C44"/>
    <w:rsid w:val="00A75CC0"/>
    <w:rsid w:val="00A75F44"/>
    <w:rsid w:val="00A7637F"/>
    <w:rsid w:val="00A769A9"/>
    <w:rsid w:val="00A769E7"/>
    <w:rsid w:val="00A77076"/>
    <w:rsid w:val="00A774FA"/>
    <w:rsid w:val="00A7764C"/>
    <w:rsid w:val="00A7766C"/>
    <w:rsid w:val="00A776AA"/>
    <w:rsid w:val="00A800A9"/>
    <w:rsid w:val="00A80277"/>
    <w:rsid w:val="00A80972"/>
    <w:rsid w:val="00A80D29"/>
    <w:rsid w:val="00A81192"/>
    <w:rsid w:val="00A81503"/>
    <w:rsid w:val="00A82346"/>
    <w:rsid w:val="00A82BDB"/>
    <w:rsid w:val="00A82F7A"/>
    <w:rsid w:val="00A838EF"/>
    <w:rsid w:val="00A83A11"/>
    <w:rsid w:val="00A83F8C"/>
    <w:rsid w:val="00A84085"/>
    <w:rsid w:val="00A84169"/>
    <w:rsid w:val="00A85565"/>
    <w:rsid w:val="00A85642"/>
    <w:rsid w:val="00A861B0"/>
    <w:rsid w:val="00A86616"/>
    <w:rsid w:val="00A86657"/>
    <w:rsid w:val="00A86D7E"/>
    <w:rsid w:val="00A875B0"/>
    <w:rsid w:val="00A87EF7"/>
    <w:rsid w:val="00A87FB1"/>
    <w:rsid w:val="00A9019D"/>
    <w:rsid w:val="00A908F8"/>
    <w:rsid w:val="00A90966"/>
    <w:rsid w:val="00A90BBA"/>
    <w:rsid w:val="00A90C0A"/>
    <w:rsid w:val="00A917F3"/>
    <w:rsid w:val="00A92772"/>
    <w:rsid w:val="00A927FD"/>
    <w:rsid w:val="00A92ADC"/>
    <w:rsid w:val="00A92BFD"/>
    <w:rsid w:val="00A9327A"/>
    <w:rsid w:val="00A93749"/>
    <w:rsid w:val="00A93F36"/>
    <w:rsid w:val="00A950F9"/>
    <w:rsid w:val="00A95545"/>
    <w:rsid w:val="00A9596D"/>
    <w:rsid w:val="00A95AA1"/>
    <w:rsid w:val="00A96045"/>
    <w:rsid w:val="00A960AD"/>
    <w:rsid w:val="00A9611E"/>
    <w:rsid w:val="00A96EB1"/>
    <w:rsid w:val="00A9742F"/>
    <w:rsid w:val="00A97C30"/>
    <w:rsid w:val="00A97E95"/>
    <w:rsid w:val="00AA0165"/>
    <w:rsid w:val="00AA065A"/>
    <w:rsid w:val="00AA0A72"/>
    <w:rsid w:val="00AA1147"/>
    <w:rsid w:val="00AA1393"/>
    <w:rsid w:val="00AA1814"/>
    <w:rsid w:val="00AA2223"/>
    <w:rsid w:val="00AA2EF4"/>
    <w:rsid w:val="00AA3B5A"/>
    <w:rsid w:val="00AA3D75"/>
    <w:rsid w:val="00AA4804"/>
    <w:rsid w:val="00AA513F"/>
    <w:rsid w:val="00AA5D27"/>
    <w:rsid w:val="00AA5FBD"/>
    <w:rsid w:val="00AA6A20"/>
    <w:rsid w:val="00AA74E8"/>
    <w:rsid w:val="00AA7814"/>
    <w:rsid w:val="00AA7D31"/>
    <w:rsid w:val="00AB0304"/>
    <w:rsid w:val="00AB03FF"/>
    <w:rsid w:val="00AB0E49"/>
    <w:rsid w:val="00AB111E"/>
    <w:rsid w:val="00AB1CAD"/>
    <w:rsid w:val="00AB21D4"/>
    <w:rsid w:val="00AB26F2"/>
    <w:rsid w:val="00AB339F"/>
    <w:rsid w:val="00AB46D2"/>
    <w:rsid w:val="00AB5553"/>
    <w:rsid w:val="00AB5AF4"/>
    <w:rsid w:val="00AB5ECB"/>
    <w:rsid w:val="00AB6305"/>
    <w:rsid w:val="00AC06AF"/>
    <w:rsid w:val="00AC0D80"/>
    <w:rsid w:val="00AC1454"/>
    <w:rsid w:val="00AC290A"/>
    <w:rsid w:val="00AC2EB5"/>
    <w:rsid w:val="00AC314D"/>
    <w:rsid w:val="00AC38AE"/>
    <w:rsid w:val="00AC3ABD"/>
    <w:rsid w:val="00AC3E28"/>
    <w:rsid w:val="00AC4794"/>
    <w:rsid w:val="00AC5D24"/>
    <w:rsid w:val="00AC6512"/>
    <w:rsid w:val="00AC7080"/>
    <w:rsid w:val="00AC708D"/>
    <w:rsid w:val="00AC759A"/>
    <w:rsid w:val="00AD0094"/>
    <w:rsid w:val="00AD0B72"/>
    <w:rsid w:val="00AD102A"/>
    <w:rsid w:val="00AD1144"/>
    <w:rsid w:val="00AD1AEE"/>
    <w:rsid w:val="00AD2FEE"/>
    <w:rsid w:val="00AD31C3"/>
    <w:rsid w:val="00AD36E6"/>
    <w:rsid w:val="00AD3D28"/>
    <w:rsid w:val="00AD3E87"/>
    <w:rsid w:val="00AD4274"/>
    <w:rsid w:val="00AD539C"/>
    <w:rsid w:val="00AD5E0D"/>
    <w:rsid w:val="00AD6266"/>
    <w:rsid w:val="00AD6462"/>
    <w:rsid w:val="00AD6E1C"/>
    <w:rsid w:val="00AD7208"/>
    <w:rsid w:val="00AE0229"/>
    <w:rsid w:val="00AE0392"/>
    <w:rsid w:val="00AE0809"/>
    <w:rsid w:val="00AE0ACC"/>
    <w:rsid w:val="00AE0D6C"/>
    <w:rsid w:val="00AE1506"/>
    <w:rsid w:val="00AE1783"/>
    <w:rsid w:val="00AE2326"/>
    <w:rsid w:val="00AE2DAB"/>
    <w:rsid w:val="00AE2E46"/>
    <w:rsid w:val="00AE34B5"/>
    <w:rsid w:val="00AE37FD"/>
    <w:rsid w:val="00AE4A5A"/>
    <w:rsid w:val="00AE5322"/>
    <w:rsid w:val="00AE5AC0"/>
    <w:rsid w:val="00AE5BD5"/>
    <w:rsid w:val="00AE5E1C"/>
    <w:rsid w:val="00AE62B3"/>
    <w:rsid w:val="00AE6B37"/>
    <w:rsid w:val="00AE71E5"/>
    <w:rsid w:val="00AE7793"/>
    <w:rsid w:val="00AF08E8"/>
    <w:rsid w:val="00AF0CF8"/>
    <w:rsid w:val="00AF1171"/>
    <w:rsid w:val="00AF1319"/>
    <w:rsid w:val="00AF152A"/>
    <w:rsid w:val="00AF176D"/>
    <w:rsid w:val="00AF215E"/>
    <w:rsid w:val="00AF22D5"/>
    <w:rsid w:val="00AF26E3"/>
    <w:rsid w:val="00AF28CA"/>
    <w:rsid w:val="00AF2D6B"/>
    <w:rsid w:val="00AF31AC"/>
    <w:rsid w:val="00AF32AA"/>
    <w:rsid w:val="00AF3BAC"/>
    <w:rsid w:val="00AF3BAE"/>
    <w:rsid w:val="00AF450B"/>
    <w:rsid w:val="00AF496D"/>
    <w:rsid w:val="00AF4DA1"/>
    <w:rsid w:val="00AF5738"/>
    <w:rsid w:val="00AF5AF4"/>
    <w:rsid w:val="00AF5DF2"/>
    <w:rsid w:val="00AF5E9F"/>
    <w:rsid w:val="00AF612C"/>
    <w:rsid w:val="00AF6708"/>
    <w:rsid w:val="00AF67D0"/>
    <w:rsid w:val="00AF69F5"/>
    <w:rsid w:val="00AF6F94"/>
    <w:rsid w:val="00AF788B"/>
    <w:rsid w:val="00B0061B"/>
    <w:rsid w:val="00B00B7E"/>
    <w:rsid w:val="00B02445"/>
    <w:rsid w:val="00B025C8"/>
    <w:rsid w:val="00B02638"/>
    <w:rsid w:val="00B033A3"/>
    <w:rsid w:val="00B04849"/>
    <w:rsid w:val="00B0498B"/>
    <w:rsid w:val="00B05432"/>
    <w:rsid w:val="00B054B4"/>
    <w:rsid w:val="00B05C57"/>
    <w:rsid w:val="00B06133"/>
    <w:rsid w:val="00B06931"/>
    <w:rsid w:val="00B07753"/>
    <w:rsid w:val="00B078A7"/>
    <w:rsid w:val="00B07979"/>
    <w:rsid w:val="00B07EC0"/>
    <w:rsid w:val="00B07EFE"/>
    <w:rsid w:val="00B11132"/>
    <w:rsid w:val="00B11846"/>
    <w:rsid w:val="00B1191E"/>
    <w:rsid w:val="00B11A48"/>
    <w:rsid w:val="00B11C26"/>
    <w:rsid w:val="00B11D72"/>
    <w:rsid w:val="00B11DFC"/>
    <w:rsid w:val="00B13009"/>
    <w:rsid w:val="00B13112"/>
    <w:rsid w:val="00B13BD7"/>
    <w:rsid w:val="00B14116"/>
    <w:rsid w:val="00B14394"/>
    <w:rsid w:val="00B1447E"/>
    <w:rsid w:val="00B14F06"/>
    <w:rsid w:val="00B15449"/>
    <w:rsid w:val="00B16CC4"/>
    <w:rsid w:val="00B16FE1"/>
    <w:rsid w:val="00B17588"/>
    <w:rsid w:val="00B17615"/>
    <w:rsid w:val="00B17942"/>
    <w:rsid w:val="00B17B57"/>
    <w:rsid w:val="00B17D9D"/>
    <w:rsid w:val="00B20147"/>
    <w:rsid w:val="00B21323"/>
    <w:rsid w:val="00B228BA"/>
    <w:rsid w:val="00B22930"/>
    <w:rsid w:val="00B234D1"/>
    <w:rsid w:val="00B23844"/>
    <w:rsid w:val="00B2399D"/>
    <w:rsid w:val="00B23B18"/>
    <w:rsid w:val="00B23D16"/>
    <w:rsid w:val="00B23DE8"/>
    <w:rsid w:val="00B247C5"/>
    <w:rsid w:val="00B2707D"/>
    <w:rsid w:val="00B30225"/>
    <w:rsid w:val="00B304F3"/>
    <w:rsid w:val="00B316E7"/>
    <w:rsid w:val="00B316ED"/>
    <w:rsid w:val="00B31926"/>
    <w:rsid w:val="00B32823"/>
    <w:rsid w:val="00B32BDF"/>
    <w:rsid w:val="00B32FC5"/>
    <w:rsid w:val="00B330F0"/>
    <w:rsid w:val="00B33DB0"/>
    <w:rsid w:val="00B363A8"/>
    <w:rsid w:val="00B3661E"/>
    <w:rsid w:val="00B36A5B"/>
    <w:rsid w:val="00B36B58"/>
    <w:rsid w:val="00B36B6E"/>
    <w:rsid w:val="00B36C32"/>
    <w:rsid w:val="00B37166"/>
    <w:rsid w:val="00B3726A"/>
    <w:rsid w:val="00B4074E"/>
    <w:rsid w:val="00B41A3C"/>
    <w:rsid w:val="00B42040"/>
    <w:rsid w:val="00B432B4"/>
    <w:rsid w:val="00B4395E"/>
    <w:rsid w:val="00B43C4C"/>
    <w:rsid w:val="00B43C6E"/>
    <w:rsid w:val="00B43E8C"/>
    <w:rsid w:val="00B448A9"/>
    <w:rsid w:val="00B44F72"/>
    <w:rsid w:val="00B44F96"/>
    <w:rsid w:val="00B45698"/>
    <w:rsid w:val="00B45755"/>
    <w:rsid w:val="00B45884"/>
    <w:rsid w:val="00B45CA5"/>
    <w:rsid w:val="00B45EC7"/>
    <w:rsid w:val="00B46103"/>
    <w:rsid w:val="00B4614C"/>
    <w:rsid w:val="00B463ED"/>
    <w:rsid w:val="00B4644A"/>
    <w:rsid w:val="00B46609"/>
    <w:rsid w:val="00B46688"/>
    <w:rsid w:val="00B46AB2"/>
    <w:rsid w:val="00B46AB5"/>
    <w:rsid w:val="00B46F4B"/>
    <w:rsid w:val="00B471AA"/>
    <w:rsid w:val="00B47433"/>
    <w:rsid w:val="00B500FE"/>
    <w:rsid w:val="00B50767"/>
    <w:rsid w:val="00B511BF"/>
    <w:rsid w:val="00B517BC"/>
    <w:rsid w:val="00B51896"/>
    <w:rsid w:val="00B51BB8"/>
    <w:rsid w:val="00B51CC0"/>
    <w:rsid w:val="00B52020"/>
    <w:rsid w:val="00B52148"/>
    <w:rsid w:val="00B539C3"/>
    <w:rsid w:val="00B53B10"/>
    <w:rsid w:val="00B53D8A"/>
    <w:rsid w:val="00B5469F"/>
    <w:rsid w:val="00B54F7E"/>
    <w:rsid w:val="00B55688"/>
    <w:rsid w:val="00B55A55"/>
    <w:rsid w:val="00B55DDA"/>
    <w:rsid w:val="00B57AFE"/>
    <w:rsid w:val="00B57C26"/>
    <w:rsid w:val="00B57C9B"/>
    <w:rsid w:val="00B57CAB"/>
    <w:rsid w:val="00B57DC0"/>
    <w:rsid w:val="00B60101"/>
    <w:rsid w:val="00B60232"/>
    <w:rsid w:val="00B60568"/>
    <w:rsid w:val="00B60E24"/>
    <w:rsid w:val="00B61374"/>
    <w:rsid w:val="00B61397"/>
    <w:rsid w:val="00B61780"/>
    <w:rsid w:val="00B61E41"/>
    <w:rsid w:val="00B62EB7"/>
    <w:rsid w:val="00B62F9B"/>
    <w:rsid w:val="00B63B1F"/>
    <w:rsid w:val="00B63D30"/>
    <w:rsid w:val="00B6440A"/>
    <w:rsid w:val="00B64900"/>
    <w:rsid w:val="00B64FF4"/>
    <w:rsid w:val="00B65ABC"/>
    <w:rsid w:val="00B65EF5"/>
    <w:rsid w:val="00B66222"/>
    <w:rsid w:val="00B6622E"/>
    <w:rsid w:val="00B6624F"/>
    <w:rsid w:val="00B66821"/>
    <w:rsid w:val="00B66B9C"/>
    <w:rsid w:val="00B66CE4"/>
    <w:rsid w:val="00B67C65"/>
    <w:rsid w:val="00B7017A"/>
    <w:rsid w:val="00B705CE"/>
    <w:rsid w:val="00B70F66"/>
    <w:rsid w:val="00B71134"/>
    <w:rsid w:val="00B7118B"/>
    <w:rsid w:val="00B71E4E"/>
    <w:rsid w:val="00B724D8"/>
    <w:rsid w:val="00B72F62"/>
    <w:rsid w:val="00B736A9"/>
    <w:rsid w:val="00B73C6D"/>
    <w:rsid w:val="00B741FD"/>
    <w:rsid w:val="00B74241"/>
    <w:rsid w:val="00B74CCC"/>
    <w:rsid w:val="00B74D5B"/>
    <w:rsid w:val="00B7513C"/>
    <w:rsid w:val="00B752A1"/>
    <w:rsid w:val="00B75A91"/>
    <w:rsid w:val="00B75E93"/>
    <w:rsid w:val="00B7644F"/>
    <w:rsid w:val="00B7723C"/>
    <w:rsid w:val="00B811E5"/>
    <w:rsid w:val="00B81865"/>
    <w:rsid w:val="00B81A61"/>
    <w:rsid w:val="00B8389F"/>
    <w:rsid w:val="00B83D8A"/>
    <w:rsid w:val="00B83FCD"/>
    <w:rsid w:val="00B84DB0"/>
    <w:rsid w:val="00B84E5D"/>
    <w:rsid w:val="00B855B4"/>
    <w:rsid w:val="00B857DA"/>
    <w:rsid w:val="00B85AAB"/>
    <w:rsid w:val="00B86228"/>
    <w:rsid w:val="00B8638E"/>
    <w:rsid w:val="00B868E5"/>
    <w:rsid w:val="00B86A35"/>
    <w:rsid w:val="00B86F3C"/>
    <w:rsid w:val="00B86FAA"/>
    <w:rsid w:val="00B87007"/>
    <w:rsid w:val="00B8745B"/>
    <w:rsid w:val="00B8746F"/>
    <w:rsid w:val="00B905A2"/>
    <w:rsid w:val="00B905DD"/>
    <w:rsid w:val="00B91108"/>
    <w:rsid w:val="00B918F5"/>
    <w:rsid w:val="00B92AFD"/>
    <w:rsid w:val="00B92E93"/>
    <w:rsid w:val="00B93C81"/>
    <w:rsid w:val="00B93FE4"/>
    <w:rsid w:val="00B95E18"/>
    <w:rsid w:val="00B96445"/>
    <w:rsid w:val="00B9647A"/>
    <w:rsid w:val="00B964B0"/>
    <w:rsid w:val="00B96DBA"/>
    <w:rsid w:val="00B97E57"/>
    <w:rsid w:val="00B97EBB"/>
    <w:rsid w:val="00BA076D"/>
    <w:rsid w:val="00BA114E"/>
    <w:rsid w:val="00BA15DD"/>
    <w:rsid w:val="00BA16BF"/>
    <w:rsid w:val="00BA16D3"/>
    <w:rsid w:val="00BA386A"/>
    <w:rsid w:val="00BA38F1"/>
    <w:rsid w:val="00BA3B70"/>
    <w:rsid w:val="00BA44DD"/>
    <w:rsid w:val="00BA4817"/>
    <w:rsid w:val="00BA5356"/>
    <w:rsid w:val="00BA55F0"/>
    <w:rsid w:val="00BA6279"/>
    <w:rsid w:val="00BA66A9"/>
    <w:rsid w:val="00BA676A"/>
    <w:rsid w:val="00BA73DA"/>
    <w:rsid w:val="00BA767F"/>
    <w:rsid w:val="00BB0F86"/>
    <w:rsid w:val="00BB139B"/>
    <w:rsid w:val="00BB1483"/>
    <w:rsid w:val="00BB245A"/>
    <w:rsid w:val="00BB2F89"/>
    <w:rsid w:val="00BB30ED"/>
    <w:rsid w:val="00BB3EBB"/>
    <w:rsid w:val="00BB3F15"/>
    <w:rsid w:val="00BB45EC"/>
    <w:rsid w:val="00BB47C0"/>
    <w:rsid w:val="00BB55EE"/>
    <w:rsid w:val="00BB5855"/>
    <w:rsid w:val="00BB5D67"/>
    <w:rsid w:val="00BB5F52"/>
    <w:rsid w:val="00BB6762"/>
    <w:rsid w:val="00BB6AFB"/>
    <w:rsid w:val="00BB6CE2"/>
    <w:rsid w:val="00BB6EB6"/>
    <w:rsid w:val="00BB7492"/>
    <w:rsid w:val="00BB74DB"/>
    <w:rsid w:val="00BB7698"/>
    <w:rsid w:val="00BC01F8"/>
    <w:rsid w:val="00BC0EF8"/>
    <w:rsid w:val="00BC0F7D"/>
    <w:rsid w:val="00BC10E7"/>
    <w:rsid w:val="00BC14EB"/>
    <w:rsid w:val="00BC1793"/>
    <w:rsid w:val="00BC2888"/>
    <w:rsid w:val="00BC3283"/>
    <w:rsid w:val="00BC35BA"/>
    <w:rsid w:val="00BC4572"/>
    <w:rsid w:val="00BC46EC"/>
    <w:rsid w:val="00BC4F22"/>
    <w:rsid w:val="00BC505D"/>
    <w:rsid w:val="00BC5B5F"/>
    <w:rsid w:val="00BC5D99"/>
    <w:rsid w:val="00BC6AAD"/>
    <w:rsid w:val="00BC6B00"/>
    <w:rsid w:val="00BC7403"/>
    <w:rsid w:val="00BC758B"/>
    <w:rsid w:val="00BD066A"/>
    <w:rsid w:val="00BD0774"/>
    <w:rsid w:val="00BD091D"/>
    <w:rsid w:val="00BD17D0"/>
    <w:rsid w:val="00BD1A30"/>
    <w:rsid w:val="00BD278B"/>
    <w:rsid w:val="00BD3668"/>
    <w:rsid w:val="00BD43D4"/>
    <w:rsid w:val="00BD44B2"/>
    <w:rsid w:val="00BD4762"/>
    <w:rsid w:val="00BD4A0F"/>
    <w:rsid w:val="00BD4C1D"/>
    <w:rsid w:val="00BD56C7"/>
    <w:rsid w:val="00BD644C"/>
    <w:rsid w:val="00BD6ED3"/>
    <w:rsid w:val="00BD719D"/>
    <w:rsid w:val="00BD7F87"/>
    <w:rsid w:val="00BE01F7"/>
    <w:rsid w:val="00BE050E"/>
    <w:rsid w:val="00BE0768"/>
    <w:rsid w:val="00BE11F4"/>
    <w:rsid w:val="00BE1597"/>
    <w:rsid w:val="00BE19C1"/>
    <w:rsid w:val="00BE1A8F"/>
    <w:rsid w:val="00BE1F3C"/>
    <w:rsid w:val="00BE2D30"/>
    <w:rsid w:val="00BE32F7"/>
    <w:rsid w:val="00BE3B32"/>
    <w:rsid w:val="00BE3CC6"/>
    <w:rsid w:val="00BE3EF1"/>
    <w:rsid w:val="00BE448E"/>
    <w:rsid w:val="00BE44B8"/>
    <w:rsid w:val="00BE471C"/>
    <w:rsid w:val="00BE4881"/>
    <w:rsid w:val="00BE4A8A"/>
    <w:rsid w:val="00BE4CB0"/>
    <w:rsid w:val="00BE58F2"/>
    <w:rsid w:val="00BE5E9A"/>
    <w:rsid w:val="00BE6123"/>
    <w:rsid w:val="00BE6352"/>
    <w:rsid w:val="00BE63E1"/>
    <w:rsid w:val="00BE65E8"/>
    <w:rsid w:val="00BE6813"/>
    <w:rsid w:val="00BE7238"/>
    <w:rsid w:val="00BF05D4"/>
    <w:rsid w:val="00BF0991"/>
    <w:rsid w:val="00BF1214"/>
    <w:rsid w:val="00BF1733"/>
    <w:rsid w:val="00BF1B0C"/>
    <w:rsid w:val="00BF22DA"/>
    <w:rsid w:val="00BF23FC"/>
    <w:rsid w:val="00BF291D"/>
    <w:rsid w:val="00BF2AE0"/>
    <w:rsid w:val="00BF3242"/>
    <w:rsid w:val="00BF3902"/>
    <w:rsid w:val="00BF3C00"/>
    <w:rsid w:val="00BF3D73"/>
    <w:rsid w:val="00BF3ED6"/>
    <w:rsid w:val="00BF42CB"/>
    <w:rsid w:val="00BF48B2"/>
    <w:rsid w:val="00BF5462"/>
    <w:rsid w:val="00BF54C0"/>
    <w:rsid w:val="00BF6162"/>
    <w:rsid w:val="00BF67EE"/>
    <w:rsid w:val="00BF6BB3"/>
    <w:rsid w:val="00BF6D59"/>
    <w:rsid w:val="00BF6F83"/>
    <w:rsid w:val="00BF70C3"/>
    <w:rsid w:val="00BF79BC"/>
    <w:rsid w:val="00BF7A79"/>
    <w:rsid w:val="00C003C1"/>
    <w:rsid w:val="00C0072C"/>
    <w:rsid w:val="00C00CA1"/>
    <w:rsid w:val="00C01AB7"/>
    <w:rsid w:val="00C01E69"/>
    <w:rsid w:val="00C01ED0"/>
    <w:rsid w:val="00C0214A"/>
    <w:rsid w:val="00C0220A"/>
    <w:rsid w:val="00C02E03"/>
    <w:rsid w:val="00C030AD"/>
    <w:rsid w:val="00C0352B"/>
    <w:rsid w:val="00C0419D"/>
    <w:rsid w:val="00C054FB"/>
    <w:rsid w:val="00C059C3"/>
    <w:rsid w:val="00C05C43"/>
    <w:rsid w:val="00C06D53"/>
    <w:rsid w:val="00C07532"/>
    <w:rsid w:val="00C07991"/>
    <w:rsid w:val="00C07BB3"/>
    <w:rsid w:val="00C07E2F"/>
    <w:rsid w:val="00C10916"/>
    <w:rsid w:val="00C1096E"/>
    <w:rsid w:val="00C10A3A"/>
    <w:rsid w:val="00C10A8B"/>
    <w:rsid w:val="00C10A91"/>
    <w:rsid w:val="00C135CC"/>
    <w:rsid w:val="00C148ED"/>
    <w:rsid w:val="00C15AF5"/>
    <w:rsid w:val="00C15D97"/>
    <w:rsid w:val="00C164A7"/>
    <w:rsid w:val="00C16AAC"/>
    <w:rsid w:val="00C1702E"/>
    <w:rsid w:val="00C17521"/>
    <w:rsid w:val="00C175F7"/>
    <w:rsid w:val="00C17623"/>
    <w:rsid w:val="00C17961"/>
    <w:rsid w:val="00C1797A"/>
    <w:rsid w:val="00C17F1D"/>
    <w:rsid w:val="00C20491"/>
    <w:rsid w:val="00C20B5F"/>
    <w:rsid w:val="00C210C1"/>
    <w:rsid w:val="00C214C6"/>
    <w:rsid w:val="00C21C20"/>
    <w:rsid w:val="00C22771"/>
    <w:rsid w:val="00C22938"/>
    <w:rsid w:val="00C22A31"/>
    <w:rsid w:val="00C22FC7"/>
    <w:rsid w:val="00C23794"/>
    <w:rsid w:val="00C237F9"/>
    <w:rsid w:val="00C23896"/>
    <w:rsid w:val="00C23B84"/>
    <w:rsid w:val="00C23F07"/>
    <w:rsid w:val="00C24E4C"/>
    <w:rsid w:val="00C25034"/>
    <w:rsid w:val="00C2525E"/>
    <w:rsid w:val="00C265CA"/>
    <w:rsid w:val="00C27021"/>
    <w:rsid w:val="00C275FE"/>
    <w:rsid w:val="00C27770"/>
    <w:rsid w:val="00C27B8E"/>
    <w:rsid w:val="00C27D9E"/>
    <w:rsid w:val="00C30626"/>
    <w:rsid w:val="00C30D5D"/>
    <w:rsid w:val="00C3120E"/>
    <w:rsid w:val="00C31563"/>
    <w:rsid w:val="00C319BA"/>
    <w:rsid w:val="00C31D04"/>
    <w:rsid w:val="00C322EA"/>
    <w:rsid w:val="00C326BF"/>
    <w:rsid w:val="00C329F9"/>
    <w:rsid w:val="00C32B99"/>
    <w:rsid w:val="00C33079"/>
    <w:rsid w:val="00C341EA"/>
    <w:rsid w:val="00C345F6"/>
    <w:rsid w:val="00C34AF5"/>
    <w:rsid w:val="00C34DB4"/>
    <w:rsid w:val="00C350FD"/>
    <w:rsid w:val="00C35E7A"/>
    <w:rsid w:val="00C362BF"/>
    <w:rsid w:val="00C36343"/>
    <w:rsid w:val="00C36AB9"/>
    <w:rsid w:val="00C36BCD"/>
    <w:rsid w:val="00C36F4A"/>
    <w:rsid w:val="00C37334"/>
    <w:rsid w:val="00C373BD"/>
    <w:rsid w:val="00C37C9B"/>
    <w:rsid w:val="00C40865"/>
    <w:rsid w:val="00C40A4B"/>
    <w:rsid w:val="00C40F18"/>
    <w:rsid w:val="00C41208"/>
    <w:rsid w:val="00C4162A"/>
    <w:rsid w:val="00C41A83"/>
    <w:rsid w:val="00C41AA8"/>
    <w:rsid w:val="00C4241F"/>
    <w:rsid w:val="00C4269B"/>
    <w:rsid w:val="00C42BB0"/>
    <w:rsid w:val="00C433E9"/>
    <w:rsid w:val="00C43454"/>
    <w:rsid w:val="00C4354B"/>
    <w:rsid w:val="00C43A3A"/>
    <w:rsid w:val="00C442DC"/>
    <w:rsid w:val="00C44808"/>
    <w:rsid w:val="00C44DAB"/>
    <w:rsid w:val="00C45635"/>
    <w:rsid w:val="00C45C93"/>
    <w:rsid w:val="00C46C0B"/>
    <w:rsid w:val="00C46F8C"/>
    <w:rsid w:val="00C478C7"/>
    <w:rsid w:val="00C500EC"/>
    <w:rsid w:val="00C508A3"/>
    <w:rsid w:val="00C50BB2"/>
    <w:rsid w:val="00C50CB5"/>
    <w:rsid w:val="00C50D10"/>
    <w:rsid w:val="00C511E1"/>
    <w:rsid w:val="00C512AB"/>
    <w:rsid w:val="00C5171D"/>
    <w:rsid w:val="00C51F4B"/>
    <w:rsid w:val="00C526AD"/>
    <w:rsid w:val="00C532E6"/>
    <w:rsid w:val="00C5336D"/>
    <w:rsid w:val="00C538CB"/>
    <w:rsid w:val="00C53B93"/>
    <w:rsid w:val="00C53C15"/>
    <w:rsid w:val="00C53CE3"/>
    <w:rsid w:val="00C53DC3"/>
    <w:rsid w:val="00C5414D"/>
    <w:rsid w:val="00C552F9"/>
    <w:rsid w:val="00C55367"/>
    <w:rsid w:val="00C55D17"/>
    <w:rsid w:val="00C55E18"/>
    <w:rsid w:val="00C55F40"/>
    <w:rsid w:val="00C55FEE"/>
    <w:rsid w:val="00C568B6"/>
    <w:rsid w:val="00C569F4"/>
    <w:rsid w:val="00C56A9B"/>
    <w:rsid w:val="00C57089"/>
    <w:rsid w:val="00C5776D"/>
    <w:rsid w:val="00C60AAA"/>
    <w:rsid w:val="00C61091"/>
    <w:rsid w:val="00C625E0"/>
    <w:rsid w:val="00C6268F"/>
    <w:rsid w:val="00C62697"/>
    <w:rsid w:val="00C62A12"/>
    <w:rsid w:val="00C62A78"/>
    <w:rsid w:val="00C62CD2"/>
    <w:rsid w:val="00C62CF6"/>
    <w:rsid w:val="00C63B60"/>
    <w:rsid w:val="00C63DCF"/>
    <w:rsid w:val="00C64246"/>
    <w:rsid w:val="00C642DD"/>
    <w:rsid w:val="00C6435B"/>
    <w:rsid w:val="00C6478B"/>
    <w:rsid w:val="00C650E4"/>
    <w:rsid w:val="00C657F6"/>
    <w:rsid w:val="00C65CC8"/>
    <w:rsid w:val="00C66179"/>
    <w:rsid w:val="00C666F4"/>
    <w:rsid w:val="00C67C42"/>
    <w:rsid w:val="00C67E84"/>
    <w:rsid w:val="00C706D3"/>
    <w:rsid w:val="00C7198D"/>
    <w:rsid w:val="00C71BA5"/>
    <w:rsid w:val="00C7293A"/>
    <w:rsid w:val="00C729C7"/>
    <w:rsid w:val="00C72D07"/>
    <w:rsid w:val="00C732E4"/>
    <w:rsid w:val="00C73A41"/>
    <w:rsid w:val="00C747AA"/>
    <w:rsid w:val="00C7515F"/>
    <w:rsid w:val="00C7530A"/>
    <w:rsid w:val="00C7563D"/>
    <w:rsid w:val="00C75966"/>
    <w:rsid w:val="00C75D0F"/>
    <w:rsid w:val="00C769A4"/>
    <w:rsid w:val="00C772AA"/>
    <w:rsid w:val="00C772E7"/>
    <w:rsid w:val="00C77CF0"/>
    <w:rsid w:val="00C80540"/>
    <w:rsid w:val="00C8082A"/>
    <w:rsid w:val="00C8166A"/>
    <w:rsid w:val="00C81FFA"/>
    <w:rsid w:val="00C82E43"/>
    <w:rsid w:val="00C83EED"/>
    <w:rsid w:val="00C83FF4"/>
    <w:rsid w:val="00C84000"/>
    <w:rsid w:val="00C8638A"/>
    <w:rsid w:val="00C86439"/>
    <w:rsid w:val="00C8661B"/>
    <w:rsid w:val="00C86BB0"/>
    <w:rsid w:val="00C86F18"/>
    <w:rsid w:val="00C86FEE"/>
    <w:rsid w:val="00C87069"/>
    <w:rsid w:val="00C876B7"/>
    <w:rsid w:val="00C87CB4"/>
    <w:rsid w:val="00C87DF2"/>
    <w:rsid w:val="00C903E1"/>
    <w:rsid w:val="00C90E0F"/>
    <w:rsid w:val="00C90F0C"/>
    <w:rsid w:val="00C910AE"/>
    <w:rsid w:val="00C91189"/>
    <w:rsid w:val="00C92309"/>
    <w:rsid w:val="00C923E3"/>
    <w:rsid w:val="00C9296C"/>
    <w:rsid w:val="00C931CA"/>
    <w:rsid w:val="00C9346B"/>
    <w:rsid w:val="00C93DF7"/>
    <w:rsid w:val="00C93FDE"/>
    <w:rsid w:val="00C9456E"/>
    <w:rsid w:val="00C947D9"/>
    <w:rsid w:val="00C94CB8"/>
    <w:rsid w:val="00C962F8"/>
    <w:rsid w:val="00C964E7"/>
    <w:rsid w:val="00C97239"/>
    <w:rsid w:val="00C97413"/>
    <w:rsid w:val="00C97416"/>
    <w:rsid w:val="00C975AE"/>
    <w:rsid w:val="00C97784"/>
    <w:rsid w:val="00C97832"/>
    <w:rsid w:val="00C97D6E"/>
    <w:rsid w:val="00C97E26"/>
    <w:rsid w:val="00CA0602"/>
    <w:rsid w:val="00CA229F"/>
    <w:rsid w:val="00CA2311"/>
    <w:rsid w:val="00CA2FF4"/>
    <w:rsid w:val="00CA3434"/>
    <w:rsid w:val="00CA3A4C"/>
    <w:rsid w:val="00CA3D0C"/>
    <w:rsid w:val="00CA3F24"/>
    <w:rsid w:val="00CA446C"/>
    <w:rsid w:val="00CA4758"/>
    <w:rsid w:val="00CA49BF"/>
    <w:rsid w:val="00CA4D3E"/>
    <w:rsid w:val="00CA4DE6"/>
    <w:rsid w:val="00CA4FA2"/>
    <w:rsid w:val="00CA50C1"/>
    <w:rsid w:val="00CA5BB6"/>
    <w:rsid w:val="00CA5CDB"/>
    <w:rsid w:val="00CA6A67"/>
    <w:rsid w:val="00CA7890"/>
    <w:rsid w:val="00CA7CB3"/>
    <w:rsid w:val="00CA7DCB"/>
    <w:rsid w:val="00CA7F3A"/>
    <w:rsid w:val="00CB0143"/>
    <w:rsid w:val="00CB069E"/>
    <w:rsid w:val="00CB0D55"/>
    <w:rsid w:val="00CB0EDD"/>
    <w:rsid w:val="00CB193D"/>
    <w:rsid w:val="00CB2EE8"/>
    <w:rsid w:val="00CB3603"/>
    <w:rsid w:val="00CB3D0D"/>
    <w:rsid w:val="00CB42EE"/>
    <w:rsid w:val="00CB4371"/>
    <w:rsid w:val="00CB45DA"/>
    <w:rsid w:val="00CB5C6A"/>
    <w:rsid w:val="00CB6CD7"/>
    <w:rsid w:val="00CB7F34"/>
    <w:rsid w:val="00CC03C7"/>
    <w:rsid w:val="00CC09E3"/>
    <w:rsid w:val="00CC0BD9"/>
    <w:rsid w:val="00CC0CA1"/>
    <w:rsid w:val="00CC1760"/>
    <w:rsid w:val="00CC177B"/>
    <w:rsid w:val="00CC193D"/>
    <w:rsid w:val="00CC32FD"/>
    <w:rsid w:val="00CC3DCA"/>
    <w:rsid w:val="00CC45FA"/>
    <w:rsid w:val="00CC49D0"/>
    <w:rsid w:val="00CC6397"/>
    <w:rsid w:val="00CC6733"/>
    <w:rsid w:val="00CC681A"/>
    <w:rsid w:val="00CC6BC1"/>
    <w:rsid w:val="00CC71FF"/>
    <w:rsid w:val="00CC7469"/>
    <w:rsid w:val="00CD0638"/>
    <w:rsid w:val="00CD077B"/>
    <w:rsid w:val="00CD09ED"/>
    <w:rsid w:val="00CD0EBA"/>
    <w:rsid w:val="00CD1D4A"/>
    <w:rsid w:val="00CD213E"/>
    <w:rsid w:val="00CD2752"/>
    <w:rsid w:val="00CD2CFF"/>
    <w:rsid w:val="00CD3789"/>
    <w:rsid w:val="00CD385A"/>
    <w:rsid w:val="00CD3B82"/>
    <w:rsid w:val="00CD3C84"/>
    <w:rsid w:val="00CD3DF4"/>
    <w:rsid w:val="00CD43F7"/>
    <w:rsid w:val="00CD4569"/>
    <w:rsid w:val="00CD4715"/>
    <w:rsid w:val="00CD4B86"/>
    <w:rsid w:val="00CD4DF8"/>
    <w:rsid w:val="00CD4EF3"/>
    <w:rsid w:val="00CD5098"/>
    <w:rsid w:val="00CD5140"/>
    <w:rsid w:val="00CD56A2"/>
    <w:rsid w:val="00CD5D64"/>
    <w:rsid w:val="00CD5FF7"/>
    <w:rsid w:val="00CD614C"/>
    <w:rsid w:val="00CD6570"/>
    <w:rsid w:val="00CD6925"/>
    <w:rsid w:val="00CD7074"/>
    <w:rsid w:val="00CD7470"/>
    <w:rsid w:val="00CD7DDE"/>
    <w:rsid w:val="00CE02FC"/>
    <w:rsid w:val="00CE064A"/>
    <w:rsid w:val="00CE1006"/>
    <w:rsid w:val="00CE10FF"/>
    <w:rsid w:val="00CE1913"/>
    <w:rsid w:val="00CE2495"/>
    <w:rsid w:val="00CE279E"/>
    <w:rsid w:val="00CE27B1"/>
    <w:rsid w:val="00CE28F5"/>
    <w:rsid w:val="00CE3328"/>
    <w:rsid w:val="00CE3C35"/>
    <w:rsid w:val="00CE47C5"/>
    <w:rsid w:val="00CE5180"/>
    <w:rsid w:val="00CE59A6"/>
    <w:rsid w:val="00CE623A"/>
    <w:rsid w:val="00CE6794"/>
    <w:rsid w:val="00CE681E"/>
    <w:rsid w:val="00CE6C04"/>
    <w:rsid w:val="00CE6D7E"/>
    <w:rsid w:val="00CE7D57"/>
    <w:rsid w:val="00CE7EC5"/>
    <w:rsid w:val="00CF01FE"/>
    <w:rsid w:val="00CF0D57"/>
    <w:rsid w:val="00CF0D8C"/>
    <w:rsid w:val="00CF0E09"/>
    <w:rsid w:val="00CF13FB"/>
    <w:rsid w:val="00CF16F6"/>
    <w:rsid w:val="00CF1F6F"/>
    <w:rsid w:val="00CF21AF"/>
    <w:rsid w:val="00CF23A5"/>
    <w:rsid w:val="00CF2D7A"/>
    <w:rsid w:val="00CF4227"/>
    <w:rsid w:val="00CF467E"/>
    <w:rsid w:val="00CF47FA"/>
    <w:rsid w:val="00CF4BEC"/>
    <w:rsid w:val="00CF4D4D"/>
    <w:rsid w:val="00CF6119"/>
    <w:rsid w:val="00CF6B52"/>
    <w:rsid w:val="00CF70B8"/>
    <w:rsid w:val="00CF736B"/>
    <w:rsid w:val="00CF73AD"/>
    <w:rsid w:val="00CF75FE"/>
    <w:rsid w:val="00CF7694"/>
    <w:rsid w:val="00CF7A3B"/>
    <w:rsid w:val="00CF7B05"/>
    <w:rsid w:val="00CF7B3C"/>
    <w:rsid w:val="00D0029F"/>
    <w:rsid w:val="00D00636"/>
    <w:rsid w:val="00D01800"/>
    <w:rsid w:val="00D01C8C"/>
    <w:rsid w:val="00D01F91"/>
    <w:rsid w:val="00D021FD"/>
    <w:rsid w:val="00D02383"/>
    <w:rsid w:val="00D02497"/>
    <w:rsid w:val="00D02EA0"/>
    <w:rsid w:val="00D0308D"/>
    <w:rsid w:val="00D03838"/>
    <w:rsid w:val="00D0498E"/>
    <w:rsid w:val="00D04D69"/>
    <w:rsid w:val="00D04EBD"/>
    <w:rsid w:val="00D0543F"/>
    <w:rsid w:val="00D05D6E"/>
    <w:rsid w:val="00D06F49"/>
    <w:rsid w:val="00D06FBF"/>
    <w:rsid w:val="00D078FE"/>
    <w:rsid w:val="00D07B81"/>
    <w:rsid w:val="00D07F4C"/>
    <w:rsid w:val="00D100E4"/>
    <w:rsid w:val="00D101D8"/>
    <w:rsid w:val="00D10FF0"/>
    <w:rsid w:val="00D11651"/>
    <w:rsid w:val="00D1166A"/>
    <w:rsid w:val="00D11C5A"/>
    <w:rsid w:val="00D121F5"/>
    <w:rsid w:val="00D12785"/>
    <w:rsid w:val="00D12934"/>
    <w:rsid w:val="00D12CB6"/>
    <w:rsid w:val="00D13A90"/>
    <w:rsid w:val="00D148C0"/>
    <w:rsid w:val="00D14A06"/>
    <w:rsid w:val="00D14B32"/>
    <w:rsid w:val="00D14B40"/>
    <w:rsid w:val="00D1571E"/>
    <w:rsid w:val="00D158E9"/>
    <w:rsid w:val="00D15964"/>
    <w:rsid w:val="00D16BF3"/>
    <w:rsid w:val="00D16C35"/>
    <w:rsid w:val="00D16FD8"/>
    <w:rsid w:val="00D170E4"/>
    <w:rsid w:val="00D17A04"/>
    <w:rsid w:val="00D17E56"/>
    <w:rsid w:val="00D20053"/>
    <w:rsid w:val="00D202D1"/>
    <w:rsid w:val="00D204AB"/>
    <w:rsid w:val="00D205D3"/>
    <w:rsid w:val="00D21497"/>
    <w:rsid w:val="00D219AA"/>
    <w:rsid w:val="00D22139"/>
    <w:rsid w:val="00D22983"/>
    <w:rsid w:val="00D22B9C"/>
    <w:rsid w:val="00D22F90"/>
    <w:rsid w:val="00D22FF7"/>
    <w:rsid w:val="00D23025"/>
    <w:rsid w:val="00D238A8"/>
    <w:rsid w:val="00D238D6"/>
    <w:rsid w:val="00D23A84"/>
    <w:rsid w:val="00D23B23"/>
    <w:rsid w:val="00D23E65"/>
    <w:rsid w:val="00D24D08"/>
    <w:rsid w:val="00D25498"/>
    <w:rsid w:val="00D25AE7"/>
    <w:rsid w:val="00D308C7"/>
    <w:rsid w:val="00D31620"/>
    <w:rsid w:val="00D31708"/>
    <w:rsid w:val="00D318F8"/>
    <w:rsid w:val="00D32118"/>
    <w:rsid w:val="00D323B2"/>
    <w:rsid w:val="00D32521"/>
    <w:rsid w:val="00D333AF"/>
    <w:rsid w:val="00D3351C"/>
    <w:rsid w:val="00D33EA8"/>
    <w:rsid w:val="00D34151"/>
    <w:rsid w:val="00D34468"/>
    <w:rsid w:val="00D34477"/>
    <w:rsid w:val="00D347CD"/>
    <w:rsid w:val="00D34BF9"/>
    <w:rsid w:val="00D34D86"/>
    <w:rsid w:val="00D352B0"/>
    <w:rsid w:val="00D363B3"/>
    <w:rsid w:val="00D3703D"/>
    <w:rsid w:val="00D37177"/>
    <w:rsid w:val="00D37850"/>
    <w:rsid w:val="00D37A03"/>
    <w:rsid w:val="00D40419"/>
    <w:rsid w:val="00D41AF0"/>
    <w:rsid w:val="00D42232"/>
    <w:rsid w:val="00D42972"/>
    <w:rsid w:val="00D42ADB"/>
    <w:rsid w:val="00D42AF7"/>
    <w:rsid w:val="00D43B5E"/>
    <w:rsid w:val="00D43C4F"/>
    <w:rsid w:val="00D44275"/>
    <w:rsid w:val="00D4449A"/>
    <w:rsid w:val="00D446CE"/>
    <w:rsid w:val="00D44973"/>
    <w:rsid w:val="00D44F0A"/>
    <w:rsid w:val="00D4522B"/>
    <w:rsid w:val="00D4552A"/>
    <w:rsid w:val="00D457D6"/>
    <w:rsid w:val="00D45B44"/>
    <w:rsid w:val="00D45C5A"/>
    <w:rsid w:val="00D4674A"/>
    <w:rsid w:val="00D468A7"/>
    <w:rsid w:val="00D47245"/>
    <w:rsid w:val="00D473C1"/>
    <w:rsid w:val="00D478BB"/>
    <w:rsid w:val="00D50369"/>
    <w:rsid w:val="00D50B6B"/>
    <w:rsid w:val="00D50F3D"/>
    <w:rsid w:val="00D51360"/>
    <w:rsid w:val="00D5163E"/>
    <w:rsid w:val="00D51FF3"/>
    <w:rsid w:val="00D525F8"/>
    <w:rsid w:val="00D528BE"/>
    <w:rsid w:val="00D52B75"/>
    <w:rsid w:val="00D52C42"/>
    <w:rsid w:val="00D53A97"/>
    <w:rsid w:val="00D54434"/>
    <w:rsid w:val="00D5496F"/>
    <w:rsid w:val="00D552EA"/>
    <w:rsid w:val="00D57703"/>
    <w:rsid w:val="00D57E01"/>
    <w:rsid w:val="00D57FF0"/>
    <w:rsid w:val="00D604DC"/>
    <w:rsid w:val="00D6056C"/>
    <w:rsid w:val="00D612FD"/>
    <w:rsid w:val="00D6194F"/>
    <w:rsid w:val="00D61C97"/>
    <w:rsid w:val="00D621E3"/>
    <w:rsid w:val="00D6277E"/>
    <w:rsid w:val="00D630F8"/>
    <w:rsid w:val="00D6358C"/>
    <w:rsid w:val="00D63CA5"/>
    <w:rsid w:val="00D63F4C"/>
    <w:rsid w:val="00D64973"/>
    <w:rsid w:val="00D64D76"/>
    <w:rsid w:val="00D64E93"/>
    <w:rsid w:val="00D64F61"/>
    <w:rsid w:val="00D6523B"/>
    <w:rsid w:val="00D658C1"/>
    <w:rsid w:val="00D65B10"/>
    <w:rsid w:val="00D65D63"/>
    <w:rsid w:val="00D65F54"/>
    <w:rsid w:val="00D66CDB"/>
    <w:rsid w:val="00D673D8"/>
    <w:rsid w:val="00D6742E"/>
    <w:rsid w:val="00D6790C"/>
    <w:rsid w:val="00D7013C"/>
    <w:rsid w:val="00D70744"/>
    <w:rsid w:val="00D71155"/>
    <w:rsid w:val="00D71DAE"/>
    <w:rsid w:val="00D72331"/>
    <w:rsid w:val="00D72725"/>
    <w:rsid w:val="00D72DB9"/>
    <w:rsid w:val="00D738D6"/>
    <w:rsid w:val="00D73917"/>
    <w:rsid w:val="00D74970"/>
    <w:rsid w:val="00D755EB"/>
    <w:rsid w:val="00D75A34"/>
    <w:rsid w:val="00D771C5"/>
    <w:rsid w:val="00D77866"/>
    <w:rsid w:val="00D77E05"/>
    <w:rsid w:val="00D80608"/>
    <w:rsid w:val="00D80AB5"/>
    <w:rsid w:val="00D81950"/>
    <w:rsid w:val="00D8274D"/>
    <w:rsid w:val="00D839E4"/>
    <w:rsid w:val="00D842DB"/>
    <w:rsid w:val="00D8446E"/>
    <w:rsid w:val="00D84636"/>
    <w:rsid w:val="00D851C4"/>
    <w:rsid w:val="00D85E70"/>
    <w:rsid w:val="00D860D7"/>
    <w:rsid w:val="00D86D44"/>
    <w:rsid w:val="00D873EB"/>
    <w:rsid w:val="00D87E00"/>
    <w:rsid w:val="00D90478"/>
    <w:rsid w:val="00D90890"/>
    <w:rsid w:val="00D90A07"/>
    <w:rsid w:val="00D90ACC"/>
    <w:rsid w:val="00D9111A"/>
    <w:rsid w:val="00D91221"/>
    <w:rsid w:val="00D91234"/>
    <w:rsid w:val="00D9134D"/>
    <w:rsid w:val="00D9158E"/>
    <w:rsid w:val="00D91BDF"/>
    <w:rsid w:val="00D9221E"/>
    <w:rsid w:val="00D92DF1"/>
    <w:rsid w:val="00D933AA"/>
    <w:rsid w:val="00D93C4E"/>
    <w:rsid w:val="00D946A6"/>
    <w:rsid w:val="00D94AD1"/>
    <w:rsid w:val="00D95362"/>
    <w:rsid w:val="00D9585D"/>
    <w:rsid w:val="00D95B8B"/>
    <w:rsid w:val="00D95CBD"/>
    <w:rsid w:val="00D96E8C"/>
    <w:rsid w:val="00D96EB5"/>
    <w:rsid w:val="00D9746A"/>
    <w:rsid w:val="00D97BAF"/>
    <w:rsid w:val="00D97F30"/>
    <w:rsid w:val="00DA0B3E"/>
    <w:rsid w:val="00DA0E3B"/>
    <w:rsid w:val="00DA3353"/>
    <w:rsid w:val="00DA3448"/>
    <w:rsid w:val="00DA3F1C"/>
    <w:rsid w:val="00DA4430"/>
    <w:rsid w:val="00DA4D97"/>
    <w:rsid w:val="00DA51C1"/>
    <w:rsid w:val="00DA5869"/>
    <w:rsid w:val="00DA626A"/>
    <w:rsid w:val="00DA7A03"/>
    <w:rsid w:val="00DB0009"/>
    <w:rsid w:val="00DB0511"/>
    <w:rsid w:val="00DB079C"/>
    <w:rsid w:val="00DB13CF"/>
    <w:rsid w:val="00DB1818"/>
    <w:rsid w:val="00DB2695"/>
    <w:rsid w:val="00DB2737"/>
    <w:rsid w:val="00DB2943"/>
    <w:rsid w:val="00DB2A14"/>
    <w:rsid w:val="00DB4127"/>
    <w:rsid w:val="00DB4275"/>
    <w:rsid w:val="00DB440A"/>
    <w:rsid w:val="00DB4476"/>
    <w:rsid w:val="00DB44B4"/>
    <w:rsid w:val="00DB49E1"/>
    <w:rsid w:val="00DB4CA2"/>
    <w:rsid w:val="00DB61A0"/>
    <w:rsid w:val="00DB70C2"/>
    <w:rsid w:val="00DB74D5"/>
    <w:rsid w:val="00DC08A5"/>
    <w:rsid w:val="00DC0CA5"/>
    <w:rsid w:val="00DC0DE0"/>
    <w:rsid w:val="00DC0F1E"/>
    <w:rsid w:val="00DC1005"/>
    <w:rsid w:val="00DC18CA"/>
    <w:rsid w:val="00DC1BE2"/>
    <w:rsid w:val="00DC1C05"/>
    <w:rsid w:val="00DC231D"/>
    <w:rsid w:val="00DC2FED"/>
    <w:rsid w:val="00DC309B"/>
    <w:rsid w:val="00DC3351"/>
    <w:rsid w:val="00DC3854"/>
    <w:rsid w:val="00DC3B05"/>
    <w:rsid w:val="00DC4DA2"/>
    <w:rsid w:val="00DC4FD6"/>
    <w:rsid w:val="00DC5022"/>
    <w:rsid w:val="00DC509E"/>
    <w:rsid w:val="00DC5225"/>
    <w:rsid w:val="00DC5302"/>
    <w:rsid w:val="00DC5488"/>
    <w:rsid w:val="00DC58E0"/>
    <w:rsid w:val="00DC626B"/>
    <w:rsid w:val="00DC77DA"/>
    <w:rsid w:val="00DC7F8D"/>
    <w:rsid w:val="00DD0AD7"/>
    <w:rsid w:val="00DD0E94"/>
    <w:rsid w:val="00DD0EBF"/>
    <w:rsid w:val="00DD0F37"/>
    <w:rsid w:val="00DD0FA6"/>
    <w:rsid w:val="00DD1033"/>
    <w:rsid w:val="00DD1F24"/>
    <w:rsid w:val="00DD2BA3"/>
    <w:rsid w:val="00DD2C17"/>
    <w:rsid w:val="00DD31E8"/>
    <w:rsid w:val="00DD372E"/>
    <w:rsid w:val="00DD38E9"/>
    <w:rsid w:val="00DD3C9B"/>
    <w:rsid w:val="00DD40AD"/>
    <w:rsid w:val="00DD4DC6"/>
    <w:rsid w:val="00DD5099"/>
    <w:rsid w:val="00DD67E2"/>
    <w:rsid w:val="00DD7EDB"/>
    <w:rsid w:val="00DE013F"/>
    <w:rsid w:val="00DE07F4"/>
    <w:rsid w:val="00DE170D"/>
    <w:rsid w:val="00DE1B03"/>
    <w:rsid w:val="00DE240D"/>
    <w:rsid w:val="00DE2512"/>
    <w:rsid w:val="00DE352F"/>
    <w:rsid w:val="00DE3935"/>
    <w:rsid w:val="00DE3A2E"/>
    <w:rsid w:val="00DE3B14"/>
    <w:rsid w:val="00DE4E1D"/>
    <w:rsid w:val="00DE501F"/>
    <w:rsid w:val="00DE523B"/>
    <w:rsid w:val="00DE53CB"/>
    <w:rsid w:val="00DE570A"/>
    <w:rsid w:val="00DE6245"/>
    <w:rsid w:val="00DE668B"/>
    <w:rsid w:val="00DE678E"/>
    <w:rsid w:val="00DE6931"/>
    <w:rsid w:val="00DE6E6B"/>
    <w:rsid w:val="00DE74F4"/>
    <w:rsid w:val="00DE7CF5"/>
    <w:rsid w:val="00DF007E"/>
    <w:rsid w:val="00DF055B"/>
    <w:rsid w:val="00DF0757"/>
    <w:rsid w:val="00DF0B95"/>
    <w:rsid w:val="00DF1BD5"/>
    <w:rsid w:val="00DF23B5"/>
    <w:rsid w:val="00DF26AA"/>
    <w:rsid w:val="00DF285B"/>
    <w:rsid w:val="00DF2C23"/>
    <w:rsid w:val="00DF2E8A"/>
    <w:rsid w:val="00DF3973"/>
    <w:rsid w:val="00DF3D20"/>
    <w:rsid w:val="00DF4601"/>
    <w:rsid w:val="00DF4C82"/>
    <w:rsid w:val="00DF4F07"/>
    <w:rsid w:val="00DF5101"/>
    <w:rsid w:val="00DF51DF"/>
    <w:rsid w:val="00DF5215"/>
    <w:rsid w:val="00DF5DDD"/>
    <w:rsid w:val="00DF5E05"/>
    <w:rsid w:val="00DF6088"/>
    <w:rsid w:val="00DF62CD"/>
    <w:rsid w:val="00DF687F"/>
    <w:rsid w:val="00DF6A12"/>
    <w:rsid w:val="00DF6D90"/>
    <w:rsid w:val="00DF7187"/>
    <w:rsid w:val="00DF7476"/>
    <w:rsid w:val="00DF778C"/>
    <w:rsid w:val="00DF7BBB"/>
    <w:rsid w:val="00E0046B"/>
    <w:rsid w:val="00E007EB"/>
    <w:rsid w:val="00E00D80"/>
    <w:rsid w:val="00E01826"/>
    <w:rsid w:val="00E01C31"/>
    <w:rsid w:val="00E01CBD"/>
    <w:rsid w:val="00E02024"/>
    <w:rsid w:val="00E026BF"/>
    <w:rsid w:val="00E02997"/>
    <w:rsid w:val="00E03645"/>
    <w:rsid w:val="00E03A04"/>
    <w:rsid w:val="00E03B24"/>
    <w:rsid w:val="00E03C96"/>
    <w:rsid w:val="00E03F2E"/>
    <w:rsid w:val="00E03F32"/>
    <w:rsid w:val="00E04047"/>
    <w:rsid w:val="00E04223"/>
    <w:rsid w:val="00E04912"/>
    <w:rsid w:val="00E049C7"/>
    <w:rsid w:val="00E05022"/>
    <w:rsid w:val="00E061A1"/>
    <w:rsid w:val="00E06C71"/>
    <w:rsid w:val="00E0754A"/>
    <w:rsid w:val="00E07713"/>
    <w:rsid w:val="00E100E7"/>
    <w:rsid w:val="00E105CA"/>
    <w:rsid w:val="00E10D9A"/>
    <w:rsid w:val="00E10DEB"/>
    <w:rsid w:val="00E12B71"/>
    <w:rsid w:val="00E12BAC"/>
    <w:rsid w:val="00E12C79"/>
    <w:rsid w:val="00E13C17"/>
    <w:rsid w:val="00E13FD9"/>
    <w:rsid w:val="00E13FDC"/>
    <w:rsid w:val="00E14962"/>
    <w:rsid w:val="00E14FF6"/>
    <w:rsid w:val="00E153C7"/>
    <w:rsid w:val="00E16C1C"/>
    <w:rsid w:val="00E17343"/>
    <w:rsid w:val="00E17448"/>
    <w:rsid w:val="00E178A5"/>
    <w:rsid w:val="00E2013B"/>
    <w:rsid w:val="00E20379"/>
    <w:rsid w:val="00E20D0B"/>
    <w:rsid w:val="00E20F0F"/>
    <w:rsid w:val="00E2142D"/>
    <w:rsid w:val="00E21743"/>
    <w:rsid w:val="00E21F72"/>
    <w:rsid w:val="00E21F91"/>
    <w:rsid w:val="00E2241D"/>
    <w:rsid w:val="00E22670"/>
    <w:rsid w:val="00E22F4F"/>
    <w:rsid w:val="00E233E9"/>
    <w:rsid w:val="00E2371C"/>
    <w:rsid w:val="00E239C7"/>
    <w:rsid w:val="00E23C49"/>
    <w:rsid w:val="00E23D30"/>
    <w:rsid w:val="00E23FC3"/>
    <w:rsid w:val="00E243DF"/>
    <w:rsid w:val="00E245FB"/>
    <w:rsid w:val="00E24659"/>
    <w:rsid w:val="00E24AD8"/>
    <w:rsid w:val="00E2505B"/>
    <w:rsid w:val="00E26411"/>
    <w:rsid w:val="00E26479"/>
    <w:rsid w:val="00E26692"/>
    <w:rsid w:val="00E2692E"/>
    <w:rsid w:val="00E26DF5"/>
    <w:rsid w:val="00E272A4"/>
    <w:rsid w:val="00E272E3"/>
    <w:rsid w:val="00E27E8A"/>
    <w:rsid w:val="00E27EFA"/>
    <w:rsid w:val="00E30B82"/>
    <w:rsid w:val="00E30D2F"/>
    <w:rsid w:val="00E311D4"/>
    <w:rsid w:val="00E31A49"/>
    <w:rsid w:val="00E31FA3"/>
    <w:rsid w:val="00E3215D"/>
    <w:rsid w:val="00E321BF"/>
    <w:rsid w:val="00E32793"/>
    <w:rsid w:val="00E33500"/>
    <w:rsid w:val="00E33C64"/>
    <w:rsid w:val="00E34336"/>
    <w:rsid w:val="00E34394"/>
    <w:rsid w:val="00E34D4C"/>
    <w:rsid w:val="00E354A6"/>
    <w:rsid w:val="00E35948"/>
    <w:rsid w:val="00E35BF0"/>
    <w:rsid w:val="00E35E45"/>
    <w:rsid w:val="00E35F18"/>
    <w:rsid w:val="00E364EC"/>
    <w:rsid w:val="00E3661D"/>
    <w:rsid w:val="00E36B1E"/>
    <w:rsid w:val="00E36E96"/>
    <w:rsid w:val="00E36FAB"/>
    <w:rsid w:val="00E3726B"/>
    <w:rsid w:val="00E3739A"/>
    <w:rsid w:val="00E37465"/>
    <w:rsid w:val="00E37CA2"/>
    <w:rsid w:val="00E402DE"/>
    <w:rsid w:val="00E4086A"/>
    <w:rsid w:val="00E409A2"/>
    <w:rsid w:val="00E42876"/>
    <w:rsid w:val="00E42897"/>
    <w:rsid w:val="00E42917"/>
    <w:rsid w:val="00E42AF6"/>
    <w:rsid w:val="00E42B11"/>
    <w:rsid w:val="00E42B24"/>
    <w:rsid w:val="00E42FD0"/>
    <w:rsid w:val="00E432EC"/>
    <w:rsid w:val="00E43399"/>
    <w:rsid w:val="00E43A94"/>
    <w:rsid w:val="00E44732"/>
    <w:rsid w:val="00E4474F"/>
    <w:rsid w:val="00E44949"/>
    <w:rsid w:val="00E4544B"/>
    <w:rsid w:val="00E45693"/>
    <w:rsid w:val="00E45813"/>
    <w:rsid w:val="00E45CAF"/>
    <w:rsid w:val="00E45CDE"/>
    <w:rsid w:val="00E463D1"/>
    <w:rsid w:val="00E46A31"/>
    <w:rsid w:val="00E472E2"/>
    <w:rsid w:val="00E47D7A"/>
    <w:rsid w:val="00E500F0"/>
    <w:rsid w:val="00E50202"/>
    <w:rsid w:val="00E50692"/>
    <w:rsid w:val="00E508D6"/>
    <w:rsid w:val="00E50FD1"/>
    <w:rsid w:val="00E5192E"/>
    <w:rsid w:val="00E51C46"/>
    <w:rsid w:val="00E526CB"/>
    <w:rsid w:val="00E526E1"/>
    <w:rsid w:val="00E52A4D"/>
    <w:rsid w:val="00E53C08"/>
    <w:rsid w:val="00E53C1C"/>
    <w:rsid w:val="00E53E88"/>
    <w:rsid w:val="00E54211"/>
    <w:rsid w:val="00E55447"/>
    <w:rsid w:val="00E55617"/>
    <w:rsid w:val="00E55674"/>
    <w:rsid w:val="00E559AC"/>
    <w:rsid w:val="00E561B6"/>
    <w:rsid w:val="00E563AF"/>
    <w:rsid w:val="00E56590"/>
    <w:rsid w:val="00E5716C"/>
    <w:rsid w:val="00E571F9"/>
    <w:rsid w:val="00E57560"/>
    <w:rsid w:val="00E57634"/>
    <w:rsid w:val="00E57849"/>
    <w:rsid w:val="00E57BAA"/>
    <w:rsid w:val="00E60765"/>
    <w:rsid w:val="00E608D0"/>
    <w:rsid w:val="00E60FA9"/>
    <w:rsid w:val="00E61B9F"/>
    <w:rsid w:val="00E61BF9"/>
    <w:rsid w:val="00E61EAE"/>
    <w:rsid w:val="00E62B67"/>
    <w:rsid w:val="00E62B9C"/>
    <w:rsid w:val="00E62CA7"/>
    <w:rsid w:val="00E62FCD"/>
    <w:rsid w:val="00E63131"/>
    <w:rsid w:val="00E63428"/>
    <w:rsid w:val="00E63826"/>
    <w:rsid w:val="00E641DA"/>
    <w:rsid w:val="00E642FA"/>
    <w:rsid w:val="00E64EA3"/>
    <w:rsid w:val="00E65777"/>
    <w:rsid w:val="00E65FD2"/>
    <w:rsid w:val="00E6656C"/>
    <w:rsid w:val="00E66B09"/>
    <w:rsid w:val="00E67472"/>
    <w:rsid w:val="00E67575"/>
    <w:rsid w:val="00E67806"/>
    <w:rsid w:val="00E67AC7"/>
    <w:rsid w:val="00E67E4C"/>
    <w:rsid w:val="00E70405"/>
    <w:rsid w:val="00E7069E"/>
    <w:rsid w:val="00E71A5E"/>
    <w:rsid w:val="00E72CF3"/>
    <w:rsid w:val="00E73103"/>
    <w:rsid w:val="00E73773"/>
    <w:rsid w:val="00E73DF7"/>
    <w:rsid w:val="00E742E2"/>
    <w:rsid w:val="00E743EC"/>
    <w:rsid w:val="00E74655"/>
    <w:rsid w:val="00E747C3"/>
    <w:rsid w:val="00E74A1E"/>
    <w:rsid w:val="00E7516C"/>
    <w:rsid w:val="00E75E6C"/>
    <w:rsid w:val="00E760F4"/>
    <w:rsid w:val="00E761D1"/>
    <w:rsid w:val="00E763C0"/>
    <w:rsid w:val="00E766CE"/>
    <w:rsid w:val="00E76BBF"/>
    <w:rsid w:val="00E77645"/>
    <w:rsid w:val="00E77846"/>
    <w:rsid w:val="00E77ADC"/>
    <w:rsid w:val="00E802F7"/>
    <w:rsid w:val="00E80316"/>
    <w:rsid w:val="00E809B0"/>
    <w:rsid w:val="00E81DA6"/>
    <w:rsid w:val="00E81FA5"/>
    <w:rsid w:val="00E82A68"/>
    <w:rsid w:val="00E82C41"/>
    <w:rsid w:val="00E83013"/>
    <w:rsid w:val="00E83409"/>
    <w:rsid w:val="00E83900"/>
    <w:rsid w:val="00E83C7F"/>
    <w:rsid w:val="00E83FA1"/>
    <w:rsid w:val="00E8402E"/>
    <w:rsid w:val="00E8415B"/>
    <w:rsid w:val="00E84568"/>
    <w:rsid w:val="00E851DA"/>
    <w:rsid w:val="00E85268"/>
    <w:rsid w:val="00E852C8"/>
    <w:rsid w:val="00E8552D"/>
    <w:rsid w:val="00E85656"/>
    <w:rsid w:val="00E85D99"/>
    <w:rsid w:val="00E86B8C"/>
    <w:rsid w:val="00E87053"/>
    <w:rsid w:val="00E8745C"/>
    <w:rsid w:val="00E87D22"/>
    <w:rsid w:val="00E902AD"/>
    <w:rsid w:val="00E9089D"/>
    <w:rsid w:val="00E90F91"/>
    <w:rsid w:val="00E90FD4"/>
    <w:rsid w:val="00E9174F"/>
    <w:rsid w:val="00E91765"/>
    <w:rsid w:val="00E92DFF"/>
    <w:rsid w:val="00E92F8D"/>
    <w:rsid w:val="00E93A92"/>
    <w:rsid w:val="00E94188"/>
    <w:rsid w:val="00E9432E"/>
    <w:rsid w:val="00E94B77"/>
    <w:rsid w:val="00E94F90"/>
    <w:rsid w:val="00E952FB"/>
    <w:rsid w:val="00E959F5"/>
    <w:rsid w:val="00E95AAB"/>
    <w:rsid w:val="00E95B9B"/>
    <w:rsid w:val="00E95C52"/>
    <w:rsid w:val="00E95D2A"/>
    <w:rsid w:val="00E96843"/>
    <w:rsid w:val="00E969C9"/>
    <w:rsid w:val="00E97407"/>
    <w:rsid w:val="00E97D2C"/>
    <w:rsid w:val="00EA03F8"/>
    <w:rsid w:val="00EA05AD"/>
    <w:rsid w:val="00EA0FDE"/>
    <w:rsid w:val="00EA2782"/>
    <w:rsid w:val="00EA2819"/>
    <w:rsid w:val="00EA3234"/>
    <w:rsid w:val="00EA3237"/>
    <w:rsid w:val="00EA4EB6"/>
    <w:rsid w:val="00EA54B6"/>
    <w:rsid w:val="00EA5D83"/>
    <w:rsid w:val="00EA5FF4"/>
    <w:rsid w:val="00EA6313"/>
    <w:rsid w:val="00EA6839"/>
    <w:rsid w:val="00EB04DB"/>
    <w:rsid w:val="00EB0871"/>
    <w:rsid w:val="00EB193D"/>
    <w:rsid w:val="00EB2329"/>
    <w:rsid w:val="00EB2844"/>
    <w:rsid w:val="00EB2977"/>
    <w:rsid w:val="00EB2AF8"/>
    <w:rsid w:val="00EB2C1A"/>
    <w:rsid w:val="00EB30B3"/>
    <w:rsid w:val="00EB3A0B"/>
    <w:rsid w:val="00EB3D36"/>
    <w:rsid w:val="00EB4208"/>
    <w:rsid w:val="00EB42F4"/>
    <w:rsid w:val="00EB458B"/>
    <w:rsid w:val="00EB4E98"/>
    <w:rsid w:val="00EB4FD4"/>
    <w:rsid w:val="00EB5836"/>
    <w:rsid w:val="00EB729C"/>
    <w:rsid w:val="00EB7660"/>
    <w:rsid w:val="00EC0443"/>
    <w:rsid w:val="00EC0521"/>
    <w:rsid w:val="00EC07CF"/>
    <w:rsid w:val="00EC0A25"/>
    <w:rsid w:val="00EC0F3F"/>
    <w:rsid w:val="00EC1447"/>
    <w:rsid w:val="00EC1AD3"/>
    <w:rsid w:val="00EC1B11"/>
    <w:rsid w:val="00EC22B4"/>
    <w:rsid w:val="00EC2849"/>
    <w:rsid w:val="00EC2BB1"/>
    <w:rsid w:val="00EC2DF6"/>
    <w:rsid w:val="00EC313C"/>
    <w:rsid w:val="00EC34BC"/>
    <w:rsid w:val="00EC39FB"/>
    <w:rsid w:val="00EC3C2C"/>
    <w:rsid w:val="00EC42CE"/>
    <w:rsid w:val="00EC4A25"/>
    <w:rsid w:val="00EC4E8F"/>
    <w:rsid w:val="00EC4EC4"/>
    <w:rsid w:val="00EC5D0E"/>
    <w:rsid w:val="00EC6C0C"/>
    <w:rsid w:val="00EC6CFC"/>
    <w:rsid w:val="00EC76B8"/>
    <w:rsid w:val="00EC7EB6"/>
    <w:rsid w:val="00ED016E"/>
    <w:rsid w:val="00ED0CA0"/>
    <w:rsid w:val="00ED0E8F"/>
    <w:rsid w:val="00ED0F40"/>
    <w:rsid w:val="00ED15AE"/>
    <w:rsid w:val="00ED1EED"/>
    <w:rsid w:val="00ED2413"/>
    <w:rsid w:val="00ED24C1"/>
    <w:rsid w:val="00ED24F9"/>
    <w:rsid w:val="00ED3706"/>
    <w:rsid w:val="00ED3B9F"/>
    <w:rsid w:val="00ED3E35"/>
    <w:rsid w:val="00ED4251"/>
    <w:rsid w:val="00ED564B"/>
    <w:rsid w:val="00ED6048"/>
    <w:rsid w:val="00ED636F"/>
    <w:rsid w:val="00ED698C"/>
    <w:rsid w:val="00ED69CC"/>
    <w:rsid w:val="00ED6EA4"/>
    <w:rsid w:val="00ED7108"/>
    <w:rsid w:val="00ED7288"/>
    <w:rsid w:val="00ED778E"/>
    <w:rsid w:val="00EE06C0"/>
    <w:rsid w:val="00EE089A"/>
    <w:rsid w:val="00EE22E4"/>
    <w:rsid w:val="00EE264F"/>
    <w:rsid w:val="00EE28C4"/>
    <w:rsid w:val="00EE2FA8"/>
    <w:rsid w:val="00EE39AA"/>
    <w:rsid w:val="00EE3CF6"/>
    <w:rsid w:val="00EE427F"/>
    <w:rsid w:val="00EE4912"/>
    <w:rsid w:val="00EE50EA"/>
    <w:rsid w:val="00EE5290"/>
    <w:rsid w:val="00EE63E0"/>
    <w:rsid w:val="00EE6F85"/>
    <w:rsid w:val="00EE762B"/>
    <w:rsid w:val="00EE7A57"/>
    <w:rsid w:val="00EE7A9F"/>
    <w:rsid w:val="00EE7DA6"/>
    <w:rsid w:val="00EE7DC7"/>
    <w:rsid w:val="00EF04F7"/>
    <w:rsid w:val="00EF07AE"/>
    <w:rsid w:val="00EF15CE"/>
    <w:rsid w:val="00EF2EE2"/>
    <w:rsid w:val="00EF3222"/>
    <w:rsid w:val="00EF3739"/>
    <w:rsid w:val="00EF43A3"/>
    <w:rsid w:val="00EF47F5"/>
    <w:rsid w:val="00EF4F2C"/>
    <w:rsid w:val="00EF52BF"/>
    <w:rsid w:val="00EF552E"/>
    <w:rsid w:val="00EF5FC5"/>
    <w:rsid w:val="00EF632D"/>
    <w:rsid w:val="00EF6572"/>
    <w:rsid w:val="00EF703F"/>
    <w:rsid w:val="00EF7155"/>
    <w:rsid w:val="00EF75E0"/>
    <w:rsid w:val="00EF7ACB"/>
    <w:rsid w:val="00F0157D"/>
    <w:rsid w:val="00F0192D"/>
    <w:rsid w:val="00F01D96"/>
    <w:rsid w:val="00F01F04"/>
    <w:rsid w:val="00F025A2"/>
    <w:rsid w:val="00F028A1"/>
    <w:rsid w:val="00F02B83"/>
    <w:rsid w:val="00F03149"/>
    <w:rsid w:val="00F03D6F"/>
    <w:rsid w:val="00F0404D"/>
    <w:rsid w:val="00F046AE"/>
    <w:rsid w:val="00F0490D"/>
    <w:rsid w:val="00F049D8"/>
    <w:rsid w:val="00F04BCB"/>
    <w:rsid w:val="00F05276"/>
    <w:rsid w:val="00F05AC3"/>
    <w:rsid w:val="00F06EF4"/>
    <w:rsid w:val="00F07427"/>
    <w:rsid w:val="00F07F53"/>
    <w:rsid w:val="00F10AC3"/>
    <w:rsid w:val="00F10B80"/>
    <w:rsid w:val="00F10D9B"/>
    <w:rsid w:val="00F11BB8"/>
    <w:rsid w:val="00F12625"/>
    <w:rsid w:val="00F13E7A"/>
    <w:rsid w:val="00F167E6"/>
    <w:rsid w:val="00F1684A"/>
    <w:rsid w:val="00F16FC6"/>
    <w:rsid w:val="00F17339"/>
    <w:rsid w:val="00F17A2C"/>
    <w:rsid w:val="00F17C67"/>
    <w:rsid w:val="00F17D14"/>
    <w:rsid w:val="00F20433"/>
    <w:rsid w:val="00F215FC"/>
    <w:rsid w:val="00F21D0D"/>
    <w:rsid w:val="00F21DF0"/>
    <w:rsid w:val="00F21F5A"/>
    <w:rsid w:val="00F2220E"/>
    <w:rsid w:val="00F228C0"/>
    <w:rsid w:val="00F22BAE"/>
    <w:rsid w:val="00F22EC7"/>
    <w:rsid w:val="00F23247"/>
    <w:rsid w:val="00F23349"/>
    <w:rsid w:val="00F2432B"/>
    <w:rsid w:val="00F245C1"/>
    <w:rsid w:val="00F24E50"/>
    <w:rsid w:val="00F25694"/>
    <w:rsid w:val="00F25CCD"/>
    <w:rsid w:val="00F261E1"/>
    <w:rsid w:val="00F27198"/>
    <w:rsid w:val="00F3010A"/>
    <w:rsid w:val="00F304E6"/>
    <w:rsid w:val="00F30C8D"/>
    <w:rsid w:val="00F30F35"/>
    <w:rsid w:val="00F3131D"/>
    <w:rsid w:val="00F321AE"/>
    <w:rsid w:val="00F32436"/>
    <w:rsid w:val="00F32C31"/>
    <w:rsid w:val="00F32F5A"/>
    <w:rsid w:val="00F33453"/>
    <w:rsid w:val="00F3383C"/>
    <w:rsid w:val="00F35298"/>
    <w:rsid w:val="00F35C8C"/>
    <w:rsid w:val="00F35D61"/>
    <w:rsid w:val="00F36136"/>
    <w:rsid w:val="00F365B4"/>
    <w:rsid w:val="00F370D3"/>
    <w:rsid w:val="00F376B6"/>
    <w:rsid w:val="00F37857"/>
    <w:rsid w:val="00F37D08"/>
    <w:rsid w:val="00F37D0B"/>
    <w:rsid w:val="00F40068"/>
    <w:rsid w:val="00F4149B"/>
    <w:rsid w:val="00F42011"/>
    <w:rsid w:val="00F4201F"/>
    <w:rsid w:val="00F42195"/>
    <w:rsid w:val="00F42256"/>
    <w:rsid w:val="00F42454"/>
    <w:rsid w:val="00F42BE9"/>
    <w:rsid w:val="00F43309"/>
    <w:rsid w:val="00F43AF3"/>
    <w:rsid w:val="00F44713"/>
    <w:rsid w:val="00F44B25"/>
    <w:rsid w:val="00F44E9D"/>
    <w:rsid w:val="00F460D9"/>
    <w:rsid w:val="00F465B7"/>
    <w:rsid w:val="00F46BFD"/>
    <w:rsid w:val="00F474CA"/>
    <w:rsid w:val="00F47C42"/>
    <w:rsid w:val="00F47F0E"/>
    <w:rsid w:val="00F50162"/>
    <w:rsid w:val="00F505D3"/>
    <w:rsid w:val="00F50ACB"/>
    <w:rsid w:val="00F50C41"/>
    <w:rsid w:val="00F50F42"/>
    <w:rsid w:val="00F50FD2"/>
    <w:rsid w:val="00F51070"/>
    <w:rsid w:val="00F51548"/>
    <w:rsid w:val="00F5238F"/>
    <w:rsid w:val="00F52B77"/>
    <w:rsid w:val="00F538C3"/>
    <w:rsid w:val="00F539E0"/>
    <w:rsid w:val="00F53B15"/>
    <w:rsid w:val="00F54004"/>
    <w:rsid w:val="00F549F4"/>
    <w:rsid w:val="00F55D15"/>
    <w:rsid w:val="00F55E4A"/>
    <w:rsid w:val="00F5606D"/>
    <w:rsid w:val="00F563AD"/>
    <w:rsid w:val="00F56471"/>
    <w:rsid w:val="00F569EB"/>
    <w:rsid w:val="00F56C5D"/>
    <w:rsid w:val="00F6076B"/>
    <w:rsid w:val="00F60BAA"/>
    <w:rsid w:val="00F610D5"/>
    <w:rsid w:val="00F61964"/>
    <w:rsid w:val="00F61E72"/>
    <w:rsid w:val="00F61EA7"/>
    <w:rsid w:val="00F624D0"/>
    <w:rsid w:val="00F6306A"/>
    <w:rsid w:val="00F6315A"/>
    <w:rsid w:val="00F6379F"/>
    <w:rsid w:val="00F653B8"/>
    <w:rsid w:val="00F65558"/>
    <w:rsid w:val="00F660E4"/>
    <w:rsid w:val="00F66A43"/>
    <w:rsid w:val="00F67246"/>
    <w:rsid w:val="00F6734A"/>
    <w:rsid w:val="00F67B3D"/>
    <w:rsid w:val="00F67F04"/>
    <w:rsid w:val="00F70286"/>
    <w:rsid w:val="00F70893"/>
    <w:rsid w:val="00F715C9"/>
    <w:rsid w:val="00F71744"/>
    <w:rsid w:val="00F735E1"/>
    <w:rsid w:val="00F73611"/>
    <w:rsid w:val="00F74704"/>
    <w:rsid w:val="00F75376"/>
    <w:rsid w:val="00F75588"/>
    <w:rsid w:val="00F7582F"/>
    <w:rsid w:val="00F75C75"/>
    <w:rsid w:val="00F75CFE"/>
    <w:rsid w:val="00F75D8A"/>
    <w:rsid w:val="00F75DC4"/>
    <w:rsid w:val="00F75F53"/>
    <w:rsid w:val="00F76028"/>
    <w:rsid w:val="00F76134"/>
    <w:rsid w:val="00F7684A"/>
    <w:rsid w:val="00F76A41"/>
    <w:rsid w:val="00F775A0"/>
    <w:rsid w:val="00F80505"/>
    <w:rsid w:val="00F80D80"/>
    <w:rsid w:val="00F816C9"/>
    <w:rsid w:val="00F81A5C"/>
    <w:rsid w:val="00F82B5E"/>
    <w:rsid w:val="00F834ED"/>
    <w:rsid w:val="00F83590"/>
    <w:rsid w:val="00F83BE3"/>
    <w:rsid w:val="00F83D67"/>
    <w:rsid w:val="00F843CF"/>
    <w:rsid w:val="00F84CBE"/>
    <w:rsid w:val="00F856AD"/>
    <w:rsid w:val="00F85895"/>
    <w:rsid w:val="00F85B4B"/>
    <w:rsid w:val="00F85D9B"/>
    <w:rsid w:val="00F8614E"/>
    <w:rsid w:val="00F86FAE"/>
    <w:rsid w:val="00F87029"/>
    <w:rsid w:val="00F87113"/>
    <w:rsid w:val="00F87B08"/>
    <w:rsid w:val="00F9220C"/>
    <w:rsid w:val="00F92295"/>
    <w:rsid w:val="00F92B3E"/>
    <w:rsid w:val="00F92F30"/>
    <w:rsid w:val="00F931BD"/>
    <w:rsid w:val="00F93355"/>
    <w:rsid w:val="00F934E0"/>
    <w:rsid w:val="00F93FB3"/>
    <w:rsid w:val="00F9416A"/>
    <w:rsid w:val="00F94C74"/>
    <w:rsid w:val="00F94DF6"/>
    <w:rsid w:val="00F94E83"/>
    <w:rsid w:val="00F956C7"/>
    <w:rsid w:val="00F95C73"/>
    <w:rsid w:val="00F95FC0"/>
    <w:rsid w:val="00F960BB"/>
    <w:rsid w:val="00F960E0"/>
    <w:rsid w:val="00F9622B"/>
    <w:rsid w:val="00F96B0E"/>
    <w:rsid w:val="00F977D7"/>
    <w:rsid w:val="00F9790B"/>
    <w:rsid w:val="00F9797A"/>
    <w:rsid w:val="00FA0637"/>
    <w:rsid w:val="00FA1266"/>
    <w:rsid w:val="00FA17AC"/>
    <w:rsid w:val="00FA1CCD"/>
    <w:rsid w:val="00FA1E9B"/>
    <w:rsid w:val="00FA2891"/>
    <w:rsid w:val="00FA2D85"/>
    <w:rsid w:val="00FA3F5C"/>
    <w:rsid w:val="00FA462D"/>
    <w:rsid w:val="00FA486B"/>
    <w:rsid w:val="00FA4C91"/>
    <w:rsid w:val="00FA5545"/>
    <w:rsid w:val="00FA5B3B"/>
    <w:rsid w:val="00FA64CB"/>
    <w:rsid w:val="00FA68C3"/>
    <w:rsid w:val="00FA695A"/>
    <w:rsid w:val="00FA69D6"/>
    <w:rsid w:val="00FA6AAA"/>
    <w:rsid w:val="00FA7156"/>
    <w:rsid w:val="00FA7191"/>
    <w:rsid w:val="00FA7A26"/>
    <w:rsid w:val="00FA7EB5"/>
    <w:rsid w:val="00FB085E"/>
    <w:rsid w:val="00FB0A9B"/>
    <w:rsid w:val="00FB35CC"/>
    <w:rsid w:val="00FB44E6"/>
    <w:rsid w:val="00FB4CC1"/>
    <w:rsid w:val="00FB649D"/>
    <w:rsid w:val="00FB6C2A"/>
    <w:rsid w:val="00FB7593"/>
    <w:rsid w:val="00FC02AF"/>
    <w:rsid w:val="00FC05E8"/>
    <w:rsid w:val="00FC0A02"/>
    <w:rsid w:val="00FC0A56"/>
    <w:rsid w:val="00FC1192"/>
    <w:rsid w:val="00FC14FF"/>
    <w:rsid w:val="00FC1C4A"/>
    <w:rsid w:val="00FC2DE9"/>
    <w:rsid w:val="00FC314A"/>
    <w:rsid w:val="00FC3716"/>
    <w:rsid w:val="00FC374B"/>
    <w:rsid w:val="00FC3C82"/>
    <w:rsid w:val="00FC4A94"/>
    <w:rsid w:val="00FC50A9"/>
    <w:rsid w:val="00FC512B"/>
    <w:rsid w:val="00FC5251"/>
    <w:rsid w:val="00FC5289"/>
    <w:rsid w:val="00FC581A"/>
    <w:rsid w:val="00FC59FB"/>
    <w:rsid w:val="00FC6991"/>
    <w:rsid w:val="00FC7783"/>
    <w:rsid w:val="00FC7A78"/>
    <w:rsid w:val="00FC7B88"/>
    <w:rsid w:val="00FD003A"/>
    <w:rsid w:val="00FD0AE2"/>
    <w:rsid w:val="00FD0B6D"/>
    <w:rsid w:val="00FD0DBC"/>
    <w:rsid w:val="00FD2170"/>
    <w:rsid w:val="00FD22D3"/>
    <w:rsid w:val="00FD23DF"/>
    <w:rsid w:val="00FD242B"/>
    <w:rsid w:val="00FD27A7"/>
    <w:rsid w:val="00FD49F2"/>
    <w:rsid w:val="00FD5118"/>
    <w:rsid w:val="00FD59D0"/>
    <w:rsid w:val="00FD5BFD"/>
    <w:rsid w:val="00FD61F6"/>
    <w:rsid w:val="00FD6286"/>
    <w:rsid w:val="00FD6690"/>
    <w:rsid w:val="00FD6D35"/>
    <w:rsid w:val="00FE0F84"/>
    <w:rsid w:val="00FE10E8"/>
    <w:rsid w:val="00FE1C9E"/>
    <w:rsid w:val="00FE1FEF"/>
    <w:rsid w:val="00FE200B"/>
    <w:rsid w:val="00FE239C"/>
    <w:rsid w:val="00FE265D"/>
    <w:rsid w:val="00FE270C"/>
    <w:rsid w:val="00FE3847"/>
    <w:rsid w:val="00FE3B6A"/>
    <w:rsid w:val="00FE3C36"/>
    <w:rsid w:val="00FE4791"/>
    <w:rsid w:val="00FE4973"/>
    <w:rsid w:val="00FE4A91"/>
    <w:rsid w:val="00FE4CBC"/>
    <w:rsid w:val="00FE4CEA"/>
    <w:rsid w:val="00FE4EAE"/>
    <w:rsid w:val="00FE59A5"/>
    <w:rsid w:val="00FE5DD5"/>
    <w:rsid w:val="00FE6585"/>
    <w:rsid w:val="00FE6A0D"/>
    <w:rsid w:val="00FE7528"/>
    <w:rsid w:val="00FE7FA9"/>
    <w:rsid w:val="00FF0687"/>
    <w:rsid w:val="00FF0817"/>
    <w:rsid w:val="00FF08E4"/>
    <w:rsid w:val="00FF0E39"/>
    <w:rsid w:val="00FF0FD4"/>
    <w:rsid w:val="00FF13EC"/>
    <w:rsid w:val="00FF1B27"/>
    <w:rsid w:val="00FF29F5"/>
    <w:rsid w:val="00FF33D2"/>
    <w:rsid w:val="00FF3C92"/>
    <w:rsid w:val="00FF3FBB"/>
    <w:rsid w:val="00FF4439"/>
    <w:rsid w:val="00FF4E13"/>
    <w:rsid w:val="00FF4EB5"/>
    <w:rsid w:val="00FF53F5"/>
    <w:rsid w:val="00FF572A"/>
    <w:rsid w:val="00FF5A86"/>
    <w:rsid w:val="00FF5B5D"/>
    <w:rsid w:val="00FF62D6"/>
    <w:rsid w:val="00FF6500"/>
    <w:rsid w:val="00FF67F7"/>
    <w:rsid w:val="00FF68E7"/>
    <w:rsid w:val="00FF6FCA"/>
    <w:rsid w:val="00FF7478"/>
    <w:rsid w:val="00FF757F"/>
    <w:rsid w:val="00FF7776"/>
    <w:rsid w:val="00FF7E16"/>
    <w:rsid w:val="030B9049"/>
    <w:rsid w:val="0622F941"/>
    <w:rsid w:val="07BEC9A2"/>
    <w:rsid w:val="083C2656"/>
    <w:rsid w:val="0A6AE6ED"/>
    <w:rsid w:val="121B6AB3"/>
    <w:rsid w:val="18186600"/>
    <w:rsid w:val="1F552247"/>
    <w:rsid w:val="3FD4BC0A"/>
    <w:rsid w:val="43C5F5ED"/>
    <w:rsid w:val="53906432"/>
    <w:rsid w:val="5781D239"/>
    <w:rsid w:val="5A75DA1A"/>
    <w:rsid w:val="626DB9AA"/>
    <w:rsid w:val="67E19D20"/>
    <w:rsid w:val="6ED23BF5"/>
    <w:rsid w:val="79A40C71"/>
    <w:rsid w:val="7CBF28DA"/>
    <w:rsid w:val="7D67EC6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74A36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6BE0"/>
    <w:pPr>
      <w:spacing w:after="180"/>
    </w:pPr>
  </w:style>
  <w:style w:type="paragraph" w:styleId="Heading1">
    <w:name w:val="heading 1"/>
    <w:next w:val="Normal"/>
    <w:link w:val="Heading1Char"/>
    <w:qFormat/>
    <w:pPr>
      <w:keepNext/>
      <w:keepLines/>
      <w:numPr>
        <w:numId w:val="3"/>
      </w:numPr>
      <w:pBdr>
        <w:top w:val="single" w:sz="12" w:space="3" w:color="auto"/>
      </w:pBdr>
      <w:spacing w:before="240" w:after="180"/>
      <w:outlineLvl w:val="0"/>
    </w:pPr>
    <w:rPr>
      <w:rFonts w:ascii="Arial" w:hAnsi="Arial"/>
      <w:sz w:val="36"/>
      <w:lang w:val="en-GB"/>
    </w:rPr>
  </w:style>
  <w:style w:type="paragraph" w:styleId="Heading2">
    <w:name w:val="heading 2"/>
    <w:basedOn w:val="Heading1"/>
    <w:next w:val="Normal"/>
    <w:link w:val="Heading2Char"/>
    <w:autoRedefine/>
    <w:qFormat/>
    <w:rsid w:val="009D1AD6"/>
    <w:pPr>
      <w:numPr>
        <w:ilvl w:val="1"/>
      </w:numPr>
      <w:pBdr>
        <w:top w:val="none" w:sz="0" w:space="0" w:color="auto"/>
      </w:pBdr>
      <w:spacing w:before="180"/>
      <w:ind w:left="0"/>
      <w:outlineLvl w:val="1"/>
    </w:pPr>
    <w:rPr>
      <w:rFonts w:ascii="Times New Roman" w:hAnsi="Times New Roman"/>
      <w:sz w:val="32"/>
      <w:lang w:eastAsia="zh-CN"/>
    </w:rPr>
  </w:style>
  <w:style w:type="paragraph" w:styleId="Heading3">
    <w:name w:val="heading 3"/>
    <w:basedOn w:val="Heading2"/>
    <w:next w:val="Normal"/>
    <w:link w:val="Heading3Char"/>
    <w:qFormat/>
    <w:rsid w:val="00F35298"/>
    <w:pPr>
      <w:numPr>
        <w:ilvl w:val="2"/>
      </w:numPr>
      <w:spacing w:before="120"/>
      <w:ind w:left="0"/>
      <w:outlineLvl w:val="2"/>
    </w:pPr>
    <w:rPr>
      <w:sz w:val="28"/>
    </w:rPr>
  </w:style>
  <w:style w:type="paragraph" w:styleId="Heading4">
    <w:name w:val="heading 4"/>
    <w:basedOn w:val="Heading3"/>
    <w:next w:val="Normal"/>
    <w:link w:val="Heading4Char"/>
    <w:qFormat/>
    <w:pPr>
      <w:numPr>
        <w:ilvl w:val="3"/>
      </w:numPr>
      <w:outlineLvl w:val="3"/>
    </w:pPr>
    <w:rPr>
      <w:sz w:val="24"/>
    </w:rPr>
  </w:style>
  <w:style w:type="paragraph" w:styleId="Heading5">
    <w:name w:val="heading 5"/>
    <w:basedOn w:val="Heading4"/>
    <w:next w:val="Normal"/>
    <w:link w:val="Heading5Char"/>
    <w:qFormat/>
    <w:pPr>
      <w:numPr>
        <w:ilvl w:val="4"/>
      </w:numPr>
      <w:outlineLvl w:val="4"/>
    </w:pPr>
    <w:rPr>
      <w:sz w:val="22"/>
    </w:rPr>
  </w:style>
  <w:style w:type="paragraph" w:styleId="Heading6">
    <w:name w:val="heading 6"/>
    <w:basedOn w:val="H6"/>
    <w:next w:val="Normal"/>
    <w:qFormat/>
    <w:pPr>
      <w:numPr>
        <w:ilvl w:val="5"/>
      </w:numPr>
      <w:outlineLvl w:val="5"/>
    </w:pPr>
  </w:style>
  <w:style w:type="paragraph" w:styleId="Heading7">
    <w:name w:val="heading 7"/>
    <w:basedOn w:val="H6"/>
    <w:next w:val="Normal"/>
    <w:qFormat/>
    <w:pPr>
      <w:numPr>
        <w:ilvl w:val="6"/>
      </w:numPr>
      <w:outlineLvl w:val="6"/>
    </w:pPr>
  </w:style>
  <w:style w:type="paragraph" w:styleId="Heading8">
    <w:name w:val="heading 8"/>
    <w:basedOn w:val="Heading1"/>
    <w:next w:val="Normal"/>
    <w:uiPriority w:val="99"/>
    <w:qFormat/>
    <w:pPr>
      <w:numPr>
        <w:ilvl w:val="7"/>
      </w:numPr>
      <w:outlineLvl w:val="7"/>
    </w:pPr>
  </w:style>
  <w:style w:type="paragraph" w:styleId="Heading9">
    <w:name w:val="heading 9"/>
    <w:basedOn w:val="Heading8"/>
    <w:next w:val="Normal"/>
    <w:uiPriority w:val="99"/>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727E"/>
    <w:rPr>
      <w:rFonts w:ascii="Arial" w:hAnsi="Arial"/>
      <w:sz w:val="36"/>
      <w:lang w:val="en-GB"/>
    </w:rPr>
  </w:style>
  <w:style w:type="character" w:customStyle="1" w:styleId="Heading2Char">
    <w:name w:val="Heading 2 Char"/>
    <w:link w:val="Heading2"/>
    <w:rsid w:val="009D1AD6"/>
    <w:rPr>
      <w:sz w:val="32"/>
      <w:lang w:val="en-GB" w:eastAsia="zh-CN"/>
    </w:rPr>
  </w:style>
  <w:style w:type="character" w:customStyle="1" w:styleId="Heading3Char">
    <w:name w:val="Heading 3 Char"/>
    <w:basedOn w:val="DefaultParagraphFont"/>
    <w:link w:val="Heading3"/>
    <w:rsid w:val="00F35298"/>
    <w:rPr>
      <w:sz w:val="28"/>
      <w:lang w:val="en-GB" w:eastAsia="zh-CN"/>
    </w:rPr>
  </w:style>
  <w:style w:type="character" w:customStyle="1" w:styleId="Heading4Char">
    <w:name w:val="Heading 4 Char"/>
    <w:basedOn w:val="DefaultParagraphFont"/>
    <w:link w:val="Heading4"/>
    <w:rsid w:val="00FF0687"/>
    <w:rPr>
      <w:sz w:val="24"/>
      <w:lang w:val="en-GB" w:eastAsia="zh-CN"/>
    </w:rPr>
  </w:style>
  <w:style w:type="character" w:customStyle="1" w:styleId="Heading5Char">
    <w:name w:val="Heading 5 Char"/>
    <w:basedOn w:val="DefaultParagraphFont"/>
    <w:link w:val="Heading5"/>
    <w:rsid w:val="00252E85"/>
    <w:rPr>
      <w:sz w:val="22"/>
      <w:lang w:val="en-GB" w:eastAsia="zh-CN"/>
    </w:rPr>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character" w:customStyle="1" w:styleId="FooterChar">
    <w:name w:val="Footer Char"/>
    <w:link w:val="Footer"/>
    <w:rsid w:val="00E62B67"/>
    <w:rPr>
      <w:rFonts w:ascii="Arial" w:hAnsi="Arial"/>
      <w:b/>
      <w:i/>
      <w:noProof/>
      <w:sz w:val="18"/>
      <w:lang w:val="en-GB"/>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pPr>
      <w:keepLines/>
      <w:ind w:left="1135" w:hanging="851"/>
    </w:pPr>
    <w:rPr>
      <w:lang w:eastAsia="x-none"/>
    </w:rPr>
  </w:style>
  <w:style w:type="character" w:customStyle="1" w:styleId="NOZchn">
    <w:name w:val="NO Zchn"/>
    <w:link w:val="NO"/>
    <w:rsid w:val="00F046AE"/>
    <w:rPr>
      <w:lang w:val="en-GB" w:bidi="ar-SA"/>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character" w:customStyle="1" w:styleId="TALChar">
    <w:name w:val="TAL Char"/>
    <w:link w:val="TAL"/>
    <w:rsid w:val="0068401A"/>
    <w:rPr>
      <w:rFonts w:ascii="Arial" w:hAnsi="Arial"/>
      <w:sz w:val="18"/>
      <w:lang w:val="en-GB" w:eastAsia="en-US"/>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rPr>
  </w:style>
  <w:style w:type="paragraph" w:customStyle="1" w:styleId="EX">
    <w:name w:val="EX"/>
    <w:basedOn w:val="Normal"/>
    <w:link w:val="EXCh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pPr>
      <w:ind w:left="568" w:hanging="284"/>
    </w:pPr>
    <w:rPr>
      <w:lang w:eastAsia="x-none"/>
    </w:rPr>
  </w:style>
  <w:style w:type="character" w:customStyle="1" w:styleId="B1Char">
    <w:name w:val="B1 Char"/>
    <w:link w:val="B1"/>
    <w:rsid w:val="00F046AE"/>
    <w:rPr>
      <w:lang w:val="en-GB" w:bidi="ar-SA"/>
    </w:rPr>
  </w:style>
  <w:style w:type="paragraph" w:styleId="TOC6">
    <w:name w:val="toc 6"/>
    <w:basedOn w:val="TOC5"/>
    <w:next w:val="Normal"/>
    <w:pPr>
      <w:ind w:left="1985" w:hanging="1985"/>
    </w:pPr>
  </w:style>
  <w:style w:type="paragraph" w:styleId="TOC7">
    <w:name w:val="toc 7"/>
    <w:basedOn w:val="TOC6"/>
    <w:next w:val="Normal"/>
    <w:pPr>
      <w:ind w:left="2268" w:hanging="2268"/>
    </w:pPr>
  </w:style>
  <w:style w:type="paragraph" w:customStyle="1" w:styleId="EditorsNote">
    <w:name w:val="Editor's Note"/>
    <w:aliases w:val="EN"/>
    <w:basedOn w:val="NO"/>
    <w:link w:val="EditorsNoteChar"/>
    <w:qFormat/>
    <w:rPr>
      <w:color w:val="FF0000"/>
    </w:rPr>
  </w:style>
  <w:style w:type="character" w:customStyle="1" w:styleId="EditorsNoteChar">
    <w:name w:val="Editor's Note Char"/>
    <w:link w:val="EditorsNote"/>
    <w:rsid w:val="00D32118"/>
    <w:rPr>
      <w:color w:val="FF0000"/>
      <w:lang w:val="en-GB" w:eastAsia="x-none"/>
    </w:rPr>
  </w:style>
  <w:style w:type="paragraph" w:customStyle="1" w:styleId="TH">
    <w:name w:val="TH"/>
    <w:basedOn w:val="Normal"/>
    <w:link w:val="THChar"/>
    <w:pPr>
      <w:keepNext/>
      <w:keepLines/>
      <w:spacing w:before="60"/>
      <w:jc w:val="center"/>
    </w:pPr>
    <w:rPr>
      <w:rFonts w:ascii="Arial" w:hAnsi="Arial"/>
      <w:b/>
      <w:lang w:eastAsia="x-none"/>
    </w:rPr>
  </w:style>
  <w:style w:type="character" w:customStyle="1" w:styleId="THChar">
    <w:name w:val="TH Char"/>
    <w:link w:val="TH"/>
    <w:rsid w:val="00F046AE"/>
    <w:rPr>
      <w:rFonts w:ascii="Arial" w:hAnsi="Arial"/>
      <w:b/>
      <w:lang w:val="en-GB" w:bidi="ar-SA"/>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aliases w:val="left"/>
    <w:basedOn w:val="TH"/>
    <w:link w:val="TFChar"/>
    <w:pPr>
      <w:keepNext w:val="0"/>
      <w:spacing w:before="0" w:after="240"/>
    </w:pPr>
  </w:style>
  <w:style w:type="character" w:customStyle="1" w:styleId="TFChar">
    <w:name w:val="TF Char"/>
    <w:link w:val="TF"/>
    <w:rsid w:val="00F046AE"/>
    <w:rPr>
      <w:rFonts w:ascii="Arial" w:hAnsi="Arial"/>
      <w:b/>
      <w:lang w:val="en-GB" w:bidi="ar-SA"/>
    </w:r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customStyle="1" w:styleId="B2">
    <w:name w:val="B2"/>
    <w:basedOn w:val="Normal"/>
    <w:pPr>
      <w:ind w:left="851" w:hanging="284"/>
    </w:pPr>
  </w:style>
  <w:style w:type="paragraph" w:customStyle="1" w:styleId="B3">
    <w:name w:val="B3"/>
    <w:basedOn w:val="Normal"/>
    <w:link w:val="B3Char"/>
    <w:pPr>
      <w:ind w:left="1135" w:hanging="284"/>
    </w:pPr>
  </w:style>
  <w:style w:type="character" w:customStyle="1" w:styleId="B3Char">
    <w:name w:val="B3 Char"/>
    <w:link w:val="B3"/>
    <w:rsid w:val="000E12C5"/>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styleId="CommentReference">
    <w:name w:val="annotation reference"/>
    <w:rsid w:val="0086352E"/>
    <w:rPr>
      <w:sz w:val="16"/>
      <w:szCs w:val="16"/>
    </w:rPr>
  </w:style>
  <w:style w:type="paragraph" w:styleId="CommentText">
    <w:name w:val="annotation text"/>
    <w:basedOn w:val="Normal"/>
    <w:link w:val="CommentTextChar"/>
    <w:rsid w:val="0086352E"/>
  </w:style>
  <w:style w:type="character" w:customStyle="1" w:styleId="CommentTextChar">
    <w:name w:val="Comment Text Char"/>
    <w:link w:val="CommentText"/>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Compact List Paragraph"/>
    <w:basedOn w:val="Normal"/>
    <w:uiPriority w:val="34"/>
    <w:qFormat/>
    <w:rsid w:val="00114664"/>
    <w:pPr>
      <w:spacing w:after="0"/>
      <w:ind w:left="720"/>
    </w:pPr>
    <w:rPr>
      <w:rFonts w:ascii="Calibri" w:eastAsia="MS PGothic" w:hAnsi="Calibri" w:cs="MS PGothic"/>
      <w:sz w:val="22"/>
      <w:szCs w:val="22"/>
      <w:lang w:eastAsia="ja-JP"/>
    </w:rPr>
  </w:style>
  <w:style w:type="character" w:customStyle="1" w:styleId="B1Zchn">
    <w:name w:val="B1 Zchn"/>
    <w:locked/>
    <w:rsid w:val="00D32118"/>
    <w:rPr>
      <w:lang w:val="en-GB" w:eastAsia="en-US"/>
    </w:rPr>
  </w:style>
  <w:style w:type="table" w:styleId="TableGrid">
    <w:name w:val="Table Grid"/>
    <w:basedOn w:val="TableNormal"/>
    <w:uiPriority w:val="39"/>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rFonts w:eastAsia="Times New Roman"/>
      <w:sz w:val="24"/>
      <w:szCs w:val="24"/>
      <w:lang w:eastAsia="ja-JP"/>
    </w:rPr>
  </w:style>
  <w:style w:type="character" w:customStyle="1" w:styleId="UnresolvedMention1">
    <w:name w:val="Unresolved Mention1"/>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2"/>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customStyle="1" w:styleId="GridTable2-Accent42">
    <w:name w:val="Grid Table 2 - Accent 42"/>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
    <w:basedOn w:val="Normal"/>
    <w:next w:val="Normal"/>
    <w:link w:val="CaptionChar"/>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paragraph" w:styleId="FootnoteText">
    <w:name w:val="footnote text"/>
    <w:basedOn w:val="Normal"/>
    <w:link w:val="FootnoteTextChar"/>
    <w:rsid w:val="00A75F44"/>
    <w:pPr>
      <w:spacing w:after="240"/>
      <w:ind w:left="1106"/>
    </w:pPr>
    <w:rPr>
      <w:rFonts w:ascii="Arial" w:eastAsia="MS Mincho" w:hAnsi="Arial"/>
      <w:lang w:eastAsia="de-DE"/>
    </w:rPr>
  </w:style>
  <w:style w:type="character" w:customStyle="1" w:styleId="FootnoteTextChar">
    <w:name w:val="Footnote Text Char"/>
    <w:link w:val="FootnoteText"/>
    <w:rsid w:val="00A75F44"/>
    <w:rPr>
      <w:rFonts w:ascii="Arial" w:eastAsia="MS Mincho" w:hAnsi="Arial"/>
      <w:lang w:eastAsia="de-DE"/>
    </w:rPr>
  </w:style>
  <w:style w:type="character" w:styleId="FootnoteReference">
    <w:name w:val="footnote reference"/>
    <w:rsid w:val="00A75F44"/>
    <w:rPr>
      <w:vertAlign w:val="superscript"/>
    </w:rPr>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customStyle="1" w:styleId="GridTable4-Accent11">
    <w:name w:val="Grid Table 4 - Accent 1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51">
    <w:name w:val="Grid Table 5 Dark - Accent 51"/>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PatentNumbering1">
    <w:name w:val="Patent Numbering 1"/>
    <w:aliases w:val="pn1"/>
    <w:basedOn w:val="Normal"/>
    <w:rsid w:val="006F012B"/>
    <w:pPr>
      <w:numPr>
        <w:numId w:val="2"/>
      </w:numPr>
      <w:tabs>
        <w:tab w:val="left" w:pos="1440"/>
      </w:tabs>
      <w:spacing w:after="240" w:line="360" w:lineRule="auto"/>
      <w:outlineLvl w:val="0"/>
    </w:pPr>
    <w:rPr>
      <w:rFonts w:eastAsia="Times New Roman"/>
      <w:kern w:val="32"/>
      <w:sz w:val="24"/>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paragraph" w:customStyle="1" w:styleId="FigureTitle">
    <w:name w:val="Figure_Title"/>
    <w:basedOn w:val="Normal"/>
    <w:next w:val="Normal"/>
    <w:qFormat/>
    <w:rsid w:val="00044A2E"/>
    <w:pPr>
      <w:keepLines/>
      <w:tabs>
        <w:tab w:val="left" w:pos="794"/>
        <w:tab w:val="left" w:pos="1191"/>
        <w:tab w:val="left" w:pos="1588"/>
        <w:tab w:val="left" w:pos="1985"/>
      </w:tabs>
      <w:overflowPunct w:val="0"/>
      <w:autoSpaceDE w:val="0"/>
      <w:autoSpaceDN w:val="0"/>
      <w:adjustRightInd w:val="0"/>
      <w:spacing w:before="120" w:after="240"/>
      <w:jc w:val="center"/>
      <w:textAlignment w:val="baseline"/>
    </w:pPr>
    <w:rPr>
      <w:rFonts w:eastAsia="Times New Roman"/>
      <w:b/>
      <w:lang w:val="en-GB"/>
    </w:rPr>
  </w:style>
  <w:style w:type="paragraph" w:styleId="TOCHeading">
    <w:name w:val="TOC Heading"/>
    <w:basedOn w:val="Heading1"/>
    <w:next w:val="Normal"/>
    <w:uiPriority w:val="39"/>
    <w:unhideWhenUsed/>
    <w:qFormat/>
    <w:rsid w:val="008B5936"/>
    <w:pPr>
      <w:numPr>
        <w:numId w:val="0"/>
      </w:numPr>
      <w:pBdr>
        <w:top w:val="none" w:sz="0" w:space="0" w:color="auto"/>
      </w:pBdr>
      <w:spacing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ListBullet">
    <w:name w:val="List Bullet"/>
    <w:basedOn w:val="Normal"/>
    <w:rsid w:val="007A1665"/>
    <w:pPr>
      <w:numPr>
        <w:numId w:val="9"/>
      </w:numPr>
      <w:tabs>
        <w:tab w:val="left" w:pos="720"/>
      </w:tabs>
      <w:overflowPunct w:val="0"/>
      <w:autoSpaceDE w:val="0"/>
      <w:autoSpaceDN w:val="0"/>
      <w:adjustRightInd w:val="0"/>
      <w:spacing w:after="120"/>
      <w:textAlignment w:val="baseline"/>
    </w:pPr>
    <w:rPr>
      <w:rFonts w:eastAsia="DengXian"/>
      <w:lang w:val="en-GB"/>
    </w:rPr>
  </w:style>
  <w:style w:type="paragraph" w:styleId="ListBullet2">
    <w:name w:val="List Bullet 2"/>
    <w:basedOn w:val="Normal"/>
    <w:rsid w:val="007A1665"/>
    <w:pPr>
      <w:numPr>
        <w:numId w:val="10"/>
      </w:numPr>
      <w:contextualSpacing/>
    </w:pPr>
  </w:style>
  <w:style w:type="paragraph" w:customStyle="1" w:styleId="AlphaList">
    <w:name w:val="Alpha List"/>
    <w:basedOn w:val="Normal"/>
    <w:qFormat/>
    <w:rsid w:val="007A1665"/>
    <w:pPr>
      <w:numPr>
        <w:numId w:val="11"/>
      </w:numPr>
      <w:overflowPunct w:val="0"/>
      <w:autoSpaceDE w:val="0"/>
      <w:autoSpaceDN w:val="0"/>
      <w:adjustRightInd w:val="0"/>
      <w:spacing w:after="120"/>
      <w:textAlignment w:val="baseline"/>
    </w:pPr>
    <w:rPr>
      <w:rFonts w:eastAsia="Times New Roman"/>
      <w:lang w:val="en-GB"/>
    </w:rPr>
  </w:style>
  <w:style w:type="paragraph" w:customStyle="1" w:styleId="Normal-keepwithnext">
    <w:name w:val="Normal - keep with next"/>
    <w:aliases w:val="for figures"/>
    <w:basedOn w:val="Normal"/>
    <w:qFormat/>
    <w:rsid w:val="007A1665"/>
    <w:pPr>
      <w:keepNext/>
      <w:overflowPunct w:val="0"/>
      <w:autoSpaceDE w:val="0"/>
      <w:autoSpaceDN w:val="0"/>
      <w:adjustRightInd w:val="0"/>
      <w:jc w:val="center"/>
      <w:textAlignment w:val="baseline"/>
    </w:pPr>
    <w:rPr>
      <w:rFonts w:eastAsia="Times New Roman"/>
    </w:rPr>
  </w:style>
  <w:style w:type="paragraph" w:customStyle="1" w:styleId="ReferenceList">
    <w:name w:val="Reference List"/>
    <w:basedOn w:val="Normal"/>
    <w:qFormat/>
    <w:rsid w:val="00802EDD"/>
    <w:pPr>
      <w:numPr>
        <w:numId w:val="12"/>
      </w:numPr>
      <w:tabs>
        <w:tab w:val="left" w:pos="810"/>
      </w:tabs>
      <w:overflowPunct w:val="0"/>
      <w:autoSpaceDE w:val="0"/>
      <w:autoSpaceDN w:val="0"/>
      <w:adjustRightInd w:val="0"/>
      <w:ind w:left="810" w:hanging="450"/>
      <w:textAlignment w:val="baseline"/>
    </w:pPr>
    <w:rPr>
      <w:rFonts w:eastAsia="Times New Roman"/>
      <w:lang w:eastAsia="ja-JP"/>
    </w:rPr>
  </w:style>
  <w:style w:type="paragraph" w:customStyle="1" w:styleId="Definition">
    <w:name w:val="Definition"/>
    <w:basedOn w:val="Normal"/>
    <w:qFormat/>
    <w:rsid w:val="00802EDD"/>
    <w:pPr>
      <w:overflowPunct w:val="0"/>
      <w:autoSpaceDE w:val="0"/>
      <w:autoSpaceDN w:val="0"/>
      <w:adjustRightInd w:val="0"/>
      <w:ind w:left="2160" w:hanging="2160"/>
      <w:textAlignment w:val="baseline"/>
    </w:pPr>
    <w:rPr>
      <w:rFonts w:eastAsia="DengXian"/>
      <w:lang w:eastAsia="zh-CN"/>
    </w:rPr>
  </w:style>
  <w:style w:type="paragraph" w:customStyle="1" w:styleId="ListAlpha">
    <w:name w:val="List Alpha"/>
    <w:basedOn w:val="ListBullet"/>
    <w:qFormat/>
    <w:rsid w:val="00FE4CBC"/>
    <w:pPr>
      <w:numPr>
        <w:numId w:val="13"/>
      </w:numPr>
      <w:ind w:left="630" w:hanging="270"/>
    </w:pPr>
  </w:style>
  <w:style w:type="paragraph" w:styleId="Index1">
    <w:name w:val="index 1"/>
    <w:basedOn w:val="Normal"/>
    <w:rsid w:val="00820F7B"/>
    <w:pPr>
      <w:keepLines/>
      <w:overflowPunct w:val="0"/>
      <w:autoSpaceDE w:val="0"/>
      <w:autoSpaceDN w:val="0"/>
      <w:adjustRightInd w:val="0"/>
      <w:spacing w:after="0"/>
      <w:textAlignment w:val="baseline"/>
    </w:pPr>
    <w:rPr>
      <w:rFonts w:eastAsia="Times New Roman"/>
      <w:lang w:val="en-GB"/>
    </w:rPr>
  </w:style>
  <w:style w:type="paragraph" w:styleId="Index2">
    <w:name w:val="index 2"/>
    <w:basedOn w:val="Index1"/>
    <w:rsid w:val="00820F7B"/>
    <w:pPr>
      <w:ind w:left="284"/>
    </w:pPr>
  </w:style>
  <w:style w:type="paragraph" w:styleId="ListNumber2">
    <w:name w:val="List Number 2"/>
    <w:basedOn w:val="ListNumber"/>
    <w:rsid w:val="00820F7B"/>
    <w:pPr>
      <w:ind w:left="851"/>
    </w:pPr>
  </w:style>
  <w:style w:type="paragraph" w:styleId="ListNumber">
    <w:name w:val="List Number"/>
    <w:basedOn w:val="List"/>
    <w:rsid w:val="00820F7B"/>
  </w:style>
  <w:style w:type="paragraph" w:styleId="List">
    <w:name w:val="List"/>
    <w:basedOn w:val="Normal"/>
    <w:rsid w:val="00820F7B"/>
    <w:pPr>
      <w:overflowPunct w:val="0"/>
      <w:autoSpaceDE w:val="0"/>
      <w:autoSpaceDN w:val="0"/>
      <w:adjustRightInd w:val="0"/>
      <w:ind w:left="568" w:hanging="284"/>
      <w:textAlignment w:val="baseline"/>
    </w:pPr>
    <w:rPr>
      <w:rFonts w:eastAsia="Times New Roman"/>
      <w:lang w:val="en-GB"/>
    </w:rPr>
  </w:style>
  <w:style w:type="paragraph" w:styleId="ListBullet3">
    <w:name w:val="List Bullet 3"/>
    <w:basedOn w:val="ListBullet2"/>
    <w:rsid w:val="00820F7B"/>
    <w:pPr>
      <w:numPr>
        <w:numId w:val="15"/>
      </w:numPr>
      <w:tabs>
        <w:tab w:val="left" w:pos="1170"/>
      </w:tabs>
      <w:overflowPunct w:val="0"/>
      <w:autoSpaceDE w:val="0"/>
      <w:autoSpaceDN w:val="0"/>
      <w:adjustRightInd w:val="0"/>
      <w:spacing w:after="120"/>
      <w:ind w:left="1135" w:hanging="450"/>
      <w:contextualSpacing w:val="0"/>
      <w:textAlignment w:val="baseline"/>
    </w:pPr>
    <w:rPr>
      <w:rFonts w:eastAsia="DengXian"/>
      <w:lang w:val="en-GB"/>
    </w:rPr>
  </w:style>
  <w:style w:type="paragraph" w:styleId="List2">
    <w:name w:val="List 2"/>
    <w:basedOn w:val="List"/>
    <w:rsid w:val="00820F7B"/>
    <w:pPr>
      <w:ind w:left="851"/>
    </w:pPr>
  </w:style>
  <w:style w:type="paragraph" w:styleId="List3">
    <w:name w:val="List 3"/>
    <w:basedOn w:val="List2"/>
    <w:rsid w:val="00820F7B"/>
    <w:pPr>
      <w:ind w:left="1135"/>
    </w:pPr>
  </w:style>
  <w:style w:type="paragraph" w:styleId="List4">
    <w:name w:val="List 4"/>
    <w:basedOn w:val="List3"/>
    <w:rsid w:val="00820F7B"/>
    <w:pPr>
      <w:ind w:left="1418"/>
    </w:pPr>
  </w:style>
  <w:style w:type="paragraph" w:styleId="List5">
    <w:name w:val="List 5"/>
    <w:basedOn w:val="List4"/>
    <w:rsid w:val="00820F7B"/>
    <w:pPr>
      <w:ind w:left="1702"/>
    </w:pPr>
  </w:style>
  <w:style w:type="paragraph" w:styleId="ListBullet4">
    <w:name w:val="List Bullet 4"/>
    <w:basedOn w:val="ListBullet3"/>
    <w:rsid w:val="00820F7B"/>
    <w:pPr>
      <w:ind w:left="1418"/>
    </w:pPr>
  </w:style>
  <w:style w:type="paragraph" w:styleId="ListBullet5">
    <w:name w:val="List Bullet 5"/>
    <w:basedOn w:val="ListBullet4"/>
    <w:rsid w:val="00820F7B"/>
    <w:pPr>
      <w:ind w:left="1702"/>
    </w:pPr>
  </w:style>
  <w:style w:type="paragraph" w:styleId="IndexHeading">
    <w:name w:val="index heading"/>
    <w:basedOn w:val="Normal"/>
    <w:next w:val="Normal"/>
    <w:rsid w:val="00820F7B"/>
    <w:pPr>
      <w:pBdr>
        <w:top w:val="single" w:sz="12" w:space="0" w:color="auto"/>
      </w:pBdr>
      <w:overflowPunct w:val="0"/>
      <w:autoSpaceDE w:val="0"/>
      <w:autoSpaceDN w:val="0"/>
      <w:adjustRightInd w:val="0"/>
      <w:spacing w:before="360" w:after="240"/>
      <w:textAlignment w:val="baseline"/>
    </w:pPr>
    <w:rPr>
      <w:rFonts w:eastAsia="Times New Roman"/>
      <w:b/>
      <w:i/>
      <w:sz w:val="26"/>
      <w:lang w:val="en-GB"/>
    </w:rPr>
  </w:style>
  <w:style w:type="paragraph" w:customStyle="1" w:styleId="INDENT1">
    <w:name w:val="INDENT1"/>
    <w:basedOn w:val="Normal"/>
    <w:rsid w:val="00820F7B"/>
    <w:pPr>
      <w:overflowPunct w:val="0"/>
      <w:autoSpaceDE w:val="0"/>
      <w:autoSpaceDN w:val="0"/>
      <w:adjustRightInd w:val="0"/>
      <w:ind w:left="851"/>
      <w:textAlignment w:val="baseline"/>
    </w:pPr>
    <w:rPr>
      <w:rFonts w:eastAsia="Times New Roman"/>
      <w:lang w:val="en-GB"/>
    </w:rPr>
  </w:style>
  <w:style w:type="paragraph" w:customStyle="1" w:styleId="INDENT2">
    <w:name w:val="INDENT2"/>
    <w:basedOn w:val="Normal"/>
    <w:rsid w:val="00820F7B"/>
    <w:pPr>
      <w:overflowPunct w:val="0"/>
      <w:autoSpaceDE w:val="0"/>
      <w:autoSpaceDN w:val="0"/>
      <w:adjustRightInd w:val="0"/>
      <w:ind w:left="1135" w:hanging="284"/>
      <w:textAlignment w:val="baseline"/>
    </w:pPr>
    <w:rPr>
      <w:rFonts w:eastAsia="Times New Roman"/>
      <w:lang w:val="en-GB"/>
    </w:rPr>
  </w:style>
  <w:style w:type="paragraph" w:customStyle="1" w:styleId="INDENT3">
    <w:name w:val="INDENT3"/>
    <w:basedOn w:val="Normal"/>
    <w:rsid w:val="00820F7B"/>
    <w:pPr>
      <w:overflowPunct w:val="0"/>
      <w:autoSpaceDE w:val="0"/>
      <w:autoSpaceDN w:val="0"/>
      <w:adjustRightInd w:val="0"/>
      <w:ind w:left="1701" w:hanging="567"/>
      <w:textAlignment w:val="baseline"/>
    </w:pPr>
    <w:rPr>
      <w:rFonts w:eastAsia="Times New Roman"/>
      <w:lang w:val="en-GB"/>
    </w:rPr>
  </w:style>
  <w:style w:type="paragraph" w:customStyle="1" w:styleId="RecCCITT">
    <w:name w:val="Rec_CCITT_#"/>
    <w:basedOn w:val="Normal"/>
    <w:rsid w:val="00820F7B"/>
    <w:pPr>
      <w:keepNext/>
      <w:keepLines/>
      <w:overflowPunct w:val="0"/>
      <w:autoSpaceDE w:val="0"/>
      <w:autoSpaceDN w:val="0"/>
      <w:adjustRightInd w:val="0"/>
      <w:textAlignment w:val="baseline"/>
    </w:pPr>
    <w:rPr>
      <w:rFonts w:eastAsia="Times New Roman"/>
      <w:b/>
      <w:lang w:val="en-GB"/>
    </w:rPr>
  </w:style>
  <w:style w:type="paragraph" w:customStyle="1" w:styleId="enumlev2">
    <w:name w:val="enumlev2"/>
    <w:basedOn w:val="Normal"/>
    <w:rsid w:val="00820F7B"/>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rPr>
      <w:rFonts w:eastAsia="Times New Roman"/>
    </w:rPr>
  </w:style>
  <w:style w:type="paragraph" w:customStyle="1" w:styleId="CouvRecTitle">
    <w:name w:val="Couv Rec Title"/>
    <w:basedOn w:val="Normal"/>
    <w:rsid w:val="00820F7B"/>
    <w:pPr>
      <w:keepNext/>
      <w:keepLines/>
      <w:overflowPunct w:val="0"/>
      <w:autoSpaceDE w:val="0"/>
      <w:autoSpaceDN w:val="0"/>
      <w:adjustRightInd w:val="0"/>
      <w:spacing w:before="240"/>
      <w:ind w:left="1418"/>
      <w:textAlignment w:val="baseline"/>
    </w:pPr>
    <w:rPr>
      <w:rFonts w:ascii="Arial" w:eastAsia="Times New Roman" w:hAnsi="Arial"/>
      <w:b/>
      <w:sz w:val="36"/>
    </w:rPr>
  </w:style>
  <w:style w:type="character" w:styleId="FollowedHyperlink">
    <w:name w:val="FollowedHyperlink"/>
    <w:rsid w:val="00820F7B"/>
    <w:rPr>
      <w:color w:val="800080"/>
      <w:u w:val="single"/>
    </w:rPr>
  </w:style>
  <w:style w:type="paragraph" w:styleId="DocumentMap">
    <w:name w:val="Document Map"/>
    <w:basedOn w:val="Normal"/>
    <w:link w:val="DocumentMapChar"/>
    <w:rsid w:val="00820F7B"/>
    <w:pPr>
      <w:shd w:val="clear" w:color="auto" w:fill="000080"/>
      <w:overflowPunct w:val="0"/>
      <w:autoSpaceDE w:val="0"/>
      <w:autoSpaceDN w:val="0"/>
      <w:adjustRightInd w:val="0"/>
      <w:textAlignment w:val="baseline"/>
    </w:pPr>
    <w:rPr>
      <w:rFonts w:ascii="Tahoma" w:eastAsia="Times New Roman" w:hAnsi="Tahoma"/>
      <w:lang w:val="en-GB"/>
    </w:rPr>
  </w:style>
  <w:style w:type="character" w:customStyle="1" w:styleId="DocumentMapChar">
    <w:name w:val="Document Map Char"/>
    <w:basedOn w:val="DefaultParagraphFont"/>
    <w:link w:val="DocumentMap"/>
    <w:rsid w:val="00820F7B"/>
    <w:rPr>
      <w:rFonts w:ascii="Tahoma" w:eastAsia="Times New Roman" w:hAnsi="Tahoma"/>
      <w:shd w:val="clear" w:color="auto" w:fill="000080"/>
      <w:lang w:val="en-GB"/>
    </w:rPr>
  </w:style>
  <w:style w:type="paragraph" w:styleId="PlainText">
    <w:name w:val="Plain Text"/>
    <w:basedOn w:val="Normal"/>
    <w:link w:val="PlainTextChar"/>
    <w:rsid w:val="00820F7B"/>
    <w:pPr>
      <w:overflowPunct w:val="0"/>
      <w:autoSpaceDE w:val="0"/>
      <w:autoSpaceDN w:val="0"/>
      <w:adjustRightInd w:val="0"/>
      <w:textAlignment w:val="baseline"/>
    </w:pPr>
    <w:rPr>
      <w:rFonts w:ascii="Courier New" w:eastAsia="Times New Roman" w:hAnsi="Courier New"/>
      <w:lang w:val="nb-NO"/>
    </w:rPr>
  </w:style>
  <w:style w:type="character" w:customStyle="1" w:styleId="PlainTextChar">
    <w:name w:val="Plain Text Char"/>
    <w:basedOn w:val="DefaultParagraphFont"/>
    <w:link w:val="PlainText"/>
    <w:rsid w:val="00820F7B"/>
    <w:rPr>
      <w:rFonts w:ascii="Courier New" w:eastAsia="Times New Roman" w:hAnsi="Courier New"/>
      <w:lang w:val="nb-NO"/>
    </w:rPr>
  </w:style>
  <w:style w:type="paragraph" w:styleId="BodyText">
    <w:name w:val="Body Text"/>
    <w:basedOn w:val="Normal"/>
    <w:link w:val="BodyTextChar"/>
    <w:rsid w:val="00820F7B"/>
    <w:pPr>
      <w:overflowPunct w:val="0"/>
      <w:autoSpaceDE w:val="0"/>
      <w:autoSpaceDN w:val="0"/>
      <w:adjustRightInd w:val="0"/>
      <w:textAlignment w:val="baseline"/>
    </w:pPr>
    <w:rPr>
      <w:rFonts w:eastAsia="Times New Roman"/>
      <w:lang w:val="en-GB"/>
    </w:rPr>
  </w:style>
  <w:style w:type="character" w:customStyle="1" w:styleId="BodyTextChar">
    <w:name w:val="Body Text Char"/>
    <w:basedOn w:val="DefaultParagraphFont"/>
    <w:link w:val="BodyText"/>
    <w:rsid w:val="00820F7B"/>
    <w:rPr>
      <w:rFonts w:eastAsia="Times New Roman"/>
      <w:lang w:val="en-GB"/>
    </w:rPr>
  </w:style>
  <w:style w:type="character" w:customStyle="1" w:styleId="NOChar1">
    <w:name w:val="NO Char1"/>
    <w:rsid w:val="00820F7B"/>
    <w:rPr>
      <w:rFonts w:eastAsia="Times New Roman"/>
      <w:lang w:val="en-GB"/>
    </w:rPr>
  </w:style>
  <w:style w:type="character" w:customStyle="1" w:styleId="apple-converted-space">
    <w:name w:val="apple-converted-space"/>
    <w:rsid w:val="00820F7B"/>
  </w:style>
  <w:style w:type="paragraph" w:customStyle="1" w:styleId="HeadingUnnumbered">
    <w:name w:val="Heading Unnumbered"/>
    <w:basedOn w:val="Heading1"/>
    <w:qFormat/>
    <w:rsid w:val="00820F7B"/>
    <w:pPr>
      <w:numPr>
        <w:numId w:val="0"/>
      </w:numPr>
      <w:tabs>
        <w:tab w:val="left" w:pos="540"/>
      </w:tabs>
      <w:overflowPunct w:val="0"/>
      <w:autoSpaceDE w:val="0"/>
      <w:autoSpaceDN w:val="0"/>
      <w:adjustRightInd w:val="0"/>
      <w:textAlignment w:val="baseline"/>
    </w:pPr>
    <w:rPr>
      <w:rFonts w:ascii="DengXian" w:eastAsia="DengXian" w:hAnsi="DengXian"/>
      <w:b/>
      <w:lang w:eastAsia="zh-CN"/>
    </w:rPr>
  </w:style>
  <w:style w:type="paragraph" w:styleId="TableofFigures">
    <w:name w:val="table of figures"/>
    <w:basedOn w:val="Normal"/>
    <w:next w:val="Normal"/>
    <w:uiPriority w:val="99"/>
    <w:rsid w:val="00820F7B"/>
    <w:pPr>
      <w:overflowPunct w:val="0"/>
      <w:autoSpaceDE w:val="0"/>
      <w:autoSpaceDN w:val="0"/>
      <w:adjustRightInd w:val="0"/>
      <w:spacing w:after="0"/>
      <w:textAlignment w:val="baseline"/>
    </w:pPr>
    <w:rPr>
      <w:rFonts w:eastAsia="Times New Roman"/>
      <w:lang w:val="en-GB"/>
    </w:rPr>
  </w:style>
  <w:style w:type="paragraph" w:customStyle="1" w:styleId="Default">
    <w:name w:val="Default"/>
    <w:rsid w:val="00820F7B"/>
    <w:pPr>
      <w:autoSpaceDE w:val="0"/>
      <w:autoSpaceDN w:val="0"/>
      <w:adjustRightInd w:val="0"/>
    </w:pPr>
    <w:rPr>
      <w:rFonts w:ascii="Arial" w:eastAsia="SimSun" w:hAnsi="Arial" w:cs="Arial"/>
      <w:color w:val="000000"/>
      <w:sz w:val="24"/>
      <w:szCs w:val="24"/>
    </w:rPr>
  </w:style>
  <w:style w:type="paragraph" w:customStyle="1" w:styleId="Listindent">
    <w:name w:val="List indent"/>
    <w:basedOn w:val="INDENT1"/>
    <w:qFormat/>
    <w:rsid w:val="00820F7B"/>
    <w:pPr>
      <w:ind w:left="720"/>
    </w:pPr>
    <w:rPr>
      <w:lang w:val="en-US" w:eastAsia="zh-CN"/>
    </w:rPr>
  </w:style>
  <w:style w:type="paragraph" w:customStyle="1" w:styleId="HeadingAppendix2">
    <w:name w:val="Heading Appendix 2"/>
    <w:basedOn w:val="HeadingAppendix"/>
    <w:next w:val="Normal"/>
    <w:qFormat/>
    <w:rsid w:val="00820F7B"/>
    <w:pPr>
      <w:numPr>
        <w:ilvl w:val="1"/>
        <w:numId w:val="16"/>
      </w:numPr>
      <w:ind w:hanging="792"/>
    </w:pPr>
  </w:style>
  <w:style w:type="paragraph" w:customStyle="1" w:styleId="HeadingAppendix">
    <w:name w:val="Heading Appendix"/>
    <w:basedOn w:val="HeadingUnnumbered"/>
    <w:qFormat/>
    <w:rsid w:val="00820F7B"/>
    <w:pPr>
      <w:numPr>
        <w:numId w:val="17"/>
      </w:numPr>
      <w:tabs>
        <w:tab w:val="clear" w:pos="540"/>
        <w:tab w:val="left" w:pos="990"/>
      </w:tabs>
      <w:ind w:left="990" w:hanging="630"/>
    </w:pPr>
    <w:rPr>
      <w:lang w:val="en-US"/>
    </w:rPr>
  </w:style>
  <w:style w:type="paragraph" w:customStyle="1" w:styleId="HeadingAppendix3">
    <w:name w:val="Heading Appendix 3"/>
    <w:basedOn w:val="Heading3"/>
    <w:next w:val="Normal"/>
    <w:qFormat/>
    <w:rsid w:val="00820F7B"/>
    <w:pPr>
      <w:numPr>
        <w:numId w:val="16"/>
      </w:numPr>
      <w:tabs>
        <w:tab w:val="left" w:pos="900"/>
      </w:tabs>
      <w:overflowPunct w:val="0"/>
      <w:autoSpaceDE w:val="0"/>
      <w:autoSpaceDN w:val="0"/>
      <w:adjustRightInd w:val="0"/>
      <w:ind w:left="900" w:hanging="900"/>
      <w:textAlignment w:val="baseline"/>
    </w:pPr>
    <w:rPr>
      <w:rFonts w:eastAsia="DengXian"/>
      <w:lang w:val="en-US"/>
    </w:rPr>
  </w:style>
  <w:style w:type="paragraph" w:customStyle="1" w:styleId="Footnote">
    <w:name w:val="Footnote"/>
    <w:basedOn w:val="FootnoteText"/>
    <w:qFormat/>
    <w:rsid w:val="00820F7B"/>
    <w:pPr>
      <w:keepLines/>
      <w:overflowPunct w:val="0"/>
      <w:autoSpaceDE w:val="0"/>
      <w:autoSpaceDN w:val="0"/>
      <w:adjustRightInd w:val="0"/>
      <w:spacing w:after="0"/>
      <w:ind w:left="180" w:hanging="180"/>
      <w:textAlignment w:val="baseline"/>
    </w:pPr>
    <w:rPr>
      <w:rFonts w:ascii="Times New Roman" w:eastAsia="Times New Roman" w:hAnsi="Times New Roman"/>
      <w:sz w:val="16"/>
      <w:lang w:val="en-GB" w:eastAsia="en-US"/>
    </w:rPr>
  </w:style>
  <w:style w:type="paragraph" w:customStyle="1" w:styleId="Listbulletnospace">
    <w:name w:val="List bullet no space"/>
    <w:basedOn w:val="ListBullet"/>
    <w:qFormat/>
    <w:rsid w:val="00820F7B"/>
    <w:pPr>
      <w:numPr>
        <w:numId w:val="14"/>
      </w:numPr>
      <w:tabs>
        <w:tab w:val="clear" w:pos="720"/>
        <w:tab w:val="left" w:pos="522"/>
      </w:tabs>
      <w:spacing w:after="0"/>
      <w:ind w:left="533" w:hanging="274"/>
    </w:pPr>
  </w:style>
  <w:style w:type="paragraph" w:customStyle="1" w:styleId="Normalnospace">
    <w:name w:val="Normal no space"/>
    <w:basedOn w:val="Normal"/>
    <w:qFormat/>
    <w:rsid w:val="00820F7B"/>
    <w:pPr>
      <w:overflowPunct w:val="0"/>
      <w:autoSpaceDE w:val="0"/>
      <w:autoSpaceDN w:val="0"/>
      <w:adjustRightInd w:val="0"/>
      <w:spacing w:after="0"/>
      <w:textAlignment w:val="baseline"/>
    </w:pPr>
    <w:rPr>
      <w:rFonts w:eastAsia="Times New Roman"/>
      <w:lang w:val="en-GB"/>
    </w:rPr>
  </w:style>
  <w:style w:type="paragraph" w:customStyle="1" w:styleId="Bulletlist">
    <w:name w:val="Bullet list"/>
    <w:basedOn w:val="Normal"/>
    <w:qFormat/>
    <w:rsid w:val="00820F7B"/>
    <w:pPr>
      <w:numPr>
        <w:numId w:val="18"/>
      </w:numPr>
      <w:overflowPunct w:val="0"/>
      <w:autoSpaceDE w:val="0"/>
      <w:autoSpaceDN w:val="0"/>
      <w:adjustRightInd w:val="0"/>
      <w:textAlignment w:val="baseline"/>
    </w:pPr>
    <w:rPr>
      <w:rFonts w:eastAsia="Times New Roman"/>
      <w:lang w:val="en-GB"/>
    </w:rPr>
  </w:style>
  <w:style w:type="table" w:customStyle="1" w:styleId="GridTable6Colorful-Accent51">
    <w:name w:val="Grid Table 6 Colorful - Accent 51"/>
    <w:basedOn w:val="TableNormal"/>
    <w:uiPriority w:val="51"/>
    <w:rsid w:val="002E699A"/>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Strong">
    <w:name w:val="Strong"/>
    <w:basedOn w:val="DefaultParagraphFont"/>
    <w:qFormat/>
    <w:rsid w:val="00A50BC0"/>
    <w:rPr>
      <w:b/>
      <w:bCs/>
    </w:rPr>
  </w:style>
  <w:style w:type="character" w:customStyle="1" w:styleId="EXChar">
    <w:name w:val="EX Char"/>
    <w:link w:val="EX"/>
    <w:rsid w:val="006B0D4A"/>
  </w:style>
  <w:style w:type="paragraph" w:customStyle="1" w:styleId="PlantUML">
    <w:name w:val="PlantUML"/>
    <w:basedOn w:val="Normal"/>
    <w:link w:val="PlantUMLChar"/>
    <w:autoRedefine/>
    <w:rsid w:val="000A0D0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pPr>
    <w:rPr>
      <w:rFonts w:ascii="Courier New" w:eastAsia="SimSun" w:hAnsi="Courier New" w:cs="Courier New"/>
      <w:noProof/>
      <w:color w:val="008000"/>
      <w:sz w:val="18"/>
      <w:szCs w:val="21"/>
      <w:lang w:eastAsia="zh-CN"/>
    </w:rPr>
  </w:style>
  <w:style w:type="character" w:customStyle="1" w:styleId="PlantUMLChar">
    <w:name w:val="PlantUML Char"/>
    <w:basedOn w:val="DefaultParagraphFont"/>
    <w:link w:val="PlantUML"/>
    <w:rsid w:val="000A0D0E"/>
    <w:rPr>
      <w:rFonts w:ascii="Courier New" w:eastAsia="SimSun" w:hAnsi="Courier New" w:cs="Courier New"/>
      <w:noProof/>
      <w:color w:val="008000"/>
      <w:sz w:val="18"/>
      <w:szCs w:val="21"/>
      <w:shd w:val="clear" w:color="auto" w:fill="BAFDBA"/>
      <w:lang w:eastAsia="zh-CN"/>
    </w:rPr>
  </w:style>
  <w:style w:type="paragraph" w:customStyle="1" w:styleId="PlantUMLImg">
    <w:name w:val="PlantUMLImg"/>
    <w:basedOn w:val="Normal"/>
    <w:link w:val="PlantUMLImgChar"/>
    <w:autoRedefine/>
    <w:rsid w:val="008B6F2D"/>
    <w:rPr>
      <w:rFonts w:ascii="Courier New" w:eastAsia="SimSun" w:hAnsi="Courier New" w:cs="Courier New"/>
      <w:noProof/>
      <w:color w:val="008000"/>
      <w:sz w:val="18"/>
      <w:szCs w:val="21"/>
      <w:lang w:val="en-GB" w:eastAsia="zh-CN"/>
    </w:rPr>
  </w:style>
  <w:style w:type="character" w:customStyle="1" w:styleId="PlantUMLImgChar">
    <w:name w:val="PlantUMLImg Char"/>
    <w:basedOn w:val="PlantUMLChar"/>
    <w:link w:val="PlantUMLImg"/>
    <w:rsid w:val="008B6F2D"/>
    <w:rPr>
      <w:rFonts w:ascii="Courier New" w:eastAsia="SimSun" w:hAnsi="Courier New" w:cs="Courier New"/>
      <w:noProof/>
      <w:vanish/>
      <w:color w:val="008000"/>
      <w:sz w:val="18"/>
      <w:szCs w:val="21"/>
      <w:shd w:val="clear" w:color="auto" w:fill="BAFDBA"/>
      <w:lang w:val="en-GB" w:eastAsia="zh-CN"/>
    </w:rPr>
  </w:style>
  <w:style w:type="paragraph" w:styleId="HTMLPreformatted">
    <w:name w:val="HTML Preformatted"/>
    <w:basedOn w:val="Normal"/>
    <w:link w:val="HTMLPreformattedChar"/>
    <w:uiPriority w:val="99"/>
    <w:semiHidden/>
    <w:unhideWhenUsed/>
    <w:rsid w:val="005173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val="en-IE" w:eastAsia="en-IE"/>
    </w:rPr>
  </w:style>
  <w:style w:type="character" w:customStyle="1" w:styleId="HTMLPreformattedChar">
    <w:name w:val="HTML Preformatted Char"/>
    <w:basedOn w:val="DefaultParagraphFont"/>
    <w:link w:val="HTMLPreformatted"/>
    <w:uiPriority w:val="99"/>
    <w:semiHidden/>
    <w:rsid w:val="005173E1"/>
    <w:rPr>
      <w:rFonts w:ascii="Courier New" w:eastAsia="Times New Roman" w:hAnsi="Courier New" w:cs="Courier New"/>
      <w:lang w:val="en-IE" w:eastAsia="en-IE"/>
    </w:rPr>
  </w:style>
  <w:style w:type="character" w:customStyle="1" w:styleId="kt">
    <w:name w:val="kt"/>
    <w:basedOn w:val="DefaultParagraphFont"/>
    <w:rsid w:val="005173E1"/>
  </w:style>
  <w:style w:type="character" w:customStyle="1" w:styleId="n">
    <w:name w:val="n"/>
    <w:basedOn w:val="DefaultParagraphFont"/>
    <w:rsid w:val="005173E1"/>
  </w:style>
  <w:style w:type="character" w:customStyle="1" w:styleId="p">
    <w:name w:val="p"/>
    <w:basedOn w:val="DefaultParagraphFont"/>
    <w:rsid w:val="005173E1"/>
  </w:style>
  <w:style w:type="paragraph" w:customStyle="1" w:styleId="Code">
    <w:name w:val="Code"/>
    <w:basedOn w:val="Normal"/>
    <w:next w:val="Normal"/>
    <w:qFormat/>
    <w:rsid w:val="00236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nsolas" w:eastAsia="Times New Roman" w:hAnsi="Consolas" w:cs="Courier New"/>
      <w:sz w:val="18"/>
      <w:szCs w:val="18"/>
      <w:lang w:val="en-IE" w:eastAsia="en-IE"/>
    </w:rPr>
  </w:style>
  <w:style w:type="character" w:styleId="UnresolvedMention">
    <w:name w:val="Unresolved Mention"/>
    <w:basedOn w:val="DefaultParagraphFont"/>
    <w:uiPriority w:val="99"/>
    <w:semiHidden/>
    <w:unhideWhenUsed/>
    <w:rsid w:val="00490DAF"/>
    <w:rPr>
      <w:color w:val="605E5C"/>
      <w:shd w:val="clear" w:color="auto" w:fill="E1DFDD"/>
    </w:rPr>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
    <w:link w:val="Caption"/>
    <w:rsid w:val="006F2AC3"/>
    <w:rPr>
      <w:b/>
      <w:bCs/>
    </w:rPr>
  </w:style>
  <w:style w:type="table" w:styleId="PlainTable1">
    <w:name w:val="Plain Table 1"/>
    <w:basedOn w:val="TableNormal"/>
    <w:uiPriority w:val="41"/>
    <w:rsid w:val="00A861B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DefaultParagraphFont"/>
    <w:rsid w:val="00DE66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64911726">
      <w:bodyDiv w:val="1"/>
      <w:marLeft w:val="0"/>
      <w:marRight w:val="0"/>
      <w:marTop w:val="0"/>
      <w:marBottom w:val="0"/>
      <w:divBdr>
        <w:top w:val="none" w:sz="0" w:space="0" w:color="auto"/>
        <w:left w:val="none" w:sz="0" w:space="0" w:color="auto"/>
        <w:bottom w:val="none" w:sz="0" w:space="0" w:color="auto"/>
        <w:right w:val="none" w:sz="0" w:space="0" w:color="auto"/>
      </w:divBdr>
      <w:divsChild>
        <w:div w:id="232281357">
          <w:marLeft w:val="2131"/>
          <w:marRight w:val="0"/>
          <w:marTop w:val="0"/>
          <w:marBottom w:val="0"/>
          <w:divBdr>
            <w:top w:val="none" w:sz="0" w:space="0" w:color="auto"/>
            <w:left w:val="none" w:sz="0" w:space="0" w:color="auto"/>
            <w:bottom w:val="none" w:sz="0" w:space="0" w:color="auto"/>
            <w:right w:val="none" w:sz="0" w:space="0" w:color="auto"/>
          </w:divBdr>
        </w:div>
        <w:div w:id="469906135">
          <w:marLeft w:val="1526"/>
          <w:marRight w:val="0"/>
          <w:marTop w:val="0"/>
          <w:marBottom w:val="0"/>
          <w:divBdr>
            <w:top w:val="none" w:sz="0" w:space="0" w:color="auto"/>
            <w:left w:val="none" w:sz="0" w:space="0" w:color="auto"/>
            <w:bottom w:val="none" w:sz="0" w:space="0" w:color="auto"/>
            <w:right w:val="none" w:sz="0" w:space="0" w:color="auto"/>
          </w:divBdr>
        </w:div>
        <w:div w:id="515390727">
          <w:marLeft w:val="2131"/>
          <w:marRight w:val="0"/>
          <w:marTop w:val="0"/>
          <w:marBottom w:val="0"/>
          <w:divBdr>
            <w:top w:val="none" w:sz="0" w:space="0" w:color="auto"/>
            <w:left w:val="none" w:sz="0" w:space="0" w:color="auto"/>
            <w:bottom w:val="none" w:sz="0" w:space="0" w:color="auto"/>
            <w:right w:val="none" w:sz="0" w:space="0" w:color="auto"/>
          </w:divBdr>
        </w:div>
        <w:div w:id="1071193118">
          <w:marLeft w:val="1166"/>
          <w:marRight w:val="0"/>
          <w:marTop w:val="0"/>
          <w:marBottom w:val="0"/>
          <w:divBdr>
            <w:top w:val="none" w:sz="0" w:space="0" w:color="auto"/>
            <w:left w:val="none" w:sz="0" w:space="0" w:color="auto"/>
            <w:bottom w:val="none" w:sz="0" w:space="0" w:color="auto"/>
            <w:right w:val="none" w:sz="0" w:space="0" w:color="auto"/>
          </w:divBdr>
        </w:div>
        <w:div w:id="1377775805">
          <w:marLeft w:val="1166"/>
          <w:marRight w:val="0"/>
          <w:marTop w:val="0"/>
          <w:marBottom w:val="0"/>
          <w:divBdr>
            <w:top w:val="none" w:sz="0" w:space="0" w:color="auto"/>
            <w:left w:val="none" w:sz="0" w:space="0" w:color="auto"/>
            <w:bottom w:val="none" w:sz="0" w:space="0" w:color="auto"/>
            <w:right w:val="none" w:sz="0" w:space="0" w:color="auto"/>
          </w:divBdr>
        </w:div>
        <w:div w:id="1540433012">
          <w:marLeft w:val="1166"/>
          <w:marRight w:val="0"/>
          <w:marTop w:val="0"/>
          <w:marBottom w:val="0"/>
          <w:divBdr>
            <w:top w:val="none" w:sz="0" w:space="0" w:color="auto"/>
            <w:left w:val="none" w:sz="0" w:space="0" w:color="auto"/>
            <w:bottom w:val="none" w:sz="0" w:space="0" w:color="auto"/>
            <w:right w:val="none" w:sz="0" w:space="0" w:color="auto"/>
          </w:divBdr>
        </w:div>
        <w:div w:id="1650397019">
          <w:marLeft w:val="1166"/>
          <w:marRight w:val="0"/>
          <w:marTop w:val="0"/>
          <w:marBottom w:val="0"/>
          <w:divBdr>
            <w:top w:val="none" w:sz="0" w:space="0" w:color="auto"/>
            <w:left w:val="none" w:sz="0" w:space="0" w:color="auto"/>
            <w:bottom w:val="none" w:sz="0" w:space="0" w:color="auto"/>
            <w:right w:val="none" w:sz="0" w:space="0" w:color="auto"/>
          </w:divBdr>
        </w:div>
        <w:div w:id="1828402071">
          <w:marLeft w:val="1166"/>
          <w:marRight w:val="0"/>
          <w:marTop w:val="0"/>
          <w:marBottom w:val="0"/>
          <w:divBdr>
            <w:top w:val="none" w:sz="0" w:space="0" w:color="auto"/>
            <w:left w:val="none" w:sz="0" w:space="0" w:color="auto"/>
            <w:bottom w:val="none" w:sz="0" w:space="0" w:color="auto"/>
            <w:right w:val="none" w:sz="0" w:space="0" w:color="auto"/>
          </w:divBdr>
        </w:div>
        <w:div w:id="2143840867">
          <w:marLeft w:val="1166"/>
          <w:marRight w:val="0"/>
          <w:marTop w:val="0"/>
          <w:marBottom w:val="0"/>
          <w:divBdr>
            <w:top w:val="none" w:sz="0" w:space="0" w:color="auto"/>
            <w:left w:val="none" w:sz="0" w:space="0" w:color="auto"/>
            <w:bottom w:val="none" w:sz="0" w:space="0" w:color="auto"/>
            <w:right w:val="none" w:sz="0" w:space="0" w:color="auto"/>
          </w:divBdr>
        </w:div>
      </w:divsChild>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8108546">
      <w:bodyDiv w:val="1"/>
      <w:marLeft w:val="0"/>
      <w:marRight w:val="0"/>
      <w:marTop w:val="0"/>
      <w:marBottom w:val="0"/>
      <w:divBdr>
        <w:top w:val="none" w:sz="0" w:space="0" w:color="auto"/>
        <w:left w:val="none" w:sz="0" w:space="0" w:color="auto"/>
        <w:bottom w:val="none" w:sz="0" w:space="0" w:color="auto"/>
        <w:right w:val="none" w:sz="0" w:space="0" w:color="auto"/>
      </w:divBdr>
      <w:divsChild>
        <w:div w:id="1008291435">
          <w:marLeft w:val="446"/>
          <w:marRight w:val="0"/>
          <w:marTop w:val="0"/>
          <w:marBottom w:val="0"/>
          <w:divBdr>
            <w:top w:val="none" w:sz="0" w:space="0" w:color="auto"/>
            <w:left w:val="none" w:sz="0" w:space="0" w:color="auto"/>
            <w:bottom w:val="none" w:sz="0" w:space="0" w:color="auto"/>
            <w:right w:val="none" w:sz="0" w:space="0" w:color="auto"/>
          </w:divBdr>
        </w:div>
      </w:divsChild>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19886432">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25586010">
      <w:bodyDiv w:val="1"/>
      <w:marLeft w:val="0"/>
      <w:marRight w:val="0"/>
      <w:marTop w:val="0"/>
      <w:marBottom w:val="0"/>
      <w:divBdr>
        <w:top w:val="none" w:sz="0" w:space="0" w:color="auto"/>
        <w:left w:val="none" w:sz="0" w:space="0" w:color="auto"/>
        <w:bottom w:val="none" w:sz="0" w:space="0" w:color="auto"/>
        <w:right w:val="none" w:sz="0" w:space="0" w:color="auto"/>
      </w:divBdr>
      <w:divsChild>
        <w:div w:id="46999958">
          <w:blockQuote w:val="1"/>
          <w:marLeft w:val="360"/>
          <w:marRight w:val="0"/>
          <w:marTop w:val="0"/>
          <w:marBottom w:val="360"/>
          <w:divBdr>
            <w:top w:val="none" w:sz="0" w:space="0" w:color="auto"/>
            <w:left w:val="none" w:sz="0" w:space="0" w:color="auto"/>
            <w:bottom w:val="none" w:sz="0" w:space="0" w:color="auto"/>
            <w:right w:val="none" w:sz="0" w:space="0" w:color="auto"/>
          </w:divBdr>
          <w:divsChild>
            <w:div w:id="51854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944790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182477649">
      <w:bodyDiv w:val="1"/>
      <w:marLeft w:val="0"/>
      <w:marRight w:val="0"/>
      <w:marTop w:val="0"/>
      <w:marBottom w:val="0"/>
      <w:divBdr>
        <w:top w:val="none" w:sz="0" w:space="0" w:color="auto"/>
        <w:left w:val="none" w:sz="0" w:space="0" w:color="auto"/>
        <w:bottom w:val="none" w:sz="0" w:space="0" w:color="auto"/>
        <w:right w:val="none" w:sz="0" w:space="0" w:color="auto"/>
      </w:divBdr>
    </w:div>
    <w:div w:id="192693065">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29779824">
      <w:bodyDiv w:val="1"/>
      <w:marLeft w:val="0"/>
      <w:marRight w:val="0"/>
      <w:marTop w:val="0"/>
      <w:marBottom w:val="0"/>
      <w:divBdr>
        <w:top w:val="none" w:sz="0" w:space="0" w:color="auto"/>
        <w:left w:val="none" w:sz="0" w:space="0" w:color="auto"/>
        <w:bottom w:val="none" w:sz="0" w:space="0" w:color="auto"/>
        <w:right w:val="none" w:sz="0" w:space="0" w:color="auto"/>
      </w:divBdr>
    </w:div>
    <w:div w:id="243226340">
      <w:bodyDiv w:val="1"/>
      <w:marLeft w:val="0"/>
      <w:marRight w:val="0"/>
      <w:marTop w:val="0"/>
      <w:marBottom w:val="0"/>
      <w:divBdr>
        <w:top w:val="none" w:sz="0" w:space="0" w:color="auto"/>
        <w:left w:val="none" w:sz="0" w:space="0" w:color="auto"/>
        <w:bottom w:val="none" w:sz="0" w:space="0" w:color="auto"/>
        <w:right w:val="none" w:sz="0" w:space="0" w:color="auto"/>
      </w:divBdr>
    </w:div>
    <w:div w:id="255751232">
      <w:bodyDiv w:val="1"/>
      <w:marLeft w:val="0"/>
      <w:marRight w:val="0"/>
      <w:marTop w:val="0"/>
      <w:marBottom w:val="0"/>
      <w:divBdr>
        <w:top w:val="none" w:sz="0" w:space="0" w:color="auto"/>
        <w:left w:val="none" w:sz="0" w:space="0" w:color="auto"/>
        <w:bottom w:val="none" w:sz="0" w:space="0" w:color="auto"/>
        <w:right w:val="none" w:sz="0" w:space="0" w:color="auto"/>
      </w:divBdr>
    </w:div>
    <w:div w:id="285044391">
      <w:bodyDiv w:val="1"/>
      <w:marLeft w:val="0"/>
      <w:marRight w:val="0"/>
      <w:marTop w:val="0"/>
      <w:marBottom w:val="0"/>
      <w:divBdr>
        <w:top w:val="none" w:sz="0" w:space="0" w:color="auto"/>
        <w:left w:val="none" w:sz="0" w:space="0" w:color="auto"/>
        <w:bottom w:val="none" w:sz="0" w:space="0" w:color="auto"/>
        <w:right w:val="none" w:sz="0" w:space="0" w:color="auto"/>
      </w:divBdr>
    </w:div>
    <w:div w:id="302975216">
      <w:bodyDiv w:val="1"/>
      <w:marLeft w:val="0"/>
      <w:marRight w:val="0"/>
      <w:marTop w:val="0"/>
      <w:marBottom w:val="0"/>
      <w:divBdr>
        <w:top w:val="none" w:sz="0" w:space="0" w:color="auto"/>
        <w:left w:val="none" w:sz="0" w:space="0" w:color="auto"/>
        <w:bottom w:val="none" w:sz="0" w:space="0" w:color="auto"/>
        <w:right w:val="none" w:sz="0" w:space="0" w:color="auto"/>
      </w:divBdr>
    </w:div>
    <w:div w:id="307589752">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11102047">
      <w:bodyDiv w:val="1"/>
      <w:marLeft w:val="0"/>
      <w:marRight w:val="0"/>
      <w:marTop w:val="0"/>
      <w:marBottom w:val="0"/>
      <w:divBdr>
        <w:top w:val="none" w:sz="0" w:space="0" w:color="auto"/>
        <w:left w:val="none" w:sz="0" w:space="0" w:color="auto"/>
        <w:bottom w:val="none" w:sz="0" w:space="0" w:color="auto"/>
        <w:right w:val="none" w:sz="0" w:space="0" w:color="auto"/>
      </w:divBdr>
    </w:div>
    <w:div w:id="350647347">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352070182">
      <w:bodyDiv w:val="1"/>
      <w:marLeft w:val="0"/>
      <w:marRight w:val="0"/>
      <w:marTop w:val="0"/>
      <w:marBottom w:val="0"/>
      <w:divBdr>
        <w:top w:val="none" w:sz="0" w:space="0" w:color="auto"/>
        <w:left w:val="none" w:sz="0" w:space="0" w:color="auto"/>
        <w:bottom w:val="none" w:sz="0" w:space="0" w:color="auto"/>
        <w:right w:val="none" w:sz="0" w:space="0" w:color="auto"/>
      </w:divBdr>
    </w:div>
    <w:div w:id="385107324">
      <w:bodyDiv w:val="1"/>
      <w:marLeft w:val="0"/>
      <w:marRight w:val="0"/>
      <w:marTop w:val="0"/>
      <w:marBottom w:val="0"/>
      <w:divBdr>
        <w:top w:val="none" w:sz="0" w:space="0" w:color="auto"/>
        <w:left w:val="none" w:sz="0" w:space="0" w:color="auto"/>
        <w:bottom w:val="none" w:sz="0" w:space="0" w:color="auto"/>
        <w:right w:val="none" w:sz="0" w:space="0" w:color="auto"/>
      </w:divBdr>
    </w:div>
    <w:div w:id="392387209">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1481711">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12761618">
      <w:bodyDiv w:val="1"/>
      <w:marLeft w:val="0"/>
      <w:marRight w:val="0"/>
      <w:marTop w:val="0"/>
      <w:marBottom w:val="0"/>
      <w:divBdr>
        <w:top w:val="none" w:sz="0" w:space="0" w:color="auto"/>
        <w:left w:val="none" w:sz="0" w:space="0" w:color="auto"/>
        <w:bottom w:val="none" w:sz="0" w:space="0" w:color="auto"/>
        <w:right w:val="none" w:sz="0" w:space="0" w:color="auto"/>
      </w:divBdr>
    </w:div>
    <w:div w:id="523447279">
      <w:bodyDiv w:val="1"/>
      <w:marLeft w:val="0"/>
      <w:marRight w:val="0"/>
      <w:marTop w:val="0"/>
      <w:marBottom w:val="0"/>
      <w:divBdr>
        <w:top w:val="none" w:sz="0" w:space="0" w:color="auto"/>
        <w:left w:val="none" w:sz="0" w:space="0" w:color="auto"/>
        <w:bottom w:val="none" w:sz="0" w:space="0" w:color="auto"/>
        <w:right w:val="none" w:sz="0" w:space="0" w:color="auto"/>
      </w:divBdr>
      <w:divsChild>
        <w:div w:id="517963482">
          <w:marLeft w:val="1166"/>
          <w:marRight w:val="0"/>
          <w:marTop w:val="0"/>
          <w:marBottom w:val="0"/>
          <w:divBdr>
            <w:top w:val="none" w:sz="0" w:space="0" w:color="auto"/>
            <w:left w:val="none" w:sz="0" w:space="0" w:color="auto"/>
            <w:bottom w:val="none" w:sz="0" w:space="0" w:color="auto"/>
            <w:right w:val="none" w:sz="0" w:space="0" w:color="auto"/>
          </w:divBdr>
        </w:div>
        <w:div w:id="640841360">
          <w:marLeft w:val="1166"/>
          <w:marRight w:val="0"/>
          <w:marTop w:val="0"/>
          <w:marBottom w:val="0"/>
          <w:divBdr>
            <w:top w:val="none" w:sz="0" w:space="0" w:color="auto"/>
            <w:left w:val="none" w:sz="0" w:space="0" w:color="auto"/>
            <w:bottom w:val="none" w:sz="0" w:space="0" w:color="auto"/>
            <w:right w:val="none" w:sz="0" w:space="0" w:color="auto"/>
          </w:divBdr>
        </w:div>
        <w:div w:id="772822351">
          <w:marLeft w:val="2131"/>
          <w:marRight w:val="0"/>
          <w:marTop w:val="0"/>
          <w:marBottom w:val="0"/>
          <w:divBdr>
            <w:top w:val="none" w:sz="0" w:space="0" w:color="auto"/>
            <w:left w:val="none" w:sz="0" w:space="0" w:color="auto"/>
            <w:bottom w:val="none" w:sz="0" w:space="0" w:color="auto"/>
            <w:right w:val="none" w:sz="0" w:space="0" w:color="auto"/>
          </w:divBdr>
        </w:div>
        <w:div w:id="892543558">
          <w:marLeft w:val="1166"/>
          <w:marRight w:val="0"/>
          <w:marTop w:val="0"/>
          <w:marBottom w:val="0"/>
          <w:divBdr>
            <w:top w:val="none" w:sz="0" w:space="0" w:color="auto"/>
            <w:left w:val="none" w:sz="0" w:space="0" w:color="auto"/>
            <w:bottom w:val="none" w:sz="0" w:space="0" w:color="auto"/>
            <w:right w:val="none" w:sz="0" w:space="0" w:color="auto"/>
          </w:divBdr>
        </w:div>
        <w:div w:id="1239562018">
          <w:marLeft w:val="1526"/>
          <w:marRight w:val="0"/>
          <w:marTop w:val="0"/>
          <w:marBottom w:val="0"/>
          <w:divBdr>
            <w:top w:val="none" w:sz="0" w:space="0" w:color="auto"/>
            <w:left w:val="none" w:sz="0" w:space="0" w:color="auto"/>
            <w:bottom w:val="none" w:sz="0" w:space="0" w:color="auto"/>
            <w:right w:val="none" w:sz="0" w:space="0" w:color="auto"/>
          </w:divBdr>
        </w:div>
        <w:div w:id="1418407443">
          <w:marLeft w:val="1166"/>
          <w:marRight w:val="0"/>
          <w:marTop w:val="0"/>
          <w:marBottom w:val="0"/>
          <w:divBdr>
            <w:top w:val="none" w:sz="0" w:space="0" w:color="auto"/>
            <w:left w:val="none" w:sz="0" w:space="0" w:color="auto"/>
            <w:bottom w:val="none" w:sz="0" w:space="0" w:color="auto"/>
            <w:right w:val="none" w:sz="0" w:space="0" w:color="auto"/>
          </w:divBdr>
        </w:div>
        <w:div w:id="1616862476">
          <w:marLeft w:val="1166"/>
          <w:marRight w:val="0"/>
          <w:marTop w:val="0"/>
          <w:marBottom w:val="0"/>
          <w:divBdr>
            <w:top w:val="none" w:sz="0" w:space="0" w:color="auto"/>
            <w:left w:val="none" w:sz="0" w:space="0" w:color="auto"/>
            <w:bottom w:val="none" w:sz="0" w:space="0" w:color="auto"/>
            <w:right w:val="none" w:sz="0" w:space="0" w:color="auto"/>
          </w:divBdr>
        </w:div>
        <w:div w:id="2045134383">
          <w:marLeft w:val="2131"/>
          <w:marRight w:val="0"/>
          <w:marTop w:val="0"/>
          <w:marBottom w:val="0"/>
          <w:divBdr>
            <w:top w:val="none" w:sz="0" w:space="0" w:color="auto"/>
            <w:left w:val="none" w:sz="0" w:space="0" w:color="auto"/>
            <w:bottom w:val="none" w:sz="0" w:space="0" w:color="auto"/>
            <w:right w:val="none" w:sz="0" w:space="0" w:color="auto"/>
          </w:divBdr>
        </w:div>
        <w:div w:id="2110856790">
          <w:marLeft w:val="1166"/>
          <w:marRight w:val="0"/>
          <w:marTop w:val="0"/>
          <w:marBottom w:val="0"/>
          <w:divBdr>
            <w:top w:val="none" w:sz="0" w:space="0" w:color="auto"/>
            <w:left w:val="none" w:sz="0" w:space="0" w:color="auto"/>
            <w:bottom w:val="none" w:sz="0" w:space="0" w:color="auto"/>
            <w:right w:val="none" w:sz="0" w:space="0" w:color="auto"/>
          </w:divBdr>
        </w:div>
      </w:divsChild>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50577486">
      <w:bodyDiv w:val="1"/>
      <w:marLeft w:val="0"/>
      <w:marRight w:val="0"/>
      <w:marTop w:val="0"/>
      <w:marBottom w:val="0"/>
      <w:divBdr>
        <w:top w:val="none" w:sz="0" w:space="0" w:color="auto"/>
        <w:left w:val="none" w:sz="0" w:space="0" w:color="auto"/>
        <w:bottom w:val="none" w:sz="0" w:space="0" w:color="auto"/>
        <w:right w:val="none" w:sz="0" w:space="0" w:color="auto"/>
      </w:divBdr>
    </w:div>
    <w:div w:id="575360558">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584922479">
      <w:bodyDiv w:val="1"/>
      <w:marLeft w:val="0"/>
      <w:marRight w:val="0"/>
      <w:marTop w:val="0"/>
      <w:marBottom w:val="0"/>
      <w:divBdr>
        <w:top w:val="none" w:sz="0" w:space="0" w:color="auto"/>
        <w:left w:val="none" w:sz="0" w:space="0" w:color="auto"/>
        <w:bottom w:val="none" w:sz="0" w:space="0" w:color="auto"/>
        <w:right w:val="none" w:sz="0" w:space="0" w:color="auto"/>
      </w:divBdr>
      <w:divsChild>
        <w:div w:id="981227995">
          <w:blockQuote w:val="1"/>
          <w:marLeft w:val="360"/>
          <w:marRight w:val="0"/>
          <w:marTop w:val="0"/>
          <w:marBottom w:val="360"/>
          <w:divBdr>
            <w:top w:val="none" w:sz="0" w:space="0" w:color="auto"/>
            <w:left w:val="none" w:sz="0" w:space="0" w:color="auto"/>
            <w:bottom w:val="none" w:sz="0" w:space="0" w:color="auto"/>
            <w:right w:val="none" w:sz="0" w:space="0" w:color="auto"/>
          </w:divBdr>
          <w:divsChild>
            <w:div w:id="21034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644696683">
      <w:bodyDiv w:val="1"/>
      <w:marLeft w:val="0"/>
      <w:marRight w:val="0"/>
      <w:marTop w:val="0"/>
      <w:marBottom w:val="0"/>
      <w:divBdr>
        <w:top w:val="none" w:sz="0" w:space="0" w:color="auto"/>
        <w:left w:val="none" w:sz="0" w:space="0" w:color="auto"/>
        <w:bottom w:val="none" w:sz="0" w:space="0" w:color="auto"/>
        <w:right w:val="none" w:sz="0" w:space="0" w:color="auto"/>
      </w:divBdr>
      <w:divsChild>
        <w:div w:id="135606789">
          <w:marLeft w:val="0"/>
          <w:marRight w:val="0"/>
          <w:marTop w:val="15"/>
          <w:marBottom w:val="360"/>
          <w:divBdr>
            <w:top w:val="single" w:sz="6" w:space="0" w:color="E1E4E5"/>
            <w:left w:val="single" w:sz="6" w:space="0" w:color="E1E4E5"/>
            <w:bottom w:val="single" w:sz="6" w:space="0" w:color="E1E4E5"/>
            <w:right w:val="single" w:sz="6" w:space="0" w:color="E1E4E5"/>
          </w:divBdr>
          <w:divsChild>
            <w:div w:id="967667393">
              <w:marLeft w:val="0"/>
              <w:marRight w:val="0"/>
              <w:marTop w:val="0"/>
              <w:marBottom w:val="0"/>
              <w:divBdr>
                <w:top w:val="none" w:sz="0" w:space="0" w:color="auto"/>
                <w:left w:val="none" w:sz="0" w:space="0" w:color="auto"/>
                <w:bottom w:val="none" w:sz="0" w:space="0" w:color="auto"/>
                <w:right w:val="none" w:sz="0" w:space="0" w:color="auto"/>
              </w:divBdr>
            </w:div>
          </w:divsChild>
        </w:div>
        <w:div w:id="1485582597">
          <w:marLeft w:val="0"/>
          <w:marRight w:val="0"/>
          <w:marTop w:val="15"/>
          <w:marBottom w:val="360"/>
          <w:divBdr>
            <w:top w:val="single" w:sz="6" w:space="0" w:color="E1E4E5"/>
            <w:left w:val="single" w:sz="6" w:space="0" w:color="E1E4E5"/>
            <w:bottom w:val="single" w:sz="6" w:space="0" w:color="E1E4E5"/>
            <w:right w:val="single" w:sz="6" w:space="0" w:color="E1E4E5"/>
          </w:divBdr>
          <w:divsChild>
            <w:div w:id="29113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40805">
      <w:bodyDiv w:val="1"/>
      <w:marLeft w:val="0"/>
      <w:marRight w:val="0"/>
      <w:marTop w:val="0"/>
      <w:marBottom w:val="0"/>
      <w:divBdr>
        <w:top w:val="none" w:sz="0" w:space="0" w:color="auto"/>
        <w:left w:val="none" w:sz="0" w:space="0" w:color="auto"/>
        <w:bottom w:val="none" w:sz="0" w:space="0" w:color="auto"/>
        <w:right w:val="none" w:sz="0" w:space="0" w:color="auto"/>
      </w:divBdr>
      <w:divsChild>
        <w:div w:id="706638657">
          <w:marLeft w:val="0"/>
          <w:marRight w:val="0"/>
          <w:marTop w:val="0"/>
          <w:marBottom w:val="0"/>
          <w:divBdr>
            <w:top w:val="none" w:sz="0" w:space="0" w:color="auto"/>
            <w:left w:val="none" w:sz="0" w:space="0" w:color="auto"/>
            <w:bottom w:val="none" w:sz="0" w:space="0" w:color="auto"/>
            <w:right w:val="none" w:sz="0" w:space="0" w:color="auto"/>
          </w:divBdr>
          <w:divsChild>
            <w:div w:id="1961648720">
              <w:marLeft w:val="0"/>
              <w:marRight w:val="0"/>
              <w:marTop w:val="15"/>
              <w:marBottom w:val="360"/>
              <w:divBdr>
                <w:top w:val="single" w:sz="6" w:space="0" w:color="E1E4E5"/>
                <w:left w:val="single" w:sz="6" w:space="0" w:color="E1E4E5"/>
                <w:bottom w:val="single" w:sz="6" w:space="0" w:color="E1E4E5"/>
                <w:right w:val="single" w:sz="6" w:space="0" w:color="E1E4E5"/>
              </w:divBdr>
              <w:divsChild>
                <w:div w:id="18188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48264">
      <w:bodyDiv w:val="1"/>
      <w:marLeft w:val="0"/>
      <w:marRight w:val="0"/>
      <w:marTop w:val="0"/>
      <w:marBottom w:val="0"/>
      <w:divBdr>
        <w:top w:val="none" w:sz="0" w:space="0" w:color="auto"/>
        <w:left w:val="none" w:sz="0" w:space="0" w:color="auto"/>
        <w:bottom w:val="none" w:sz="0" w:space="0" w:color="auto"/>
        <w:right w:val="none" w:sz="0" w:space="0" w:color="auto"/>
      </w:divBdr>
    </w:div>
    <w:div w:id="673269014">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2266219">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5297528">
      <w:bodyDiv w:val="1"/>
      <w:marLeft w:val="0"/>
      <w:marRight w:val="0"/>
      <w:marTop w:val="0"/>
      <w:marBottom w:val="0"/>
      <w:divBdr>
        <w:top w:val="none" w:sz="0" w:space="0" w:color="auto"/>
        <w:left w:val="none" w:sz="0" w:space="0" w:color="auto"/>
        <w:bottom w:val="none" w:sz="0" w:space="0" w:color="auto"/>
        <w:right w:val="none" w:sz="0" w:space="0" w:color="auto"/>
      </w:divBdr>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78136099">
      <w:bodyDiv w:val="1"/>
      <w:marLeft w:val="0"/>
      <w:marRight w:val="0"/>
      <w:marTop w:val="0"/>
      <w:marBottom w:val="0"/>
      <w:divBdr>
        <w:top w:val="none" w:sz="0" w:space="0" w:color="auto"/>
        <w:left w:val="none" w:sz="0" w:space="0" w:color="auto"/>
        <w:bottom w:val="none" w:sz="0" w:space="0" w:color="auto"/>
        <w:right w:val="none" w:sz="0" w:space="0" w:color="auto"/>
      </w:divBdr>
      <w:divsChild>
        <w:div w:id="1967277622">
          <w:marLeft w:val="446"/>
          <w:marRight w:val="0"/>
          <w:marTop w:val="0"/>
          <w:marBottom w:val="0"/>
          <w:divBdr>
            <w:top w:val="none" w:sz="0" w:space="0" w:color="auto"/>
            <w:left w:val="none" w:sz="0" w:space="0" w:color="auto"/>
            <w:bottom w:val="none" w:sz="0" w:space="0" w:color="auto"/>
            <w:right w:val="none" w:sz="0" w:space="0" w:color="auto"/>
          </w:divBdr>
        </w:div>
      </w:divsChild>
    </w:div>
    <w:div w:id="785004591">
      <w:bodyDiv w:val="1"/>
      <w:marLeft w:val="0"/>
      <w:marRight w:val="0"/>
      <w:marTop w:val="0"/>
      <w:marBottom w:val="0"/>
      <w:divBdr>
        <w:top w:val="none" w:sz="0" w:space="0" w:color="auto"/>
        <w:left w:val="none" w:sz="0" w:space="0" w:color="auto"/>
        <w:bottom w:val="none" w:sz="0" w:space="0" w:color="auto"/>
        <w:right w:val="none" w:sz="0" w:space="0" w:color="auto"/>
      </w:divBdr>
    </w:div>
    <w:div w:id="790057462">
      <w:bodyDiv w:val="1"/>
      <w:marLeft w:val="0"/>
      <w:marRight w:val="0"/>
      <w:marTop w:val="0"/>
      <w:marBottom w:val="0"/>
      <w:divBdr>
        <w:top w:val="none" w:sz="0" w:space="0" w:color="auto"/>
        <w:left w:val="none" w:sz="0" w:space="0" w:color="auto"/>
        <w:bottom w:val="none" w:sz="0" w:space="0" w:color="auto"/>
        <w:right w:val="none" w:sz="0" w:space="0" w:color="auto"/>
      </w:divBdr>
      <w:divsChild>
        <w:div w:id="845359982">
          <w:marLeft w:val="1166"/>
          <w:marRight w:val="0"/>
          <w:marTop w:val="0"/>
          <w:marBottom w:val="0"/>
          <w:divBdr>
            <w:top w:val="none" w:sz="0" w:space="0" w:color="auto"/>
            <w:left w:val="none" w:sz="0" w:space="0" w:color="auto"/>
            <w:bottom w:val="none" w:sz="0" w:space="0" w:color="auto"/>
            <w:right w:val="none" w:sz="0" w:space="0" w:color="auto"/>
          </w:divBdr>
        </w:div>
      </w:divsChild>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753301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776903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896085339">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31862944">
      <w:bodyDiv w:val="1"/>
      <w:marLeft w:val="0"/>
      <w:marRight w:val="0"/>
      <w:marTop w:val="0"/>
      <w:marBottom w:val="0"/>
      <w:divBdr>
        <w:top w:val="none" w:sz="0" w:space="0" w:color="auto"/>
        <w:left w:val="none" w:sz="0" w:space="0" w:color="auto"/>
        <w:bottom w:val="none" w:sz="0" w:space="0" w:color="auto"/>
        <w:right w:val="none" w:sz="0" w:space="0" w:color="auto"/>
      </w:divBdr>
    </w:div>
    <w:div w:id="965621584">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74551167">
      <w:bodyDiv w:val="1"/>
      <w:marLeft w:val="0"/>
      <w:marRight w:val="0"/>
      <w:marTop w:val="0"/>
      <w:marBottom w:val="0"/>
      <w:divBdr>
        <w:top w:val="none" w:sz="0" w:space="0" w:color="auto"/>
        <w:left w:val="none" w:sz="0" w:space="0" w:color="auto"/>
        <w:bottom w:val="none" w:sz="0" w:space="0" w:color="auto"/>
        <w:right w:val="none" w:sz="0" w:space="0" w:color="auto"/>
      </w:divBdr>
    </w:div>
    <w:div w:id="1106386533">
      <w:bodyDiv w:val="1"/>
      <w:marLeft w:val="0"/>
      <w:marRight w:val="0"/>
      <w:marTop w:val="0"/>
      <w:marBottom w:val="0"/>
      <w:divBdr>
        <w:top w:val="none" w:sz="0" w:space="0" w:color="auto"/>
        <w:left w:val="none" w:sz="0" w:space="0" w:color="auto"/>
        <w:bottom w:val="none" w:sz="0" w:space="0" w:color="auto"/>
        <w:right w:val="none" w:sz="0" w:space="0" w:color="auto"/>
      </w:divBdr>
    </w:div>
    <w:div w:id="1111433687">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46975617">
      <w:bodyDiv w:val="1"/>
      <w:marLeft w:val="0"/>
      <w:marRight w:val="0"/>
      <w:marTop w:val="0"/>
      <w:marBottom w:val="0"/>
      <w:divBdr>
        <w:top w:val="none" w:sz="0" w:space="0" w:color="auto"/>
        <w:left w:val="none" w:sz="0" w:space="0" w:color="auto"/>
        <w:bottom w:val="none" w:sz="0" w:space="0" w:color="auto"/>
        <w:right w:val="none" w:sz="0" w:space="0" w:color="auto"/>
      </w:divBdr>
    </w:div>
    <w:div w:id="1160391366">
      <w:bodyDiv w:val="1"/>
      <w:marLeft w:val="0"/>
      <w:marRight w:val="0"/>
      <w:marTop w:val="0"/>
      <w:marBottom w:val="0"/>
      <w:divBdr>
        <w:top w:val="none" w:sz="0" w:space="0" w:color="auto"/>
        <w:left w:val="none" w:sz="0" w:space="0" w:color="auto"/>
        <w:bottom w:val="none" w:sz="0" w:space="0" w:color="auto"/>
        <w:right w:val="none" w:sz="0" w:space="0" w:color="auto"/>
      </w:divBdr>
    </w:div>
    <w:div w:id="1162624187">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196045199">
      <w:bodyDiv w:val="1"/>
      <w:marLeft w:val="0"/>
      <w:marRight w:val="0"/>
      <w:marTop w:val="0"/>
      <w:marBottom w:val="0"/>
      <w:divBdr>
        <w:top w:val="none" w:sz="0" w:space="0" w:color="auto"/>
        <w:left w:val="none" w:sz="0" w:space="0" w:color="auto"/>
        <w:bottom w:val="none" w:sz="0" w:space="0" w:color="auto"/>
        <w:right w:val="none" w:sz="0" w:space="0" w:color="auto"/>
      </w:divBdr>
      <w:divsChild>
        <w:div w:id="189803211">
          <w:marLeft w:val="965"/>
          <w:marRight w:val="0"/>
          <w:marTop w:val="100"/>
          <w:marBottom w:val="0"/>
          <w:divBdr>
            <w:top w:val="none" w:sz="0" w:space="0" w:color="auto"/>
            <w:left w:val="none" w:sz="0" w:space="0" w:color="auto"/>
            <w:bottom w:val="none" w:sz="0" w:space="0" w:color="auto"/>
            <w:right w:val="none" w:sz="0" w:space="0" w:color="auto"/>
          </w:divBdr>
        </w:div>
        <w:div w:id="602616218">
          <w:marLeft w:val="965"/>
          <w:marRight w:val="0"/>
          <w:marTop w:val="100"/>
          <w:marBottom w:val="0"/>
          <w:divBdr>
            <w:top w:val="none" w:sz="0" w:space="0" w:color="auto"/>
            <w:left w:val="none" w:sz="0" w:space="0" w:color="auto"/>
            <w:bottom w:val="none" w:sz="0" w:space="0" w:color="auto"/>
            <w:right w:val="none" w:sz="0" w:space="0" w:color="auto"/>
          </w:divBdr>
        </w:div>
        <w:div w:id="1432899378">
          <w:marLeft w:val="965"/>
          <w:marRight w:val="0"/>
          <w:marTop w:val="100"/>
          <w:marBottom w:val="0"/>
          <w:divBdr>
            <w:top w:val="none" w:sz="0" w:space="0" w:color="auto"/>
            <w:left w:val="none" w:sz="0" w:space="0" w:color="auto"/>
            <w:bottom w:val="none" w:sz="0" w:space="0" w:color="auto"/>
            <w:right w:val="none" w:sz="0" w:space="0" w:color="auto"/>
          </w:divBdr>
        </w:div>
        <w:div w:id="1974021897">
          <w:marLeft w:val="965"/>
          <w:marRight w:val="0"/>
          <w:marTop w:val="100"/>
          <w:marBottom w:val="0"/>
          <w:divBdr>
            <w:top w:val="none" w:sz="0" w:space="0" w:color="auto"/>
            <w:left w:val="none" w:sz="0" w:space="0" w:color="auto"/>
            <w:bottom w:val="none" w:sz="0" w:space="0" w:color="auto"/>
            <w:right w:val="none" w:sz="0" w:space="0" w:color="auto"/>
          </w:divBdr>
        </w:div>
      </w:divsChild>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69854930">
      <w:bodyDiv w:val="1"/>
      <w:marLeft w:val="0"/>
      <w:marRight w:val="0"/>
      <w:marTop w:val="0"/>
      <w:marBottom w:val="0"/>
      <w:divBdr>
        <w:top w:val="none" w:sz="0" w:space="0" w:color="auto"/>
        <w:left w:val="none" w:sz="0" w:space="0" w:color="auto"/>
        <w:bottom w:val="none" w:sz="0" w:space="0" w:color="auto"/>
        <w:right w:val="none" w:sz="0" w:space="0" w:color="auto"/>
      </w:divBdr>
      <w:divsChild>
        <w:div w:id="650719253">
          <w:marLeft w:val="0"/>
          <w:marRight w:val="0"/>
          <w:marTop w:val="0"/>
          <w:marBottom w:val="0"/>
          <w:divBdr>
            <w:top w:val="none" w:sz="0" w:space="0" w:color="auto"/>
            <w:left w:val="none" w:sz="0" w:space="0" w:color="auto"/>
            <w:bottom w:val="none" w:sz="0" w:space="0" w:color="auto"/>
            <w:right w:val="none" w:sz="0" w:space="0" w:color="auto"/>
          </w:divBdr>
          <w:divsChild>
            <w:div w:id="1610552336">
              <w:marLeft w:val="0"/>
              <w:marRight w:val="0"/>
              <w:marTop w:val="15"/>
              <w:marBottom w:val="360"/>
              <w:divBdr>
                <w:top w:val="single" w:sz="6" w:space="0" w:color="E1E4E5"/>
                <w:left w:val="single" w:sz="6" w:space="0" w:color="E1E4E5"/>
                <w:bottom w:val="single" w:sz="6" w:space="0" w:color="E1E4E5"/>
                <w:right w:val="single" w:sz="6" w:space="0" w:color="E1E4E5"/>
              </w:divBdr>
              <w:divsChild>
                <w:div w:id="186628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82014">
          <w:marLeft w:val="0"/>
          <w:marRight w:val="0"/>
          <w:marTop w:val="0"/>
          <w:marBottom w:val="0"/>
          <w:divBdr>
            <w:top w:val="none" w:sz="0" w:space="0" w:color="auto"/>
            <w:left w:val="none" w:sz="0" w:space="0" w:color="auto"/>
            <w:bottom w:val="none" w:sz="0" w:space="0" w:color="auto"/>
            <w:right w:val="none" w:sz="0" w:space="0" w:color="auto"/>
          </w:divBdr>
          <w:divsChild>
            <w:div w:id="296570558">
              <w:marLeft w:val="0"/>
              <w:marRight w:val="0"/>
              <w:marTop w:val="15"/>
              <w:marBottom w:val="360"/>
              <w:divBdr>
                <w:top w:val="single" w:sz="6" w:space="0" w:color="E1E4E5"/>
                <w:left w:val="single" w:sz="6" w:space="0" w:color="E1E4E5"/>
                <w:bottom w:val="single" w:sz="6" w:space="0" w:color="E1E4E5"/>
                <w:right w:val="single" w:sz="6" w:space="0" w:color="E1E4E5"/>
              </w:divBdr>
              <w:divsChild>
                <w:div w:id="640772774">
                  <w:marLeft w:val="0"/>
                  <w:marRight w:val="0"/>
                  <w:marTop w:val="0"/>
                  <w:marBottom w:val="0"/>
                  <w:divBdr>
                    <w:top w:val="none" w:sz="0" w:space="0" w:color="auto"/>
                    <w:left w:val="none" w:sz="0" w:space="0" w:color="auto"/>
                    <w:bottom w:val="none" w:sz="0" w:space="0" w:color="auto"/>
                    <w:right w:val="none" w:sz="0" w:space="0" w:color="auto"/>
                  </w:divBdr>
                </w:div>
              </w:divsChild>
            </w:div>
            <w:div w:id="317001917">
              <w:marLeft w:val="0"/>
              <w:marRight w:val="0"/>
              <w:marTop w:val="15"/>
              <w:marBottom w:val="360"/>
              <w:divBdr>
                <w:top w:val="single" w:sz="6" w:space="0" w:color="E1E4E5"/>
                <w:left w:val="single" w:sz="6" w:space="0" w:color="E1E4E5"/>
                <w:bottom w:val="single" w:sz="6" w:space="0" w:color="E1E4E5"/>
                <w:right w:val="single" w:sz="6" w:space="0" w:color="E1E4E5"/>
              </w:divBdr>
              <w:divsChild>
                <w:div w:id="1826238318">
                  <w:marLeft w:val="0"/>
                  <w:marRight w:val="0"/>
                  <w:marTop w:val="0"/>
                  <w:marBottom w:val="0"/>
                  <w:divBdr>
                    <w:top w:val="none" w:sz="0" w:space="0" w:color="auto"/>
                    <w:left w:val="none" w:sz="0" w:space="0" w:color="auto"/>
                    <w:bottom w:val="none" w:sz="0" w:space="0" w:color="auto"/>
                    <w:right w:val="none" w:sz="0" w:space="0" w:color="auto"/>
                  </w:divBdr>
                </w:div>
              </w:divsChild>
            </w:div>
            <w:div w:id="370082145">
              <w:marLeft w:val="0"/>
              <w:marRight w:val="0"/>
              <w:marTop w:val="15"/>
              <w:marBottom w:val="360"/>
              <w:divBdr>
                <w:top w:val="single" w:sz="6" w:space="0" w:color="E1E4E5"/>
                <w:left w:val="single" w:sz="6" w:space="0" w:color="E1E4E5"/>
                <w:bottom w:val="single" w:sz="6" w:space="0" w:color="E1E4E5"/>
                <w:right w:val="single" w:sz="6" w:space="0" w:color="E1E4E5"/>
              </w:divBdr>
              <w:divsChild>
                <w:div w:id="6241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0445987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78909875">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23932362">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38421772">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65600079">
      <w:bodyDiv w:val="1"/>
      <w:marLeft w:val="0"/>
      <w:marRight w:val="0"/>
      <w:marTop w:val="0"/>
      <w:marBottom w:val="0"/>
      <w:divBdr>
        <w:top w:val="none" w:sz="0" w:space="0" w:color="auto"/>
        <w:left w:val="none" w:sz="0" w:space="0" w:color="auto"/>
        <w:bottom w:val="none" w:sz="0" w:space="0" w:color="auto"/>
        <w:right w:val="none" w:sz="0" w:space="0" w:color="auto"/>
      </w:divBdr>
      <w:divsChild>
        <w:div w:id="141582602">
          <w:marLeft w:val="1166"/>
          <w:marRight w:val="0"/>
          <w:marTop w:val="0"/>
          <w:marBottom w:val="0"/>
          <w:divBdr>
            <w:top w:val="none" w:sz="0" w:space="0" w:color="auto"/>
            <w:left w:val="none" w:sz="0" w:space="0" w:color="auto"/>
            <w:bottom w:val="none" w:sz="0" w:space="0" w:color="auto"/>
            <w:right w:val="none" w:sz="0" w:space="0" w:color="auto"/>
          </w:divBdr>
        </w:div>
      </w:divsChild>
    </w:div>
    <w:div w:id="1572274283">
      <w:bodyDiv w:val="1"/>
      <w:marLeft w:val="0"/>
      <w:marRight w:val="0"/>
      <w:marTop w:val="0"/>
      <w:marBottom w:val="0"/>
      <w:divBdr>
        <w:top w:val="none" w:sz="0" w:space="0" w:color="auto"/>
        <w:left w:val="none" w:sz="0" w:space="0" w:color="auto"/>
        <w:bottom w:val="none" w:sz="0" w:space="0" w:color="auto"/>
        <w:right w:val="none" w:sz="0" w:space="0" w:color="auto"/>
      </w:divBdr>
      <w:divsChild>
        <w:div w:id="1279986845">
          <w:marLeft w:val="360"/>
          <w:marRight w:val="0"/>
          <w:marTop w:val="200"/>
          <w:marBottom w:val="160"/>
          <w:divBdr>
            <w:top w:val="none" w:sz="0" w:space="0" w:color="auto"/>
            <w:left w:val="none" w:sz="0" w:space="0" w:color="auto"/>
            <w:bottom w:val="none" w:sz="0" w:space="0" w:color="auto"/>
            <w:right w:val="none" w:sz="0" w:space="0" w:color="auto"/>
          </w:divBdr>
        </w:div>
      </w:divsChild>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75238918">
      <w:bodyDiv w:val="1"/>
      <w:marLeft w:val="0"/>
      <w:marRight w:val="0"/>
      <w:marTop w:val="0"/>
      <w:marBottom w:val="0"/>
      <w:divBdr>
        <w:top w:val="none" w:sz="0" w:space="0" w:color="auto"/>
        <w:left w:val="none" w:sz="0" w:space="0" w:color="auto"/>
        <w:bottom w:val="none" w:sz="0" w:space="0" w:color="auto"/>
        <w:right w:val="none" w:sz="0" w:space="0" w:color="auto"/>
      </w:divBdr>
      <w:divsChild>
        <w:div w:id="1828127476">
          <w:marLeft w:val="1267"/>
          <w:marRight w:val="0"/>
          <w:marTop w:val="0"/>
          <w:marBottom w:val="0"/>
          <w:divBdr>
            <w:top w:val="none" w:sz="0" w:space="0" w:color="auto"/>
            <w:left w:val="none" w:sz="0" w:space="0" w:color="auto"/>
            <w:bottom w:val="none" w:sz="0" w:space="0" w:color="auto"/>
            <w:right w:val="none" w:sz="0" w:space="0" w:color="auto"/>
          </w:divBdr>
        </w:div>
      </w:divsChild>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86647390">
      <w:bodyDiv w:val="1"/>
      <w:marLeft w:val="0"/>
      <w:marRight w:val="0"/>
      <w:marTop w:val="0"/>
      <w:marBottom w:val="0"/>
      <w:divBdr>
        <w:top w:val="none" w:sz="0" w:space="0" w:color="auto"/>
        <w:left w:val="none" w:sz="0" w:space="0" w:color="auto"/>
        <w:bottom w:val="none" w:sz="0" w:space="0" w:color="auto"/>
        <w:right w:val="none" w:sz="0" w:space="0" w:color="auto"/>
      </w:divBdr>
    </w:div>
    <w:div w:id="1590431548">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25385881">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13074924">
      <w:bodyDiv w:val="1"/>
      <w:marLeft w:val="0"/>
      <w:marRight w:val="0"/>
      <w:marTop w:val="0"/>
      <w:marBottom w:val="0"/>
      <w:divBdr>
        <w:top w:val="none" w:sz="0" w:space="0" w:color="auto"/>
        <w:left w:val="none" w:sz="0" w:space="0" w:color="auto"/>
        <w:bottom w:val="none" w:sz="0" w:space="0" w:color="auto"/>
        <w:right w:val="none" w:sz="0" w:space="0" w:color="auto"/>
      </w:divBdr>
    </w:div>
    <w:div w:id="1743984575">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105493811">
          <w:marLeft w:val="446"/>
          <w:marRight w:val="0"/>
          <w:marTop w:val="0"/>
          <w:marBottom w:val="0"/>
          <w:divBdr>
            <w:top w:val="none" w:sz="0" w:space="0" w:color="auto"/>
            <w:left w:val="none" w:sz="0" w:space="0" w:color="auto"/>
            <w:bottom w:val="none" w:sz="0" w:space="0" w:color="auto"/>
            <w:right w:val="none" w:sz="0" w:space="0" w:color="auto"/>
          </w:divBdr>
        </w:div>
        <w:div w:id="1230387774">
          <w:marLeft w:val="446"/>
          <w:marRight w:val="0"/>
          <w:marTop w:val="0"/>
          <w:marBottom w:val="0"/>
          <w:divBdr>
            <w:top w:val="none" w:sz="0" w:space="0" w:color="auto"/>
            <w:left w:val="none" w:sz="0" w:space="0" w:color="auto"/>
            <w:bottom w:val="none" w:sz="0" w:space="0" w:color="auto"/>
            <w:right w:val="none" w:sz="0" w:space="0" w:color="auto"/>
          </w:divBdr>
        </w:div>
        <w:div w:id="1449205631">
          <w:marLeft w:val="446"/>
          <w:marRight w:val="0"/>
          <w:marTop w:val="0"/>
          <w:marBottom w:val="0"/>
          <w:divBdr>
            <w:top w:val="none" w:sz="0" w:space="0" w:color="auto"/>
            <w:left w:val="none" w:sz="0" w:space="0" w:color="auto"/>
            <w:bottom w:val="none" w:sz="0" w:space="0" w:color="auto"/>
            <w:right w:val="none" w:sz="0" w:space="0" w:color="auto"/>
          </w:divBdr>
        </w:div>
        <w:div w:id="1625113743">
          <w:marLeft w:val="446"/>
          <w:marRight w:val="0"/>
          <w:marTop w:val="0"/>
          <w:marBottom w:val="0"/>
          <w:divBdr>
            <w:top w:val="none" w:sz="0" w:space="0" w:color="auto"/>
            <w:left w:val="none" w:sz="0" w:space="0" w:color="auto"/>
            <w:bottom w:val="none" w:sz="0" w:space="0" w:color="auto"/>
            <w:right w:val="none" w:sz="0" w:space="0" w:color="auto"/>
          </w:divBdr>
        </w:div>
      </w:divsChild>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18495343">
      <w:bodyDiv w:val="1"/>
      <w:marLeft w:val="0"/>
      <w:marRight w:val="0"/>
      <w:marTop w:val="0"/>
      <w:marBottom w:val="0"/>
      <w:divBdr>
        <w:top w:val="none" w:sz="0" w:space="0" w:color="auto"/>
        <w:left w:val="none" w:sz="0" w:space="0" w:color="auto"/>
        <w:bottom w:val="none" w:sz="0" w:space="0" w:color="auto"/>
        <w:right w:val="none" w:sz="0" w:space="0" w:color="auto"/>
      </w:divBdr>
      <w:divsChild>
        <w:div w:id="829098614">
          <w:marLeft w:val="446"/>
          <w:marRight w:val="0"/>
          <w:marTop w:val="0"/>
          <w:marBottom w:val="0"/>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54150989">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90340359">
      <w:bodyDiv w:val="1"/>
      <w:marLeft w:val="0"/>
      <w:marRight w:val="0"/>
      <w:marTop w:val="0"/>
      <w:marBottom w:val="0"/>
      <w:divBdr>
        <w:top w:val="none" w:sz="0" w:space="0" w:color="auto"/>
        <w:left w:val="none" w:sz="0" w:space="0" w:color="auto"/>
        <w:bottom w:val="none" w:sz="0" w:space="0" w:color="auto"/>
        <w:right w:val="none" w:sz="0" w:space="0" w:color="auto"/>
      </w:divBdr>
      <w:divsChild>
        <w:div w:id="261960290">
          <w:marLeft w:val="360"/>
          <w:marRight w:val="0"/>
          <w:marTop w:val="200"/>
          <w:marBottom w:val="0"/>
          <w:divBdr>
            <w:top w:val="none" w:sz="0" w:space="0" w:color="auto"/>
            <w:left w:val="none" w:sz="0" w:space="0" w:color="auto"/>
            <w:bottom w:val="none" w:sz="0" w:space="0" w:color="auto"/>
            <w:right w:val="none" w:sz="0" w:space="0" w:color="auto"/>
          </w:divBdr>
        </w:div>
        <w:div w:id="661155223">
          <w:marLeft w:val="360"/>
          <w:marRight w:val="0"/>
          <w:marTop w:val="200"/>
          <w:marBottom w:val="0"/>
          <w:divBdr>
            <w:top w:val="none" w:sz="0" w:space="0" w:color="auto"/>
            <w:left w:val="none" w:sz="0" w:space="0" w:color="auto"/>
            <w:bottom w:val="none" w:sz="0" w:space="0" w:color="auto"/>
            <w:right w:val="none" w:sz="0" w:space="0" w:color="auto"/>
          </w:divBdr>
        </w:div>
        <w:div w:id="1026171367">
          <w:marLeft w:val="360"/>
          <w:marRight w:val="0"/>
          <w:marTop w:val="200"/>
          <w:marBottom w:val="0"/>
          <w:divBdr>
            <w:top w:val="none" w:sz="0" w:space="0" w:color="auto"/>
            <w:left w:val="none" w:sz="0" w:space="0" w:color="auto"/>
            <w:bottom w:val="none" w:sz="0" w:space="0" w:color="auto"/>
            <w:right w:val="none" w:sz="0" w:space="0" w:color="auto"/>
          </w:divBdr>
        </w:div>
        <w:div w:id="1285507087">
          <w:marLeft w:val="360"/>
          <w:marRight w:val="0"/>
          <w:marTop w:val="200"/>
          <w:marBottom w:val="0"/>
          <w:divBdr>
            <w:top w:val="none" w:sz="0" w:space="0" w:color="auto"/>
            <w:left w:val="none" w:sz="0" w:space="0" w:color="auto"/>
            <w:bottom w:val="none" w:sz="0" w:space="0" w:color="auto"/>
            <w:right w:val="none" w:sz="0" w:space="0" w:color="auto"/>
          </w:divBdr>
        </w:div>
        <w:div w:id="1325351538">
          <w:marLeft w:val="360"/>
          <w:marRight w:val="0"/>
          <w:marTop w:val="200"/>
          <w:marBottom w:val="0"/>
          <w:divBdr>
            <w:top w:val="none" w:sz="0" w:space="0" w:color="auto"/>
            <w:left w:val="none" w:sz="0" w:space="0" w:color="auto"/>
            <w:bottom w:val="none" w:sz="0" w:space="0" w:color="auto"/>
            <w:right w:val="none" w:sz="0" w:space="0" w:color="auto"/>
          </w:divBdr>
        </w:div>
      </w:divsChild>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79450827">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 w:id="214442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g"/><Relationship Id="rId18" Type="http://schemas.openxmlformats.org/officeDocument/2006/relationships/header" Target="header2.xml"/><Relationship Id="rId26" Type="http://schemas.openxmlformats.org/officeDocument/2006/relationships/package" Target="embeddings/Microsoft_Visio_Drawing1.vsdx"/><Relationship Id="rId3" Type="http://schemas.openxmlformats.org/officeDocument/2006/relationships/customXml" Target="../customXml/item2.xml"/><Relationship Id="rId21" Type="http://schemas.openxmlformats.org/officeDocument/2006/relationships/header" Target="header3.xml"/><Relationship Id="rId34" Type="http://schemas.openxmlformats.org/officeDocument/2006/relationships/package" Target="embeddings/Microsoft_Visio_Drawing5.vsdx"/><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3.emf"/><Relationship Id="rId33" Type="http://schemas.openxmlformats.org/officeDocument/2006/relationships/image" Target="media/image7.emf"/><Relationship Id="rId38" Type="http://schemas.openxmlformats.org/officeDocument/2006/relationships/theme" Target="theme/theme1.xml"/><Relationship Id="rId2" Type="http://schemas.openxmlformats.org/officeDocument/2006/relationships/customXml" Target="../customXml/item1.xml"/><Relationship Id="rId16" Type="http://schemas.microsoft.com/office/2016/09/relationships/commentsIds" Target="commentsIds.xml"/><Relationship Id="rId20" Type="http://schemas.openxmlformats.org/officeDocument/2006/relationships/footer" Target="footer2.xml"/><Relationship Id="rId29" Type="http://schemas.openxmlformats.org/officeDocument/2006/relationships/image" Target="media/image5.emf"/><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package" Target="embeddings/Microsoft_Visio_Drawing.vsdx"/><Relationship Id="rId32" Type="http://schemas.openxmlformats.org/officeDocument/2006/relationships/package" Target="embeddings/Microsoft_Visio_Drawing4.vsdx"/><Relationship Id="rId37" Type="http://schemas.openxmlformats.org/officeDocument/2006/relationships/fontTable" Target="fontTable.xml"/><Relationship Id="rId5" Type="http://schemas.openxmlformats.org/officeDocument/2006/relationships/customXml" Target="../customXml/item4.xml"/><Relationship Id="rId15" Type="http://schemas.microsoft.com/office/2011/relationships/commentsExtended" Target="commentsExtended.xml"/><Relationship Id="rId23" Type="http://schemas.openxmlformats.org/officeDocument/2006/relationships/image" Target="media/image2.emf"/><Relationship Id="rId28" Type="http://schemas.openxmlformats.org/officeDocument/2006/relationships/package" Target="embeddings/Microsoft_Visio_Drawing2.vsdx"/><Relationship Id="rId36"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footer" Target="footer1.xml"/><Relationship Id="rId31" Type="http://schemas.openxmlformats.org/officeDocument/2006/relationships/image" Target="media/image6.emf"/><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comments" Target="comments.xml"/><Relationship Id="rId22" Type="http://schemas.openxmlformats.org/officeDocument/2006/relationships/footer" Target="footer3.xml"/><Relationship Id="rId27" Type="http://schemas.openxmlformats.org/officeDocument/2006/relationships/image" Target="media/image4.emf"/><Relationship Id="rId30" Type="http://schemas.openxmlformats.org/officeDocument/2006/relationships/package" Target="embeddings/Microsoft_Visio_Drawing3.vsdx"/><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file>

<file path=customXml/item2.xml><?xml version="1.0" encoding="utf-8"?>
<ct:contentTypeSchema xmlns:ct="http://schemas.microsoft.com/office/2006/metadata/contentType" xmlns:ma="http://schemas.microsoft.com/office/2006/metadata/properties/metaAttributes" ct:_="" ma:_="" ma:contentTypeName="Document" ma:contentTypeID="0x010100A4302797064FB946934CB06279B745B9" ma:contentTypeVersion="19" ma:contentTypeDescription="Create a new document." ma:contentTypeScope="" ma:versionID="3d6dbb6a2e365cbbb008932c2c1f3560">
  <xsd:schema xmlns:xsd="http://www.w3.org/2001/XMLSchema" xmlns:xs="http://www.w3.org/2001/XMLSchema" xmlns:p="http://schemas.microsoft.com/office/2006/metadata/properties" xmlns:ns2="401a1e0c-8dbe-4950-85d1-4031081349ee" xmlns:ns3="70022ec0-f71b-42b8-9339-c4cd9c357019" targetNamespace="http://schemas.microsoft.com/office/2006/metadata/properties" ma:root="true" ma:fieldsID="40157398a888a42dedba6ee1f9a5e30d" ns2:_="" ns3:_="">
    <xsd:import namespace="401a1e0c-8dbe-4950-85d1-4031081349ee"/>
    <xsd:import namespace="70022ec0-f71b-42b8-9339-c4cd9c35701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3:MediaServiceDateTaken" minOccurs="0"/>
                <xsd:element ref="ns2:SharedWithUsers" minOccurs="0"/>
                <xsd:element ref="ns2:SharedWithDetails" minOccurs="0"/>
                <xsd:element ref="ns3:MediaLengthInSeconds" minOccurs="0"/>
                <xsd:element ref="ns3:MediaServiceAutoTags" minOccurs="0"/>
                <xsd:element ref="ns3:MediaServiceLocation"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1a1e0c-8dbe-4950-85d1-4031081349ee" elementFormDefault="qualified">
    <xsd:import namespace="http://schemas.microsoft.com/office/2006/documentManagement/types"/>
    <xsd:import namespace="http://schemas.microsoft.com/office/infopath/2007/PartnerControls"/>
    <xsd:element name="_dlc_DocId" ma:index="4" nillable="true" ma:displayName="Document ID Value" ma:description="The value of the document ID assigned to this item." ma:internalName="_dlc_DocId" ma:readOnly="true">
      <xsd:simpleType>
        <xsd:restriction base="dms:Text"/>
      </xsd:simpleType>
    </xsd:element>
    <xsd:element name="_dlc_DocIdUrl" ma:index="5"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6" nillable="true" ma:displayName="Persist ID" ma:description="Keep ID on add." ma:hidden="true" ma:internalName="_dlc_DocIdPersistId" ma:readOnly="true">
      <xsd:simpleType>
        <xsd:restriction base="dms:Boolean"/>
      </xsd:simple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22ec0-f71b-42b8-9339-c4cd9c35701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MediaServiceAutoTags" ma:index="19" nillable="true" ma:displayName="Tags" ma:internalName="MediaServiceAutoTags"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CR" ma:index="2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7"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xmlns:pc="http://schemas.microsoft.com/office/infopath/2007/PartnerControls">
  <documentManagement>
    <_dlc_DocId xmlns="401a1e0c-8dbe-4950-85d1-4031081349ee">3EQ6UJ4K66FU-702124171-41833</_dlc_DocId>
    <_dlc_DocIdUrl xmlns="401a1e0c-8dbe-4950-85d1-4031081349ee">
      <Url>https://qualcomm.sharepoint.com/teams/meridian1/_layouts/15/DocIdRedir.aspx?ID=3EQ6UJ4K66FU-702124171-41833</Url>
      <Description>3EQ6UJ4K66FU-702124171-41833</Description>
    </_dlc_DocIdUrl>
  </documentManagement>
</p:properties>
</file>

<file path=customXml/itemProps1.xml><?xml version="1.0" encoding="utf-8"?>
<ds:datastoreItem xmlns:ds="http://schemas.openxmlformats.org/officeDocument/2006/customXml" ds:itemID="{46F45C16-1F2A-4C98-A34E-6E557BE68140}">
  <ds:schemaRefs>
    <ds:schemaRef ds:uri="http://schemas.microsoft.com/sharepoint/v3/contenttype/forms"/>
  </ds:schemaRefs>
</ds:datastoreItem>
</file>

<file path=customXml/itemProps2.xml><?xml version="1.0" encoding="utf-8"?>
<ds:datastoreItem xmlns:ds="http://schemas.openxmlformats.org/officeDocument/2006/customXml" ds:itemID="{7907643D-6B9E-4AAF-B82F-FA16316FD1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1a1e0c-8dbe-4950-85d1-4031081349ee"/>
    <ds:schemaRef ds:uri="70022ec0-f71b-42b8-9339-c4cd9c3570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CD5789-4231-4BD9-8E4B-8CF03119FA85}">
  <ds:schemaRefs>
    <ds:schemaRef ds:uri="http://schemas.openxmlformats.org/officeDocument/2006/bibliography"/>
  </ds:schemaRefs>
</ds:datastoreItem>
</file>

<file path=customXml/itemProps4.xml><?xml version="1.0" encoding="utf-8"?>
<ds:datastoreItem xmlns:ds="http://schemas.openxmlformats.org/officeDocument/2006/customXml" ds:itemID="{CA64E5BF-A667-4FDA-BAC6-D6F5F97FFBED}">
  <ds:schemaRefs>
    <ds:schemaRef ds:uri="http://schemas.microsoft.com/sharepoint/events"/>
  </ds:schemaRefs>
</ds:datastoreItem>
</file>

<file path=customXml/itemProps5.xml><?xml version="1.0" encoding="utf-8"?>
<ds:datastoreItem xmlns:ds="http://schemas.openxmlformats.org/officeDocument/2006/customXml" ds:itemID="{F49DEEF5-1A83-4CDD-A832-5E324CE5D23D}">
  <ds:schemaRefs>
    <ds:schemaRef ds:uri="http://schemas.microsoft.com/office/2006/metadata/properties"/>
    <ds:schemaRef ds:uri="http://schemas.microsoft.com/office/infopath/2007/PartnerControls"/>
    <ds:schemaRef ds:uri="401a1e0c-8dbe-4950-85d1-4031081349e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16265</Words>
  <Characters>92713</Characters>
  <Application>Microsoft Office Word</Application>
  <DocSecurity>0</DocSecurity>
  <Lines>772</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108761</CharactersWithSpaces>
  <SharedDoc>false</SharedDoc>
  <HLinks>
    <vt:vector size="240" baseType="variant">
      <vt:variant>
        <vt:i4>1376315</vt:i4>
      </vt:variant>
      <vt:variant>
        <vt:i4>239</vt:i4>
      </vt:variant>
      <vt:variant>
        <vt:i4>0</vt:i4>
      </vt:variant>
      <vt:variant>
        <vt:i4>5</vt:i4>
      </vt:variant>
      <vt:variant>
        <vt:lpwstr/>
      </vt:variant>
      <vt:variant>
        <vt:lpwstr>_Toc86289884</vt:lpwstr>
      </vt:variant>
      <vt:variant>
        <vt:i4>1179707</vt:i4>
      </vt:variant>
      <vt:variant>
        <vt:i4>233</vt:i4>
      </vt:variant>
      <vt:variant>
        <vt:i4>0</vt:i4>
      </vt:variant>
      <vt:variant>
        <vt:i4>5</vt:i4>
      </vt:variant>
      <vt:variant>
        <vt:lpwstr/>
      </vt:variant>
      <vt:variant>
        <vt:lpwstr>_Toc86289883</vt:lpwstr>
      </vt:variant>
      <vt:variant>
        <vt:i4>1245243</vt:i4>
      </vt:variant>
      <vt:variant>
        <vt:i4>227</vt:i4>
      </vt:variant>
      <vt:variant>
        <vt:i4>0</vt:i4>
      </vt:variant>
      <vt:variant>
        <vt:i4>5</vt:i4>
      </vt:variant>
      <vt:variant>
        <vt:lpwstr/>
      </vt:variant>
      <vt:variant>
        <vt:lpwstr>_Toc86289882</vt:lpwstr>
      </vt:variant>
      <vt:variant>
        <vt:i4>1048635</vt:i4>
      </vt:variant>
      <vt:variant>
        <vt:i4>221</vt:i4>
      </vt:variant>
      <vt:variant>
        <vt:i4>0</vt:i4>
      </vt:variant>
      <vt:variant>
        <vt:i4>5</vt:i4>
      </vt:variant>
      <vt:variant>
        <vt:lpwstr/>
      </vt:variant>
      <vt:variant>
        <vt:lpwstr>_Toc86289881</vt:lpwstr>
      </vt:variant>
      <vt:variant>
        <vt:i4>1114171</vt:i4>
      </vt:variant>
      <vt:variant>
        <vt:i4>215</vt:i4>
      </vt:variant>
      <vt:variant>
        <vt:i4>0</vt:i4>
      </vt:variant>
      <vt:variant>
        <vt:i4>5</vt:i4>
      </vt:variant>
      <vt:variant>
        <vt:lpwstr/>
      </vt:variant>
      <vt:variant>
        <vt:lpwstr>_Toc86289880</vt:lpwstr>
      </vt:variant>
      <vt:variant>
        <vt:i4>1572916</vt:i4>
      </vt:variant>
      <vt:variant>
        <vt:i4>209</vt:i4>
      </vt:variant>
      <vt:variant>
        <vt:i4>0</vt:i4>
      </vt:variant>
      <vt:variant>
        <vt:i4>5</vt:i4>
      </vt:variant>
      <vt:variant>
        <vt:lpwstr/>
      </vt:variant>
      <vt:variant>
        <vt:lpwstr>_Toc86289879</vt:lpwstr>
      </vt:variant>
      <vt:variant>
        <vt:i4>1638452</vt:i4>
      </vt:variant>
      <vt:variant>
        <vt:i4>203</vt:i4>
      </vt:variant>
      <vt:variant>
        <vt:i4>0</vt:i4>
      </vt:variant>
      <vt:variant>
        <vt:i4>5</vt:i4>
      </vt:variant>
      <vt:variant>
        <vt:lpwstr/>
      </vt:variant>
      <vt:variant>
        <vt:lpwstr>_Toc86289878</vt:lpwstr>
      </vt:variant>
      <vt:variant>
        <vt:i4>1441844</vt:i4>
      </vt:variant>
      <vt:variant>
        <vt:i4>197</vt:i4>
      </vt:variant>
      <vt:variant>
        <vt:i4>0</vt:i4>
      </vt:variant>
      <vt:variant>
        <vt:i4>5</vt:i4>
      </vt:variant>
      <vt:variant>
        <vt:lpwstr/>
      </vt:variant>
      <vt:variant>
        <vt:lpwstr>_Toc86289877</vt:lpwstr>
      </vt:variant>
      <vt:variant>
        <vt:i4>1507380</vt:i4>
      </vt:variant>
      <vt:variant>
        <vt:i4>191</vt:i4>
      </vt:variant>
      <vt:variant>
        <vt:i4>0</vt:i4>
      </vt:variant>
      <vt:variant>
        <vt:i4>5</vt:i4>
      </vt:variant>
      <vt:variant>
        <vt:lpwstr/>
      </vt:variant>
      <vt:variant>
        <vt:lpwstr>_Toc86289876</vt:lpwstr>
      </vt:variant>
      <vt:variant>
        <vt:i4>1310772</vt:i4>
      </vt:variant>
      <vt:variant>
        <vt:i4>185</vt:i4>
      </vt:variant>
      <vt:variant>
        <vt:i4>0</vt:i4>
      </vt:variant>
      <vt:variant>
        <vt:i4>5</vt:i4>
      </vt:variant>
      <vt:variant>
        <vt:lpwstr/>
      </vt:variant>
      <vt:variant>
        <vt:lpwstr>_Toc86289875</vt:lpwstr>
      </vt:variant>
      <vt:variant>
        <vt:i4>1376308</vt:i4>
      </vt:variant>
      <vt:variant>
        <vt:i4>179</vt:i4>
      </vt:variant>
      <vt:variant>
        <vt:i4>0</vt:i4>
      </vt:variant>
      <vt:variant>
        <vt:i4>5</vt:i4>
      </vt:variant>
      <vt:variant>
        <vt:lpwstr/>
      </vt:variant>
      <vt:variant>
        <vt:lpwstr>_Toc86289874</vt:lpwstr>
      </vt:variant>
      <vt:variant>
        <vt:i4>1179700</vt:i4>
      </vt:variant>
      <vt:variant>
        <vt:i4>173</vt:i4>
      </vt:variant>
      <vt:variant>
        <vt:i4>0</vt:i4>
      </vt:variant>
      <vt:variant>
        <vt:i4>5</vt:i4>
      </vt:variant>
      <vt:variant>
        <vt:lpwstr/>
      </vt:variant>
      <vt:variant>
        <vt:lpwstr>_Toc86289873</vt:lpwstr>
      </vt:variant>
      <vt:variant>
        <vt:i4>1245236</vt:i4>
      </vt:variant>
      <vt:variant>
        <vt:i4>167</vt:i4>
      </vt:variant>
      <vt:variant>
        <vt:i4>0</vt:i4>
      </vt:variant>
      <vt:variant>
        <vt:i4>5</vt:i4>
      </vt:variant>
      <vt:variant>
        <vt:lpwstr/>
      </vt:variant>
      <vt:variant>
        <vt:lpwstr>_Toc86289872</vt:lpwstr>
      </vt:variant>
      <vt:variant>
        <vt:i4>1048628</vt:i4>
      </vt:variant>
      <vt:variant>
        <vt:i4>161</vt:i4>
      </vt:variant>
      <vt:variant>
        <vt:i4>0</vt:i4>
      </vt:variant>
      <vt:variant>
        <vt:i4>5</vt:i4>
      </vt:variant>
      <vt:variant>
        <vt:lpwstr/>
      </vt:variant>
      <vt:variant>
        <vt:lpwstr>_Toc86289871</vt:lpwstr>
      </vt:variant>
      <vt:variant>
        <vt:i4>1114164</vt:i4>
      </vt:variant>
      <vt:variant>
        <vt:i4>155</vt:i4>
      </vt:variant>
      <vt:variant>
        <vt:i4>0</vt:i4>
      </vt:variant>
      <vt:variant>
        <vt:i4>5</vt:i4>
      </vt:variant>
      <vt:variant>
        <vt:lpwstr/>
      </vt:variant>
      <vt:variant>
        <vt:lpwstr>_Toc86289870</vt:lpwstr>
      </vt:variant>
      <vt:variant>
        <vt:i4>1572917</vt:i4>
      </vt:variant>
      <vt:variant>
        <vt:i4>149</vt:i4>
      </vt:variant>
      <vt:variant>
        <vt:i4>0</vt:i4>
      </vt:variant>
      <vt:variant>
        <vt:i4>5</vt:i4>
      </vt:variant>
      <vt:variant>
        <vt:lpwstr/>
      </vt:variant>
      <vt:variant>
        <vt:lpwstr>_Toc86289869</vt:lpwstr>
      </vt:variant>
      <vt:variant>
        <vt:i4>1638453</vt:i4>
      </vt:variant>
      <vt:variant>
        <vt:i4>143</vt:i4>
      </vt:variant>
      <vt:variant>
        <vt:i4>0</vt:i4>
      </vt:variant>
      <vt:variant>
        <vt:i4>5</vt:i4>
      </vt:variant>
      <vt:variant>
        <vt:lpwstr/>
      </vt:variant>
      <vt:variant>
        <vt:lpwstr>_Toc86289868</vt:lpwstr>
      </vt:variant>
      <vt:variant>
        <vt:i4>1441845</vt:i4>
      </vt:variant>
      <vt:variant>
        <vt:i4>137</vt:i4>
      </vt:variant>
      <vt:variant>
        <vt:i4>0</vt:i4>
      </vt:variant>
      <vt:variant>
        <vt:i4>5</vt:i4>
      </vt:variant>
      <vt:variant>
        <vt:lpwstr/>
      </vt:variant>
      <vt:variant>
        <vt:lpwstr>_Toc86289867</vt:lpwstr>
      </vt:variant>
      <vt:variant>
        <vt:i4>1507381</vt:i4>
      </vt:variant>
      <vt:variant>
        <vt:i4>131</vt:i4>
      </vt:variant>
      <vt:variant>
        <vt:i4>0</vt:i4>
      </vt:variant>
      <vt:variant>
        <vt:i4>5</vt:i4>
      </vt:variant>
      <vt:variant>
        <vt:lpwstr/>
      </vt:variant>
      <vt:variant>
        <vt:lpwstr>_Toc86289866</vt:lpwstr>
      </vt:variant>
      <vt:variant>
        <vt:i4>1310773</vt:i4>
      </vt:variant>
      <vt:variant>
        <vt:i4>125</vt:i4>
      </vt:variant>
      <vt:variant>
        <vt:i4>0</vt:i4>
      </vt:variant>
      <vt:variant>
        <vt:i4>5</vt:i4>
      </vt:variant>
      <vt:variant>
        <vt:lpwstr/>
      </vt:variant>
      <vt:variant>
        <vt:lpwstr>_Toc86289865</vt:lpwstr>
      </vt:variant>
      <vt:variant>
        <vt:i4>1376309</vt:i4>
      </vt:variant>
      <vt:variant>
        <vt:i4>119</vt:i4>
      </vt:variant>
      <vt:variant>
        <vt:i4>0</vt:i4>
      </vt:variant>
      <vt:variant>
        <vt:i4>5</vt:i4>
      </vt:variant>
      <vt:variant>
        <vt:lpwstr/>
      </vt:variant>
      <vt:variant>
        <vt:lpwstr>_Toc86289864</vt:lpwstr>
      </vt:variant>
      <vt:variant>
        <vt:i4>1179701</vt:i4>
      </vt:variant>
      <vt:variant>
        <vt:i4>113</vt:i4>
      </vt:variant>
      <vt:variant>
        <vt:i4>0</vt:i4>
      </vt:variant>
      <vt:variant>
        <vt:i4>5</vt:i4>
      </vt:variant>
      <vt:variant>
        <vt:lpwstr/>
      </vt:variant>
      <vt:variant>
        <vt:lpwstr>_Toc86289863</vt:lpwstr>
      </vt:variant>
      <vt:variant>
        <vt:i4>1245237</vt:i4>
      </vt:variant>
      <vt:variant>
        <vt:i4>107</vt:i4>
      </vt:variant>
      <vt:variant>
        <vt:i4>0</vt:i4>
      </vt:variant>
      <vt:variant>
        <vt:i4>5</vt:i4>
      </vt:variant>
      <vt:variant>
        <vt:lpwstr/>
      </vt:variant>
      <vt:variant>
        <vt:lpwstr>_Toc86289862</vt:lpwstr>
      </vt:variant>
      <vt:variant>
        <vt:i4>1048629</vt:i4>
      </vt:variant>
      <vt:variant>
        <vt:i4>101</vt:i4>
      </vt:variant>
      <vt:variant>
        <vt:i4>0</vt:i4>
      </vt:variant>
      <vt:variant>
        <vt:i4>5</vt:i4>
      </vt:variant>
      <vt:variant>
        <vt:lpwstr/>
      </vt:variant>
      <vt:variant>
        <vt:lpwstr>_Toc86289861</vt:lpwstr>
      </vt:variant>
      <vt:variant>
        <vt:i4>1114165</vt:i4>
      </vt:variant>
      <vt:variant>
        <vt:i4>95</vt:i4>
      </vt:variant>
      <vt:variant>
        <vt:i4>0</vt:i4>
      </vt:variant>
      <vt:variant>
        <vt:i4>5</vt:i4>
      </vt:variant>
      <vt:variant>
        <vt:lpwstr/>
      </vt:variant>
      <vt:variant>
        <vt:lpwstr>_Toc86289860</vt:lpwstr>
      </vt:variant>
      <vt:variant>
        <vt:i4>1572918</vt:i4>
      </vt:variant>
      <vt:variant>
        <vt:i4>89</vt:i4>
      </vt:variant>
      <vt:variant>
        <vt:i4>0</vt:i4>
      </vt:variant>
      <vt:variant>
        <vt:i4>5</vt:i4>
      </vt:variant>
      <vt:variant>
        <vt:lpwstr/>
      </vt:variant>
      <vt:variant>
        <vt:lpwstr>_Toc86289859</vt:lpwstr>
      </vt:variant>
      <vt:variant>
        <vt:i4>1638454</vt:i4>
      </vt:variant>
      <vt:variant>
        <vt:i4>83</vt:i4>
      </vt:variant>
      <vt:variant>
        <vt:i4>0</vt:i4>
      </vt:variant>
      <vt:variant>
        <vt:i4>5</vt:i4>
      </vt:variant>
      <vt:variant>
        <vt:lpwstr/>
      </vt:variant>
      <vt:variant>
        <vt:lpwstr>_Toc86289858</vt:lpwstr>
      </vt:variant>
      <vt:variant>
        <vt:i4>1441846</vt:i4>
      </vt:variant>
      <vt:variant>
        <vt:i4>77</vt:i4>
      </vt:variant>
      <vt:variant>
        <vt:i4>0</vt:i4>
      </vt:variant>
      <vt:variant>
        <vt:i4>5</vt:i4>
      </vt:variant>
      <vt:variant>
        <vt:lpwstr/>
      </vt:variant>
      <vt:variant>
        <vt:lpwstr>_Toc86289857</vt:lpwstr>
      </vt:variant>
      <vt:variant>
        <vt:i4>1507382</vt:i4>
      </vt:variant>
      <vt:variant>
        <vt:i4>71</vt:i4>
      </vt:variant>
      <vt:variant>
        <vt:i4>0</vt:i4>
      </vt:variant>
      <vt:variant>
        <vt:i4>5</vt:i4>
      </vt:variant>
      <vt:variant>
        <vt:lpwstr/>
      </vt:variant>
      <vt:variant>
        <vt:lpwstr>_Toc86289856</vt:lpwstr>
      </vt:variant>
      <vt:variant>
        <vt:i4>1310774</vt:i4>
      </vt:variant>
      <vt:variant>
        <vt:i4>65</vt:i4>
      </vt:variant>
      <vt:variant>
        <vt:i4>0</vt:i4>
      </vt:variant>
      <vt:variant>
        <vt:i4>5</vt:i4>
      </vt:variant>
      <vt:variant>
        <vt:lpwstr/>
      </vt:variant>
      <vt:variant>
        <vt:lpwstr>_Toc86289855</vt:lpwstr>
      </vt:variant>
      <vt:variant>
        <vt:i4>1376310</vt:i4>
      </vt:variant>
      <vt:variant>
        <vt:i4>59</vt:i4>
      </vt:variant>
      <vt:variant>
        <vt:i4>0</vt:i4>
      </vt:variant>
      <vt:variant>
        <vt:i4>5</vt:i4>
      </vt:variant>
      <vt:variant>
        <vt:lpwstr/>
      </vt:variant>
      <vt:variant>
        <vt:lpwstr>_Toc86289854</vt:lpwstr>
      </vt:variant>
      <vt:variant>
        <vt:i4>1179702</vt:i4>
      </vt:variant>
      <vt:variant>
        <vt:i4>53</vt:i4>
      </vt:variant>
      <vt:variant>
        <vt:i4>0</vt:i4>
      </vt:variant>
      <vt:variant>
        <vt:i4>5</vt:i4>
      </vt:variant>
      <vt:variant>
        <vt:lpwstr/>
      </vt:variant>
      <vt:variant>
        <vt:lpwstr>_Toc86289853</vt:lpwstr>
      </vt:variant>
      <vt:variant>
        <vt:i4>1245238</vt:i4>
      </vt:variant>
      <vt:variant>
        <vt:i4>47</vt:i4>
      </vt:variant>
      <vt:variant>
        <vt:i4>0</vt:i4>
      </vt:variant>
      <vt:variant>
        <vt:i4>5</vt:i4>
      </vt:variant>
      <vt:variant>
        <vt:lpwstr/>
      </vt:variant>
      <vt:variant>
        <vt:lpwstr>_Toc86289852</vt:lpwstr>
      </vt:variant>
      <vt:variant>
        <vt:i4>1048630</vt:i4>
      </vt:variant>
      <vt:variant>
        <vt:i4>41</vt:i4>
      </vt:variant>
      <vt:variant>
        <vt:i4>0</vt:i4>
      </vt:variant>
      <vt:variant>
        <vt:i4>5</vt:i4>
      </vt:variant>
      <vt:variant>
        <vt:lpwstr/>
      </vt:variant>
      <vt:variant>
        <vt:lpwstr>_Toc86289851</vt:lpwstr>
      </vt:variant>
      <vt:variant>
        <vt:i4>1114166</vt:i4>
      </vt:variant>
      <vt:variant>
        <vt:i4>35</vt:i4>
      </vt:variant>
      <vt:variant>
        <vt:i4>0</vt:i4>
      </vt:variant>
      <vt:variant>
        <vt:i4>5</vt:i4>
      </vt:variant>
      <vt:variant>
        <vt:lpwstr/>
      </vt:variant>
      <vt:variant>
        <vt:lpwstr>_Toc86289850</vt:lpwstr>
      </vt:variant>
      <vt:variant>
        <vt:i4>1572919</vt:i4>
      </vt:variant>
      <vt:variant>
        <vt:i4>29</vt:i4>
      </vt:variant>
      <vt:variant>
        <vt:i4>0</vt:i4>
      </vt:variant>
      <vt:variant>
        <vt:i4>5</vt:i4>
      </vt:variant>
      <vt:variant>
        <vt:lpwstr/>
      </vt:variant>
      <vt:variant>
        <vt:lpwstr>_Toc86289849</vt:lpwstr>
      </vt:variant>
      <vt:variant>
        <vt:i4>1638455</vt:i4>
      </vt:variant>
      <vt:variant>
        <vt:i4>23</vt:i4>
      </vt:variant>
      <vt:variant>
        <vt:i4>0</vt:i4>
      </vt:variant>
      <vt:variant>
        <vt:i4>5</vt:i4>
      </vt:variant>
      <vt:variant>
        <vt:lpwstr/>
      </vt:variant>
      <vt:variant>
        <vt:lpwstr>_Toc86289848</vt:lpwstr>
      </vt:variant>
      <vt:variant>
        <vt:i4>1441847</vt:i4>
      </vt:variant>
      <vt:variant>
        <vt:i4>17</vt:i4>
      </vt:variant>
      <vt:variant>
        <vt:i4>0</vt:i4>
      </vt:variant>
      <vt:variant>
        <vt:i4>5</vt:i4>
      </vt:variant>
      <vt:variant>
        <vt:lpwstr/>
      </vt:variant>
      <vt:variant>
        <vt:lpwstr>_Toc86289847</vt:lpwstr>
      </vt:variant>
      <vt:variant>
        <vt:i4>1507383</vt:i4>
      </vt:variant>
      <vt:variant>
        <vt:i4>11</vt:i4>
      </vt:variant>
      <vt:variant>
        <vt:i4>0</vt:i4>
      </vt:variant>
      <vt:variant>
        <vt:i4>5</vt:i4>
      </vt:variant>
      <vt:variant>
        <vt:lpwstr/>
      </vt:variant>
      <vt:variant>
        <vt:lpwstr>_Toc86289846</vt:lpwstr>
      </vt:variant>
      <vt:variant>
        <vt:i4>1310775</vt:i4>
      </vt:variant>
      <vt:variant>
        <vt:i4>5</vt:i4>
      </vt:variant>
      <vt:variant>
        <vt:i4>0</vt:i4>
      </vt:variant>
      <vt:variant>
        <vt:i4>5</vt:i4>
      </vt:variant>
      <vt:variant>
        <vt:lpwstr/>
      </vt:variant>
      <vt:variant>
        <vt:lpwstr>_Toc86289845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2021-11-12T16:53:00Z</dcterms:created>
  <dcterms:modified xsi:type="dcterms:W3CDTF">2021-11-15T08:07:00Z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0x010100A4302797064FB946934CB06279B745B9</vt:lpwstr>
  </property>
  <property fmtid="{D5CDD505-2E9C-101B-9397-08002B2CF9AE}" pid="3" name="_dlc_DocIdItemGuid">
    <vt:lpwstr>6ee151fb-70a9-4ba1-9cd3-ea3050c27acf</vt:lpwstr>
  </property>
</Properties>
</file>